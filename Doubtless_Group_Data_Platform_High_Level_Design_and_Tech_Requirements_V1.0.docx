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ackground w:color="FFFCEC"/>
  <w:body>
    <w:p w:rsidRPr="00693CD7" w:rsidR="00493C01" w:rsidP="00960283" w:rsidRDefault="00493C01" w14:paraId="38685CAD" w14:textId="77777777">
      <w:pPr>
        <w:ind w:left="-567"/>
        <w:rPr>
          <w:rFonts w:ascii="Mulish" w:hAnsi="Mulish"/>
        </w:rPr>
      </w:pPr>
    </w:p>
    <w:p w:rsidRPr="00693CD7" w:rsidR="00BB08B0" w:rsidP="00CF0F19" w:rsidRDefault="00BB08B0" w14:paraId="16B83862" w14:textId="059D900E">
      <w:pPr>
        <w:ind w:left="2153" w:hanging="2720"/>
        <w:rPr>
          <w:rFonts w:ascii="Mulish" w:hAnsi="Mulish" w:cs="Arial"/>
          <w:sz w:val="18"/>
          <w:szCs w:val="18"/>
        </w:rPr>
      </w:pPr>
      <w:r w:rsidRPr="00693CD7">
        <w:rPr>
          <w:rFonts w:ascii="Mulish" w:hAnsi="Mulish" w:cs="Arial"/>
          <w:b/>
          <w:bCs/>
          <w:color w:val="2463EB"/>
          <w:sz w:val="18"/>
          <w:szCs w:val="18"/>
        </w:rPr>
        <w:t>Audience</w:t>
      </w:r>
      <w:r w:rsidRPr="00693CD7">
        <w:rPr>
          <w:rFonts w:ascii="Mulish" w:hAnsi="Mulish" w:cs="Arial"/>
          <w:sz w:val="18"/>
          <w:szCs w:val="18"/>
        </w:rPr>
        <w:tab/>
      </w:r>
      <w:r w:rsidRPr="00693CD7">
        <w:rPr>
          <w:rFonts w:ascii="Mulish" w:hAnsi="Mulish" w:cs="Arial"/>
          <w:sz w:val="18"/>
          <w:szCs w:val="18"/>
        </w:rPr>
        <w:tab/>
      </w:r>
      <w:r w:rsidRPr="00693CD7" w:rsidR="00BA20AB">
        <w:rPr>
          <w:rFonts w:ascii="Mulish" w:hAnsi="Mulish" w:cs="Arial"/>
          <w:sz w:val="18"/>
          <w:szCs w:val="18"/>
        </w:rPr>
        <w:t xml:space="preserve">Doubtless group data team, Doubtless entity data teams, Calandra </w:t>
      </w:r>
      <w:r w:rsidRPr="00693CD7" w:rsidR="00CF0F19">
        <w:rPr>
          <w:rFonts w:ascii="Mulish" w:hAnsi="Mulish" w:cs="Arial"/>
          <w:sz w:val="18"/>
          <w:szCs w:val="18"/>
        </w:rPr>
        <w:t>i</w:t>
      </w:r>
      <w:r w:rsidRPr="00693CD7" w:rsidR="00BA20AB">
        <w:rPr>
          <w:rFonts w:ascii="Mulish" w:hAnsi="Mulish" w:cs="Arial"/>
          <w:sz w:val="18"/>
          <w:szCs w:val="18"/>
        </w:rPr>
        <w:t>nfrastructure</w:t>
      </w:r>
      <w:r w:rsidRPr="00693CD7" w:rsidR="00CF0F19">
        <w:rPr>
          <w:rFonts w:ascii="Mulish" w:hAnsi="Mulish" w:cs="Arial"/>
          <w:sz w:val="18"/>
          <w:szCs w:val="18"/>
        </w:rPr>
        <w:t xml:space="preserve"> team, Technical Design Authority (TDA), Doubtless IT security team, Doubtless data protection office</w:t>
      </w:r>
    </w:p>
    <w:p w:rsidRPr="00693CD7" w:rsidR="00BB08B0" w:rsidP="00EE5504" w:rsidRDefault="00BB08B0" w14:paraId="3457D1C8" w14:textId="39E25E73">
      <w:pPr>
        <w:ind w:left="2153" w:hanging="2720"/>
        <w:rPr>
          <w:rFonts w:ascii="Mulish" w:hAnsi="Mulish" w:cs="Arial"/>
          <w:sz w:val="18"/>
          <w:szCs w:val="18"/>
        </w:rPr>
      </w:pPr>
      <w:r w:rsidRPr="00693CD7">
        <w:rPr>
          <w:rFonts w:ascii="Mulish" w:hAnsi="Mulish" w:cs="Arial"/>
          <w:b/>
          <w:bCs/>
          <w:color w:val="2463EB"/>
          <w:sz w:val="18"/>
          <w:szCs w:val="18"/>
        </w:rPr>
        <w:t>Key message(s)</w:t>
      </w:r>
      <w:r w:rsidRPr="00693CD7">
        <w:rPr>
          <w:rFonts w:ascii="Mulish" w:hAnsi="Mulish" w:cs="Arial"/>
          <w:sz w:val="18"/>
          <w:szCs w:val="18"/>
        </w:rPr>
        <w:tab/>
      </w:r>
      <w:r w:rsidRPr="00693CD7">
        <w:rPr>
          <w:rFonts w:ascii="Mulish" w:hAnsi="Mulish" w:cs="Arial"/>
          <w:sz w:val="18"/>
          <w:szCs w:val="18"/>
        </w:rPr>
        <w:tab/>
      </w:r>
      <w:r w:rsidRPr="00693CD7" w:rsidR="009E326D">
        <w:rPr>
          <w:rFonts w:ascii="Mulish" w:hAnsi="Mulish" w:cs="Arial"/>
          <w:sz w:val="18"/>
          <w:szCs w:val="18"/>
        </w:rPr>
        <w:t xml:space="preserve">This is a high-level </w:t>
      </w:r>
      <w:r w:rsidRPr="00693CD7" w:rsidR="003662E4">
        <w:rPr>
          <w:rFonts w:ascii="Mulish" w:hAnsi="Mulish" w:cs="Arial"/>
          <w:sz w:val="18"/>
          <w:szCs w:val="18"/>
        </w:rPr>
        <w:t>technica</w:t>
      </w:r>
      <w:r w:rsidRPr="00693CD7" w:rsidR="00AF1605">
        <w:rPr>
          <w:rFonts w:ascii="Mulish" w:hAnsi="Mulish" w:cs="Arial"/>
          <w:sz w:val="18"/>
          <w:szCs w:val="18"/>
        </w:rPr>
        <w:t xml:space="preserve">l </w:t>
      </w:r>
      <w:r w:rsidRPr="00693CD7" w:rsidR="00E16B55">
        <w:rPr>
          <w:rFonts w:ascii="Mulish" w:hAnsi="Mulish" w:cs="Arial"/>
          <w:sz w:val="18"/>
          <w:szCs w:val="18"/>
        </w:rPr>
        <w:t>design document for the proposed Doubtless Group Data Platform</w:t>
      </w:r>
    </w:p>
    <w:p w:rsidRPr="00693CD7" w:rsidR="00BB08B0" w:rsidP="00960283" w:rsidRDefault="00BB08B0" w14:paraId="2817B8C1" w14:textId="72701AE5">
      <w:pPr>
        <w:ind w:left="-567"/>
        <w:rPr>
          <w:rFonts w:ascii="Mulish" w:hAnsi="Mulish" w:cs="Arial"/>
          <w:sz w:val="18"/>
          <w:szCs w:val="18"/>
        </w:rPr>
      </w:pPr>
      <w:r w:rsidRPr="00693CD7">
        <w:rPr>
          <w:rFonts w:ascii="Mulish" w:hAnsi="Mulish" w:cs="Arial"/>
          <w:b/>
          <w:bCs/>
          <w:color w:val="2463EB"/>
          <w:sz w:val="18"/>
          <w:szCs w:val="18"/>
        </w:rPr>
        <w:t>Channel</w:t>
      </w:r>
      <w:r w:rsidRPr="00693CD7">
        <w:rPr>
          <w:rFonts w:ascii="Mulish" w:hAnsi="Mulish" w:cs="Arial"/>
          <w:sz w:val="18"/>
          <w:szCs w:val="18"/>
        </w:rPr>
        <w:tab/>
      </w:r>
      <w:r w:rsidRPr="00693CD7">
        <w:rPr>
          <w:rFonts w:ascii="Mulish" w:hAnsi="Mulish" w:cs="Arial"/>
          <w:sz w:val="18"/>
          <w:szCs w:val="18"/>
        </w:rPr>
        <w:tab/>
      </w:r>
      <w:r w:rsidRPr="00693CD7">
        <w:rPr>
          <w:rFonts w:ascii="Mulish" w:hAnsi="Mulish" w:cs="Arial"/>
          <w:sz w:val="18"/>
          <w:szCs w:val="18"/>
        </w:rPr>
        <w:tab/>
      </w:r>
      <w:r w:rsidRPr="00693CD7" w:rsidR="00FE06FC">
        <w:rPr>
          <w:rFonts w:ascii="Mulish" w:hAnsi="Mulish" w:cs="Arial"/>
          <w:sz w:val="18"/>
          <w:szCs w:val="18"/>
        </w:rPr>
        <w:t>Architecture</w:t>
      </w:r>
    </w:p>
    <w:p w:rsidRPr="00693CD7" w:rsidR="00BB08B0" w:rsidP="00960283" w:rsidRDefault="00BB08B0" w14:paraId="31178873" w14:textId="68AB6BF1">
      <w:pPr>
        <w:ind w:left="-567"/>
        <w:rPr>
          <w:rFonts w:ascii="Mulish" w:hAnsi="Mulish" w:cs="Arial"/>
          <w:sz w:val="18"/>
          <w:szCs w:val="18"/>
        </w:rPr>
      </w:pPr>
      <w:r w:rsidRPr="00693CD7">
        <w:rPr>
          <w:rFonts w:ascii="Mulish" w:hAnsi="Mulish" w:cs="Arial"/>
          <w:b/>
          <w:bCs/>
          <w:color w:val="2463EB"/>
          <w:sz w:val="18"/>
          <w:szCs w:val="18"/>
        </w:rPr>
        <w:t>Date of distribution</w:t>
      </w:r>
      <w:r w:rsidRPr="00693CD7">
        <w:rPr>
          <w:rFonts w:ascii="Mulish" w:hAnsi="Mulish" w:cs="Arial"/>
          <w:b/>
          <w:bCs/>
          <w:sz w:val="18"/>
          <w:szCs w:val="18"/>
        </w:rPr>
        <w:tab/>
      </w:r>
      <w:r w:rsidRPr="00693CD7">
        <w:rPr>
          <w:rFonts w:ascii="Mulish" w:hAnsi="Mulish" w:cs="Arial"/>
          <w:b/>
          <w:bCs/>
          <w:sz w:val="18"/>
          <w:szCs w:val="18"/>
        </w:rPr>
        <w:tab/>
      </w:r>
      <w:r w:rsidRPr="00693CD7" w:rsidR="008B112B">
        <w:rPr>
          <w:rFonts w:ascii="Mulish" w:hAnsi="Mulish" w:cs="Arial"/>
          <w:sz w:val="18"/>
          <w:szCs w:val="18"/>
        </w:rPr>
        <w:fldChar w:fldCharType="begin"/>
      </w:r>
      <w:r w:rsidRPr="00693CD7" w:rsidR="008B112B">
        <w:rPr>
          <w:rFonts w:ascii="Mulish" w:hAnsi="Mulish" w:cs="Arial"/>
          <w:sz w:val="18"/>
          <w:szCs w:val="18"/>
        </w:rPr>
        <w:instrText xml:space="preserve"> DATE \@ "dddd, d MMMM yyyy" </w:instrText>
      </w:r>
      <w:r w:rsidRPr="00693CD7" w:rsidR="008B112B">
        <w:rPr>
          <w:rFonts w:ascii="Mulish" w:hAnsi="Mulish" w:cs="Arial"/>
          <w:sz w:val="18"/>
          <w:szCs w:val="18"/>
        </w:rPr>
        <w:fldChar w:fldCharType="separate"/>
      </w:r>
      <w:r w:rsidR="0007727B">
        <w:rPr>
          <w:rFonts w:ascii="Mulish" w:hAnsi="Mulish" w:cs="Arial"/>
          <w:noProof/>
          <w:sz w:val="18"/>
          <w:szCs w:val="18"/>
        </w:rPr>
        <w:t>Monday, 21 September 2026</w:t>
      </w:r>
      <w:r w:rsidRPr="00693CD7" w:rsidR="008B112B">
        <w:rPr>
          <w:rFonts w:ascii="Mulish" w:hAnsi="Mulish" w:cs="Arial"/>
          <w:sz w:val="18"/>
          <w:szCs w:val="18"/>
        </w:rPr>
        <w:fldChar w:fldCharType="end"/>
      </w:r>
    </w:p>
    <w:p w:rsidRPr="00693CD7" w:rsidR="00BB08B0" w:rsidP="00BB08B0" w:rsidRDefault="00BB08B0" w14:paraId="6EDA706D" w14:textId="78280846">
      <w:pPr>
        <w:ind w:left="-567"/>
        <w:rPr>
          <w:rFonts w:ascii="Mulish" w:hAnsi="Mulish" w:cs="Arial"/>
          <w:sz w:val="18"/>
          <w:szCs w:val="18"/>
        </w:rPr>
      </w:pPr>
      <w:r w:rsidRPr="00693CD7">
        <w:rPr>
          <w:rFonts w:ascii="Mulish" w:hAnsi="Mulish" w:cs="Arial"/>
          <w:b/>
          <w:bCs/>
          <w:color w:val="2463EB"/>
          <w:sz w:val="18"/>
          <w:szCs w:val="18"/>
        </w:rPr>
        <w:t>Sign-off</w:t>
      </w:r>
      <w:r w:rsidRPr="00693CD7">
        <w:rPr>
          <w:rFonts w:ascii="Mulish" w:hAnsi="Mulish" w:cs="Arial"/>
          <w:sz w:val="18"/>
          <w:szCs w:val="18"/>
        </w:rPr>
        <w:tab/>
      </w:r>
      <w:r w:rsidRPr="00693CD7">
        <w:rPr>
          <w:rFonts w:ascii="Mulish" w:hAnsi="Mulish" w:cs="Arial"/>
          <w:sz w:val="18"/>
          <w:szCs w:val="18"/>
        </w:rPr>
        <w:tab/>
      </w:r>
      <w:r w:rsidRPr="00693CD7">
        <w:rPr>
          <w:rFonts w:ascii="Mulish" w:hAnsi="Mulish" w:cs="Arial"/>
          <w:sz w:val="18"/>
          <w:szCs w:val="18"/>
        </w:rPr>
        <w:tab/>
      </w:r>
      <w:r w:rsidRPr="00693CD7" w:rsidR="008B112B">
        <w:rPr>
          <w:rFonts w:ascii="Mulish" w:hAnsi="Mulish" w:cs="Arial"/>
          <w:sz w:val="18"/>
          <w:szCs w:val="18"/>
        </w:rPr>
        <w:t>Tom Arnold (Doubtless Director of Data)</w:t>
      </w:r>
    </w:p>
    <w:p w:rsidRPr="00693CD7" w:rsidR="00BB08B0" w:rsidP="00BB08B0" w:rsidRDefault="00BB08B0" w14:paraId="4D17FED5" w14:textId="3C4E3DDD">
      <w:pPr>
        <w:ind w:left="-567"/>
        <w:rPr>
          <w:rFonts w:ascii="Mulish" w:hAnsi="Mulish" w:cs="Arial"/>
          <w:sz w:val="18"/>
          <w:szCs w:val="18"/>
        </w:rPr>
      </w:pPr>
      <w:r w:rsidRPr="00693CD7">
        <w:rPr>
          <w:rFonts w:ascii="Mulish" w:hAnsi="Mulish" w:cs="Arial"/>
          <w:b/>
          <w:bCs/>
          <w:color w:val="2463EB"/>
          <w:sz w:val="18"/>
          <w:szCs w:val="18"/>
        </w:rPr>
        <w:t>Subject/headline</w:t>
      </w:r>
      <w:r w:rsidRPr="00693CD7">
        <w:rPr>
          <w:rFonts w:ascii="Mulish" w:hAnsi="Mulish" w:cs="Arial"/>
          <w:b/>
          <w:bCs/>
          <w:sz w:val="18"/>
          <w:szCs w:val="18"/>
        </w:rPr>
        <w:tab/>
      </w:r>
      <w:r w:rsidRPr="00693CD7">
        <w:rPr>
          <w:rFonts w:ascii="Mulish" w:hAnsi="Mulish" w:cs="Arial"/>
          <w:sz w:val="18"/>
          <w:szCs w:val="18"/>
        </w:rPr>
        <w:tab/>
      </w:r>
      <w:r w:rsidRPr="00693CD7" w:rsidR="00F423C6">
        <w:rPr>
          <w:rFonts w:ascii="Mulish" w:hAnsi="Mulish" w:cs="Arial"/>
          <w:sz w:val="18"/>
          <w:szCs w:val="18"/>
        </w:rPr>
        <w:t>High-level design document</w:t>
      </w:r>
    </w:p>
    <w:p w:rsidRPr="00693CD7" w:rsidR="00B2239B" w:rsidP="00B2239B" w:rsidRDefault="00B2239B" w14:paraId="194CCF38" w14:textId="77777777">
      <w:pPr>
        <w:rPr>
          <w:rFonts w:ascii="Mulish" w:hAnsi="Mulish" w:cs="Arial"/>
          <w:sz w:val="20"/>
          <w:szCs w:val="20"/>
        </w:rPr>
      </w:pPr>
    </w:p>
    <w:p w:rsidRPr="00693CD7" w:rsidR="00A57060" w:rsidP="00D817BE" w:rsidRDefault="00A57060" w14:paraId="14D57EA6" w14:textId="1378EC58">
      <w:pPr>
        <w:ind w:left="-567"/>
        <w:rPr>
          <w:rFonts w:ascii="Mulish" w:hAnsi="Mulish" w:cs="Arial"/>
          <w:b/>
          <w:bCs/>
          <w:color w:val="3A3A3A" w:themeColor="background2" w:themeShade="40"/>
          <w:sz w:val="48"/>
          <w:szCs w:val="144"/>
        </w:rPr>
      </w:pPr>
      <w:r w:rsidRPr="00693CD7">
        <w:rPr>
          <w:rFonts w:ascii="Mulish" w:hAnsi="Mulish" w:cs="Arial"/>
          <w:b/>
          <w:bCs/>
          <w:color w:val="3A3A3A" w:themeColor="background2" w:themeShade="40"/>
          <w:sz w:val="48"/>
          <w:szCs w:val="144"/>
        </w:rPr>
        <w:t>Doubtless Group Data Platform</w:t>
      </w:r>
    </w:p>
    <w:p w:rsidRPr="00693CD7" w:rsidR="00526C12" w:rsidP="00526C12" w:rsidRDefault="00526C12" w14:paraId="2AF848BF" w14:textId="77777777">
      <w:pPr>
        <w:rPr>
          <w:rFonts w:ascii="Mulish" w:hAnsi="Mulish" w:cs="Arial"/>
          <w:color w:val="3A3A3A" w:themeColor="background2" w:themeShade="40"/>
          <w:sz w:val="20"/>
          <w:szCs w:val="20"/>
        </w:rPr>
      </w:pPr>
    </w:p>
    <w:p w:rsidRPr="00693CD7" w:rsidR="00A57060" w:rsidP="00526C12" w:rsidRDefault="00A57060" w14:paraId="71E21200" w14:textId="47F761AE">
      <w:pPr>
        <w:rPr>
          <w:rFonts w:ascii="Mulish" w:hAnsi="Mulish" w:cs="Arial"/>
          <w:color w:val="3A3A3A" w:themeColor="background2" w:themeShade="40"/>
          <w:sz w:val="36"/>
          <w:szCs w:val="44"/>
        </w:rPr>
      </w:pPr>
      <w:r w:rsidRPr="00693CD7">
        <w:rPr>
          <w:rFonts w:ascii="Mulish" w:hAnsi="Mulish" w:cs="Arial"/>
          <w:color w:val="3A3A3A" w:themeColor="background2" w:themeShade="40"/>
          <w:sz w:val="36"/>
          <w:szCs w:val="44"/>
        </w:rPr>
        <w:t xml:space="preserve">High-level design </w:t>
      </w:r>
      <w:r w:rsidRPr="00693CD7" w:rsidR="000C68BC">
        <w:rPr>
          <w:rFonts w:ascii="Mulish" w:hAnsi="Mulish" w:cs="Arial"/>
          <w:color w:val="3A3A3A" w:themeColor="background2" w:themeShade="40"/>
          <w:sz w:val="36"/>
          <w:szCs w:val="44"/>
        </w:rPr>
        <w:t>and technical requirements</w:t>
      </w:r>
    </w:p>
    <w:p w:rsidRPr="00693CD7" w:rsidR="00526C12" w:rsidP="00526C12" w:rsidRDefault="00526C12" w14:paraId="120B917E" w14:textId="77777777">
      <w:pPr>
        <w:rPr>
          <w:rFonts w:ascii="Mulish" w:hAnsi="Mulish" w:cs="Arial"/>
          <w:sz w:val="20"/>
          <w:szCs w:val="20"/>
        </w:rPr>
      </w:pPr>
    </w:p>
    <w:p w:rsidRPr="00693CD7" w:rsidR="00CA07F1" w:rsidRDefault="00CA07F1" w14:paraId="60D95AE6" w14:textId="6E5B88C5">
      <w:pPr>
        <w:rPr>
          <w:rFonts w:ascii="Mulish" w:hAnsi="Mulish" w:cs="Arial"/>
          <w:sz w:val="20"/>
          <w:szCs w:val="20"/>
        </w:rPr>
      </w:pPr>
      <w:r w:rsidRPr="00693CD7">
        <w:rPr>
          <w:rFonts w:ascii="Mulish" w:hAnsi="Mulish" w:cs="Arial"/>
          <w:sz w:val="20"/>
          <w:szCs w:val="20"/>
        </w:rPr>
        <w:br w:type="page"/>
      </w:r>
    </w:p>
    <w:p w:rsidRPr="00693CD7" w:rsidR="00CB5ACF" w:rsidP="008D36D3" w:rsidRDefault="00CB5ACF" w14:paraId="73D5F2E0" w14:textId="77777777">
      <w:pPr>
        <w:pStyle w:val="Heading2"/>
        <w:rPr>
          <w:rFonts w:ascii="Mulish" w:hAnsi="Mulish"/>
          <w:b/>
          <w:bCs/>
        </w:rPr>
      </w:pPr>
      <w:bookmarkStart w:name="_Toc240531960" w:id="0"/>
      <w:r w:rsidRPr="00693CD7">
        <w:rPr>
          <w:rFonts w:ascii="Mulish" w:hAnsi="Mulish"/>
          <w:b/>
          <w:bCs/>
        </w:rPr>
        <w:lastRenderedPageBreak/>
        <w:t>Version History:</w:t>
      </w:r>
      <w:bookmarkEnd w:id="0"/>
    </w:p>
    <w:p w:rsidRPr="00693CD7" w:rsidR="00B2239B" w:rsidP="00CB5ACF" w:rsidRDefault="00B2239B" w14:paraId="4CED8573" w14:textId="77777777">
      <w:pPr>
        <w:pStyle w:val="SmallerHeading"/>
        <w:rPr>
          <w:rFonts w:ascii="Mulish" w:hAnsi="Mulish" w:cstheme="majorHAnsi"/>
        </w:rPr>
      </w:pPr>
    </w:p>
    <w:tbl>
      <w:tblPr>
        <w:tblStyle w:val="PlainTable2"/>
        <w:tblW w:w="9129" w:type="dxa"/>
        <w:tblLook w:val="04A0" w:firstRow="1" w:lastRow="0" w:firstColumn="1" w:lastColumn="0" w:noHBand="0" w:noVBand="1"/>
      </w:tblPr>
      <w:tblGrid>
        <w:gridCol w:w="1085"/>
        <w:gridCol w:w="1892"/>
        <w:gridCol w:w="6152"/>
      </w:tblGrid>
      <w:tr w:rsidRPr="00A25090" w:rsidR="00CB5ACF" w:rsidTr="00A25090" w14:paraId="2E07178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CB5ACF" w14:paraId="71D3708F" w14:textId="77777777">
            <w:pPr>
              <w:pStyle w:val="Cynozure"/>
              <w:rPr>
                <w:rFonts w:ascii="Mulish" w:hAnsi="Mulish" w:cstheme="majorHAnsi"/>
                <w:sz w:val="22"/>
                <w:szCs w:val="22"/>
              </w:rPr>
            </w:pPr>
            <w:r w:rsidRPr="00A25090">
              <w:rPr>
                <w:rFonts w:ascii="Mulish" w:hAnsi="Mulish" w:cstheme="majorHAnsi"/>
                <w:sz w:val="22"/>
                <w:szCs w:val="22"/>
              </w:rPr>
              <w:t>Version</w:t>
            </w:r>
          </w:p>
        </w:tc>
        <w:tc>
          <w:tcPr>
            <w:tcW w:w="1892" w:type="dxa"/>
          </w:tcPr>
          <w:p w:rsidRPr="00A25090" w:rsidR="00CB5ACF" w:rsidP="00DA45A8" w:rsidRDefault="00CB5ACF" w14:paraId="57922172" w14:textId="77777777">
            <w:pPr>
              <w:pStyle w:val="Cynozure"/>
              <w:cnfStyle w:val="100000000000" w:firstRow="1" w:lastRow="0" w:firstColumn="0" w:lastColumn="0" w:oddVBand="0" w:evenVBand="0" w:oddHBand="0"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Date</w:t>
            </w:r>
          </w:p>
        </w:tc>
        <w:tc>
          <w:tcPr>
            <w:tcW w:w="6152" w:type="dxa"/>
          </w:tcPr>
          <w:p w:rsidRPr="00A25090" w:rsidR="00CB5ACF" w:rsidP="00DA45A8" w:rsidRDefault="00CB5ACF" w14:paraId="1C1A0A3A" w14:textId="77777777">
            <w:pPr>
              <w:pStyle w:val="Cynozure"/>
              <w:cnfStyle w:val="100000000000" w:firstRow="1" w:lastRow="0" w:firstColumn="0" w:lastColumn="0" w:oddVBand="0" w:evenVBand="0" w:oddHBand="0"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Changes</w:t>
            </w:r>
          </w:p>
        </w:tc>
      </w:tr>
      <w:tr w:rsidRPr="00A25090" w:rsidR="00CB5ACF" w:rsidTr="00A25090" w14:paraId="1FD1F3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CB5ACF" w14:paraId="611F7D2C" w14:textId="77777777">
            <w:pPr>
              <w:rPr>
                <w:rFonts w:ascii="Mulish" w:hAnsi="Mulish" w:cstheme="majorHAnsi"/>
                <w:sz w:val="22"/>
                <w:szCs w:val="22"/>
              </w:rPr>
            </w:pPr>
            <w:r w:rsidRPr="00A25090">
              <w:rPr>
                <w:rFonts w:ascii="Mulish" w:hAnsi="Mulish" w:cstheme="majorHAnsi"/>
                <w:sz w:val="22"/>
                <w:szCs w:val="22"/>
              </w:rPr>
              <w:t>0.1</w:t>
            </w:r>
          </w:p>
        </w:tc>
        <w:tc>
          <w:tcPr>
            <w:tcW w:w="1892" w:type="dxa"/>
          </w:tcPr>
          <w:p w:rsidRPr="00A25090" w:rsidR="00CB5ACF" w:rsidP="00DA45A8" w:rsidRDefault="00B2239B" w14:paraId="1011F1FB" w14:textId="7D456475">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5</w:t>
            </w:r>
            <w:r w:rsidRPr="00A25090">
              <w:rPr>
                <w:rFonts w:ascii="Mulish" w:hAnsi="Mulish" w:cstheme="majorHAnsi"/>
                <w:sz w:val="22"/>
                <w:szCs w:val="22"/>
                <w:vertAlign w:val="superscript"/>
              </w:rPr>
              <w:t>th</w:t>
            </w:r>
            <w:r w:rsidRPr="00A25090">
              <w:rPr>
                <w:rFonts w:ascii="Mulish" w:hAnsi="Mulish" w:cstheme="majorHAnsi"/>
                <w:sz w:val="22"/>
                <w:szCs w:val="22"/>
              </w:rPr>
              <w:t xml:space="preserve"> August</w:t>
            </w:r>
          </w:p>
        </w:tc>
        <w:tc>
          <w:tcPr>
            <w:tcW w:w="6152" w:type="dxa"/>
          </w:tcPr>
          <w:p w:rsidRPr="00A25090" w:rsidR="00CB5ACF" w:rsidP="00DA45A8" w:rsidRDefault="00CB5ACF" w14:paraId="1B7CDA5D" w14:textId="059491B0">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 xml:space="preserve">Initial draft </w:t>
            </w:r>
            <w:r w:rsidRPr="00A25090" w:rsidR="00B2239B">
              <w:rPr>
                <w:rFonts w:ascii="Mulish" w:hAnsi="Mulish" w:cstheme="majorHAnsi"/>
                <w:sz w:val="22"/>
                <w:szCs w:val="22"/>
              </w:rPr>
              <w:t>created</w:t>
            </w:r>
          </w:p>
        </w:tc>
      </w:tr>
      <w:tr w:rsidRPr="00A25090" w:rsidR="00CB5ACF" w:rsidTr="00A25090" w14:paraId="2307C6A8" w14:textId="77777777">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2C4130" w14:paraId="54812860" w14:textId="3AADB9D8">
            <w:pPr>
              <w:rPr>
                <w:rFonts w:ascii="Mulish" w:hAnsi="Mulish" w:cstheme="majorHAnsi"/>
                <w:sz w:val="22"/>
                <w:szCs w:val="22"/>
              </w:rPr>
            </w:pPr>
            <w:r w:rsidRPr="00A25090">
              <w:rPr>
                <w:rFonts w:ascii="Mulish" w:hAnsi="Mulish" w:cstheme="majorHAnsi"/>
                <w:sz w:val="22"/>
                <w:szCs w:val="22"/>
              </w:rPr>
              <w:t>0.2</w:t>
            </w:r>
          </w:p>
        </w:tc>
        <w:tc>
          <w:tcPr>
            <w:tcW w:w="1892" w:type="dxa"/>
          </w:tcPr>
          <w:p w:rsidRPr="00A25090" w:rsidR="00CB5ACF" w:rsidP="00DA45A8" w:rsidRDefault="002C4130" w14:paraId="79F6CEFA" w14:textId="37BF3271">
            <w:pPr>
              <w:cnfStyle w:val="000000000000" w:firstRow="0" w:lastRow="0" w:firstColumn="0" w:lastColumn="0" w:oddVBand="0" w:evenVBand="0" w:oddHBand="0"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24</w:t>
            </w:r>
            <w:r w:rsidRPr="00A25090">
              <w:rPr>
                <w:rFonts w:ascii="Mulish" w:hAnsi="Mulish" w:cstheme="majorHAnsi"/>
                <w:sz w:val="22"/>
                <w:szCs w:val="22"/>
                <w:vertAlign w:val="superscript"/>
              </w:rPr>
              <w:t>th</w:t>
            </w:r>
            <w:r w:rsidRPr="00A25090">
              <w:rPr>
                <w:rFonts w:ascii="Mulish" w:hAnsi="Mulish" w:cstheme="majorHAnsi"/>
                <w:sz w:val="22"/>
                <w:szCs w:val="22"/>
              </w:rPr>
              <w:t xml:space="preserve"> August</w:t>
            </w:r>
          </w:p>
        </w:tc>
        <w:tc>
          <w:tcPr>
            <w:tcW w:w="6152" w:type="dxa"/>
          </w:tcPr>
          <w:p w:rsidRPr="00A25090" w:rsidR="00CB5ACF" w:rsidP="00DA45A8" w:rsidRDefault="00A62805" w14:paraId="0C6F4070" w14:textId="45F92F8F">
            <w:pPr>
              <w:cnfStyle w:val="000000000000" w:firstRow="0" w:lastRow="0" w:firstColumn="0" w:lastColumn="0" w:oddVBand="0" w:evenVBand="0" w:oddHBand="0"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Architecture design decision (ADD) records completed</w:t>
            </w:r>
          </w:p>
        </w:tc>
      </w:tr>
      <w:tr w:rsidRPr="00A25090" w:rsidR="00CB5ACF" w:rsidTr="00A25090" w14:paraId="00927A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8E2480" w14:paraId="7C5CD6D2" w14:textId="1BB3F853">
            <w:pPr>
              <w:rPr>
                <w:rFonts w:ascii="Mulish" w:hAnsi="Mulish" w:cstheme="majorHAnsi"/>
                <w:sz w:val="22"/>
                <w:szCs w:val="22"/>
              </w:rPr>
            </w:pPr>
            <w:r w:rsidRPr="00A25090">
              <w:rPr>
                <w:rFonts w:ascii="Mulish" w:hAnsi="Mulish" w:cstheme="majorHAnsi"/>
                <w:sz w:val="22"/>
                <w:szCs w:val="22"/>
              </w:rPr>
              <w:t>0.3</w:t>
            </w:r>
          </w:p>
        </w:tc>
        <w:tc>
          <w:tcPr>
            <w:tcW w:w="1892" w:type="dxa"/>
          </w:tcPr>
          <w:p w:rsidRPr="00A25090" w:rsidR="00CB5ACF" w:rsidP="00DA45A8" w:rsidRDefault="008E2480" w14:paraId="10AA348C" w14:textId="099E5D5B">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25</w:t>
            </w:r>
            <w:r w:rsidRPr="00A25090">
              <w:rPr>
                <w:rFonts w:ascii="Mulish" w:hAnsi="Mulish" w:cstheme="majorHAnsi"/>
                <w:sz w:val="22"/>
                <w:szCs w:val="22"/>
                <w:vertAlign w:val="superscript"/>
              </w:rPr>
              <w:t>th</w:t>
            </w:r>
            <w:r w:rsidRPr="00A25090">
              <w:rPr>
                <w:rFonts w:ascii="Mulish" w:hAnsi="Mulish" w:cstheme="majorHAnsi"/>
                <w:sz w:val="22"/>
                <w:szCs w:val="22"/>
              </w:rPr>
              <w:t xml:space="preserve"> August</w:t>
            </w:r>
          </w:p>
        </w:tc>
        <w:tc>
          <w:tcPr>
            <w:tcW w:w="6152" w:type="dxa"/>
          </w:tcPr>
          <w:p w:rsidRPr="00A25090" w:rsidR="00CB5ACF" w:rsidP="00DA45A8" w:rsidRDefault="008E2480" w14:paraId="6CAE94E1" w14:textId="675D016C">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Added NFRs and Exec. Summary – ready to circulate</w:t>
            </w:r>
          </w:p>
        </w:tc>
      </w:tr>
      <w:tr w:rsidRPr="00A25090" w:rsidR="00CB5ACF" w:rsidTr="00A25090" w14:paraId="1A32B58E" w14:textId="77777777">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7F18D8" w14:paraId="0E7300AF" w14:textId="24C73458">
            <w:pPr>
              <w:rPr>
                <w:rFonts w:ascii="Mulish" w:hAnsi="Mulish" w:cstheme="majorHAnsi"/>
                <w:sz w:val="22"/>
                <w:szCs w:val="22"/>
              </w:rPr>
            </w:pPr>
            <w:r w:rsidRPr="00A25090">
              <w:rPr>
                <w:rFonts w:ascii="Mulish" w:hAnsi="Mulish" w:cstheme="majorHAnsi"/>
                <w:sz w:val="22"/>
                <w:szCs w:val="22"/>
              </w:rPr>
              <w:t>0.4</w:t>
            </w:r>
          </w:p>
        </w:tc>
        <w:tc>
          <w:tcPr>
            <w:tcW w:w="1892" w:type="dxa"/>
          </w:tcPr>
          <w:p w:rsidRPr="00A25090" w:rsidR="00CB5ACF" w:rsidP="00DA45A8" w:rsidRDefault="00A25090" w14:paraId="6CEDEE2C" w14:textId="3E22E583">
            <w:pPr>
              <w:cnfStyle w:val="000000000000" w:firstRow="0" w:lastRow="0" w:firstColumn="0" w:lastColumn="0" w:oddVBand="0" w:evenVBand="0" w:oddHBand="0" w:evenHBand="0" w:firstRowFirstColumn="0" w:firstRowLastColumn="0" w:lastRowFirstColumn="0" w:lastRowLastColumn="0"/>
              <w:rPr>
                <w:rFonts w:ascii="Mulish" w:hAnsi="Mulish" w:cstheme="majorHAnsi"/>
                <w:sz w:val="22"/>
                <w:szCs w:val="22"/>
              </w:rPr>
            </w:pPr>
            <w:r w:rsidRPr="00A25090">
              <w:rPr>
                <w:rFonts w:ascii="Mulish" w:hAnsi="Mulish" w:cstheme="majorHAnsi"/>
                <w:sz w:val="22"/>
                <w:szCs w:val="22"/>
              </w:rPr>
              <w:t>16</w:t>
            </w:r>
            <w:r w:rsidRPr="00A25090">
              <w:rPr>
                <w:rFonts w:ascii="Mulish" w:hAnsi="Mulish" w:cstheme="majorHAnsi"/>
                <w:sz w:val="22"/>
                <w:szCs w:val="22"/>
                <w:vertAlign w:val="superscript"/>
              </w:rPr>
              <w:t>th</w:t>
            </w:r>
            <w:r w:rsidRPr="00A25090">
              <w:rPr>
                <w:rFonts w:ascii="Mulish" w:hAnsi="Mulish" w:cstheme="majorHAnsi"/>
                <w:sz w:val="22"/>
                <w:szCs w:val="22"/>
              </w:rPr>
              <w:t xml:space="preserve"> September</w:t>
            </w:r>
          </w:p>
        </w:tc>
        <w:tc>
          <w:tcPr>
            <w:tcW w:w="6152" w:type="dxa"/>
          </w:tcPr>
          <w:p w:rsidRPr="00A25090" w:rsidR="00CB5ACF" w:rsidP="00DA45A8" w:rsidRDefault="00A25090" w14:paraId="7ED706F4" w14:textId="51CB7954">
            <w:pPr>
              <w:cnfStyle w:val="000000000000" w:firstRow="0" w:lastRow="0" w:firstColumn="0" w:lastColumn="0" w:oddVBand="0" w:evenVBand="0" w:oddHBand="0" w:evenHBand="0" w:firstRowFirstColumn="0" w:firstRowLastColumn="0" w:lastRowFirstColumn="0" w:lastRowLastColumn="0"/>
              <w:rPr>
                <w:rFonts w:ascii="Mulish" w:hAnsi="Mulish" w:cstheme="majorHAnsi"/>
                <w:sz w:val="22"/>
                <w:szCs w:val="22"/>
              </w:rPr>
            </w:pPr>
            <w:r>
              <w:rPr>
                <w:rFonts w:ascii="Mulish" w:hAnsi="Mulish" w:cstheme="majorHAnsi"/>
                <w:sz w:val="22"/>
                <w:szCs w:val="22"/>
              </w:rPr>
              <w:t>Amended NFRs post feedback.</w:t>
            </w:r>
          </w:p>
        </w:tc>
      </w:tr>
      <w:tr w:rsidRPr="00A25090" w:rsidR="00CB5ACF" w:rsidTr="00A25090" w14:paraId="42EF03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896F1F" w14:paraId="266BC641" w14:textId="61F2E9F1">
            <w:pPr>
              <w:rPr>
                <w:rFonts w:ascii="Mulish" w:hAnsi="Mulish" w:cstheme="majorHAnsi"/>
                <w:sz w:val="22"/>
                <w:szCs w:val="22"/>
              </w:rPr>
            </w:pPr>
            <w:r>
              <w:rPr>
                <w:rFonts w:ascii="Mulish" w:hAnsi="Mulish" w:cstheme="majorHAnsi"/>
                <w:sz w:val="22"/>
                <w:szCs w:val="22"/>
              </w:rPr>
              <w:t>0.5</w:t>
            </w:r>
          </w:p>
        </w:tc>
        <w:tc>
          <w:tcPr>
            <w:tcW w:w="1892" w:type="dxa"/>
          </w:tcPr>
          <w:p w:rsidRPr="00A25090" w:rsidR="00CB5ACF" w:rsidP="00DA45A8" w:rsidRDefault="00896F1F" w14:paraId="0FA171E6" w14:textId="77ECF792">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r>
              <w:rPr>
                <w:rFonts w:ascii="Mulish" w:hAnsi="Mulish" w:cstheme="majorHAnsi"/>
                <w:sz w:val="22"/>
                <w:szCs w:val="22"/>
              </w:rPr>
              <w:t>17</w:t>
            </w:r>
            <w:r w:rsidRPr="00896F1F">
              <w:rPr>
                <w:rFonts w:ascii="Mulish" w:hAnsi="Mulish" w:cstheme="majorHAnsi"/>
                <w:sz w:val="22"/>
                <w:szCs w:val="22"/>
                <w:vertAlign w:val="superscript"/>
              </w:rPr>
              <w:t>th</w:t>
            </w:r>
            <w:r>
              <w:rPr>
                <w:rFonts w:ascii="Mulish" w:hAnsi="Mulish" w:cstheme="majorHAnsi"/>
                <w:sz w:val="22"/>
                <w:szCs w:val="22"/>
              </w:rPr>
              <w:t xml:space="preserve"> September</w:t>
            </w:r>
          </w:p>
        </w:tc>
        <w:tc>
          <w:tcPr>
            <w:tcW w:w="6152" w:type="dxa"/>
          </w:tcPr>
          <w:p w:rsidRPr="00A25090" w:rsidR="00CB5ACF" w:rsidP="00DA45A8" w:rsidRDefault="00896F1F" w14:paraId="3F9B4691" w14:textId="7BA447BC">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r>
              <w:rPr>
                <w:rFonts w:ascii="Mulish" w:hAnsi="Mulish" w:cstheme="majorHAnsi"/>
                <w:sz w:val="22"/>
                <w:szCs w:val="22"/>
              </w:rPr>
              <w:t>Added in Data Toolkit</w:t>
            </w:r>
          </w:p>
        </w:tc>
      </w:tr>
      <w:tr w:rsidRPr="00A25090" w:rsidR="00CB5ACF" w:rsidTr="00A25090" w14:paraId="38236843" w14:textId="77777777">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5253EA" w14:paraId="6665B1F1" w14:textId="6820D7D2">
            <w:pPr>
              <w:rPr>
                <w:rFonts w:ascii="Mulish" w:hAnsi="Mulish" w:cstheme="majorHAnsi"/>
                <w:sz w:val="22"/>
                <w:szCs w:val="22"/>
              </w:rPr>
            </w:pPr>
            <w:r>
              <w:rPr>
                <w:rFonts w:ascii="Mulish" w:hAnsi="Mulish" w:cstheme="majorHAnsi"/>
                <w:sz w:val="22"/>
                <w:szCs w:val="22"/>
              </w:rPr>
              <w:t>1.0</w:t>
            </w:r>
          </w:p>
        </w:tc>
        <w:tc>
          <w:tcPr>
            <w:tcW w:w="1892" w:type="dxa"/>
          </w:tcPr>
          <w:p w:rsidRPr="00A25090" w:rsidR="00CB5ACF" w:rsidP="00DA45A8" w:rsidRDefault="005253EA" w14:paraId="66685B17" w14:textId="150608EE">
            <w:pPr>
              <w:cnfStyle w:val="000000000000" w:firstRow="0" w:lastRow="0" w:firstColumn="0" w:lastColumn="0" w:oddVBand="0" w:evenVBand="0" w:oddHBand="0" w:evenHBand="0" w:firstRowFirstColumn="0" w:firstRowLastColumn="0" w:lastRowFirstColumn="0" w:lastRowLastColumn="0"/>
              <w:rPr>
                <w:rFonts w:ascii="Mulish" w:hAnsi="Mulish" w:cstheme="majorHAnsi"/>
                <w:sz w:val="22"/>
                <w:szCs w:val="22"/>
              </w:rPr>
            </w:pPr>
            <w:r>
              <w:rPr>
                <w:rFonts w:ascii="Mulish" w:hAnsi="Mulish" w:cstheme="majorHAnsi"/>
                <w:sz w:val="22"/>
                <w:szCs w:val="22"/>
              </w:rPr>
              <w:t>17</w:t>
            </w:r>
            <w:r w:rsidRPr="005253EA">
              <w:rPr>
                <w:rFonts w:ascii="Mulish" w:hAnsi="Mulish" w:cstheme="majorHAnsi"/>
                <w:sz w:val="22"/>
                <w:szCs w:val="22"/>
                <w:vertAlign w:val="superscript"/>
              </w:rPr>
              <w:t>t</w:t>
            </w:r>
            <w:r>
              <w:rPr>
                <w:rFonts w:ascii="Mulish" w:hAnsi="Mulish" w:cstheme="majorHAnsi"/>
                <w:sz w:val="22"/>
                <w:szCs w:val="22"/>
                <w:vertAlign w:val="superscript"/>
              </w:rPr>
              <w:t xml:space="preserve">h </w:t>
            </w:r>
            <w:r>
              <w:rPr>
                <w:rFonts w:ascii="Mulish" w:hAnsi="Mulish" w:cstheme="majorHAnsi"/>
                <w:sz w:val="22"/>
                <w:szCs w:val="22"/>
              </w:rPr>
              <w:t>September</w:t>
            </w:r>
          </w:p>
        </w:tc>
        <w:tc>
          <w:tcPr>
            <w:tcW w:w="6152" w:type="dxa"/>
          </w:tcPr>
          <w:p w:rsidRPr="00A25090" w:rsidR="00CB5ACF" w:rsidP="00DA45A8" w:rsidRDefault="005253EA" w14:paraId="4C7B7AD0" w14:textId="4F89CF85">
            <w:pPr>
              <w:cnfStyle w:val="000000000000" w:firstRow="0" w:lastRow="0" w:firstColumn="0" w:lastColumn="0" w:oddVBand="0" w:evenVBand="0" w:oddHBand="0" w:evenHBand="0" w:firstRowFirstColumn="0" w:firstRowLastColumn="0" w:lastRowFirstColumn="0" w:lastRowLastColumn="0"/>
              <w:rPr>
                <w:rFonts w:ascii="Mulish" w:hAnsi="Mulish" w:cstheme="majorHAnsi"/>
                <w:sz w:val="22"/>
                <w:szCs w:val="22"/>
              </w:rPr>
            </w:pPr>
            <w:r>
              <w:rPr>
                <w:rFonts w:ascii="Mulish" w:hAnsi="Mulish" w:cstheme="majorHAnsi"/>
                <w:sz w:val="22"/>
                <w:szCs w:val="22"/>
              </w:rPr>
              <w:t>Signed-Off by Tom Arnold</w:t>
            </w:r>
          </w:p>
        </w:tc>
      </w:tr>
      <w:tr w:rsidRPr="00A25090" w:rsidR="00CB5ACF" w:rsidTr="00A25090" w14:paraId="491664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CB5ACF" w14:paraId="41639EFE" w14:textId="77777777">
            <w:pPr>
              <w:rPr>
                <w:rFonts w:ascii="Mulish" w:hAnsi="Mulish" w:cstheme="majorHAnsi"/>
                <w:sz w:val="22"/>
                <w:szCs w:val="22"/>
              </w:rPr>
            </w:pPr>
          </w:p>
        </w:tc>
        <w:tc>
          <w:tcPr>
            <w:tcW w:w="1892" w:type="dxa"/>
          </w:tcPr>
          <w:p w:rsidRPr="00A25090" w:rsidR="00CB5ACF" w:rsidP="00DA45A8" w:rsidRDefault="00CB5ACF" w14:paraId="25D74925" w14:textId="77777777">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p>
        </w:tc>
        <w:tc>
          <w:tcPr>
            <w:tcW w:w="6152" w:type="dxa"/>
          </w:tcPr>
          <w:p w:rsidRPr="00A25090" w:rsidR="00CB5ACF" w:rsidP="00DA45A8" w:rsidRDefault="00CB5ACF" w14:paraId="4F1DE63C" w14:textId="77777777">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p>
        </w:tc>
      </w:tr>
      <w:tr w:rsidRPr="00A25090" w:rsidR="00CB5ACF" w:rsidTr="00A25090" w14:paraId="53789CB6" w14:textId="77777777">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CB5ACF" w14:paraId="7B26514E" w14:textId="77777777">
            <w:pPr>
              <w:rPr>
                <w:rFonts w:ascii="Mulish" w:hAnsi="Mulish" w:cstheme="majorHAnsi"/>
                <w:sz w:val="22"/>
                <w:szCs w:val="22"/>
              </w:rPr>
            </w:pPr>
          </w:p>
        </w:tc>
        <w:tc>
          <w:tcPr>
            <w:tcW w:w="1892" w:type="dxa"/>
          </w:tcPr>
          <w:p w:rsidRPr="00A25090" w:rsidR="00CB5ACF" w:rsidP="00DA45A8" w:rsidRDefault="00CB5ACF" w14:paraId="080A2410" w14:textId="77777777">
            <w:pPr>
              <w:cnfStyle w:val="000000000000" w:firstRow="0" w:lastRow="0" w:firstColumn="0" w:lastColumn="0" w:oddVBand="0" w:evenVBand="0" w:oddHBand="0" w:evenHBand="0" w:firstRowFirstColumn="0" w:firstRowLastColumn="0" w:lastRowFirstColumn="0" w:lastRowLastColumn="0"/>
              <w:rPr>
                <w:rFonts w:ascii="Mulish" w:hAnsi="Mulish" w:cstheme="majorHAnsi"/>
                <w:sz w:val="22"/>
                <w:szCs w:val="22"/>
              </w:rPr>
            </w:pPr>
          </w:p>
        </w:tc>
        <w:tc>
          <w:tcPr>
            <w:tcW w:w="6152" w:type="dxa"/>
          </w:tcPr>
          <w:p w:rsidRPr="00A25090" w:rsidR="00CB5ACF" w:rsidP="00DA45A8" w:rsidRDefault="00CB5ACF" w14:paraId="08161D8F" w14:textId="77777777">
            <w:pPr>
              <w:cnfStyle w:val="000000000000" w:firstRow="0" w:lastRow="0" w:firstColumn="0" w:lastColumn="0" w:oddVBand="0" w:evenVBand="0" w:oddHBand="0" w:evenHBand="0" w:firstRowFirstColumn="0" w:firstRowLastColumn="0" w:lastRowFirstColumn="0" w:lastRowLastColumn="0"/>
              <w:rPr>
                <w:rFonts w:ascii="Mulish" w:hAnsi="Mulish" w:cstheme="majorHAnsi"/>
                <w:sz w:val="22"/>
                <w:szCs w:val="22"/>
              </w:rPr>
            </w:pPr>
          </w:p>
        </w:tc>
      </w:tr>
      <w:tr w:rsidRPr="00A25090" w:rsidR="00CB5ACF" w:rsidTr="00A25090" w14:paraId="518F58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rsidRPr="00A25090" w:rsidR="00CB5ACF" w:rsidP="00DA45A8" w:rsidRDefault="00CB5ACF" w14:paraId="5520E0EF" w14:textId="77777777">
            <w:pPr>
              <w:rPr>
                <w:rFonts w:ascii="Mulish" w:hAnsi="Mulish" w:cstheme="majorHAnsi"/>
                <w:sz w:val="22"/>
                <w:szCs w:val="22"/>
              </w:rPr>
            </w:pPr>
          </w:p>
        </w:tc>
        <w:tc>
          <w:tcPr>
            <w:tcW w:w="1892" w:type="dxa"/>
          </w:tcPr>
          <w:p w:rsidRPr="00A25090" w:rsidR="00CB5ACF" w:rsidP="00DA45A8" w:rsidRDefault="00CB5ACF" w14:paraId="69622376" w14:textId="77777777">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p>
        </w:tc>
        <w:tc>
          <w:tcPr>
            <w:tcW w:w="6152" w:type="dxa"/>
          </w:tcPr>
          <w:p w:rsidRPr="00A25090" w:rsidR="00CB5ACF" w:rsidP="00DA45A8" w:rsidRDefault="00CB5ACF" w14:paraId="74F7629F" w14:textId="77777777">
            <w:pPr>
              <w:cnfStyle w:val="000000100000" w:firstRow="0" w:lastRow="0" w:firstColumn="0" w:lastColumn="0" w:oddVBand="0" w:evenVBand="0" w:oddHBand="1" w:evenHBand="0" w:firstRowFirstColumn="0" w:firstRowLastColumn="0" w:lastRowFirstColumn="0" w:lastRowLastColumn="0"/>
              <w:rPr>
                <w:rFonts w:ascii="Mulish" w:hAnsi="Mulish" w:cstheme="majorHAnsi"/>
                <w:sz w:val="22"/>
                <w:szCs w:val="22"/>
              </w:rPr>
            </w:pPr>
          </w:p>
        </w:tc>
      </w:tr>
    </w:tbl>
    <w:p w:rsidRPr="00693CD7" w:rsidR="00CB5ACF" w:rsidP="00CB5ACF" w:rsidRDefault="00CB5ACF" w14:paraId="0335F40A" w14:textId="77777777">
      <w:pPr>
        <w:pStyle w:val="Cynozure"/>
        <w:rPr>
          <w:rFonts w:ascii="Mulish" w:hAnsi="Mulish" w:cstheme="majorHAnsi"/>
        </w:rPr>
      </w:pPr>
    </w:p>
    <w:p w:rsidRPr="00693CD7" w:rsidR="00CB5ACF" w:rsidP="00CB5ACF" w:rsidRDefault="00CB5ACF" w14:paraId="47DFE0A0" w14:textId="77777777">
      <w:pPr>
        <w:pStyle w:val="SmallerHeading"/>
        <w:rPr>
          <w:rFonts w:ascii="Mulish" w:hAnsi="Mulish" w:cstheme="majorHAnsi"/>
          <w:color w:val="3A3A3A" w:themeColor="background2" w:themeShade="40"/>
        </w:rPr>
      </w:pPr>
      <w:r w:rsidRPr="00693CD7">
        <w:rPr>
          <w:rFonts w:ascii="Mulish" w:hAnsi="Mulish" w:cstheme="majorHAnsi"/>
          <w:color w:val="3A3A3A" w:themeColor="background2" w:themeShade="40"/>
        </w:rPr>
        <w:t>Stakeholders:</w:t>
      </w:r>
    </w:p>
    <w:p w:rsidRPr="00693CD7" w:rsidR="00B2239B" w:rsidP="00CB5ACF" w:rsidRDefault="00B2239B" w14:paraId="137040F9" w14:textId="77777777">
      <w:pPr>
        <w:pStyle w:val="SmallerHeading"/>
        <w:rPr>
          <w:rFonts w:ascii="Mulish" w:hAnsi="Mulish" w:cstheme="majorHAnsi"/>
        </w:rPr>
      </w:pPr>
    </w:p>
    <w:tbl>
      <w:tblPr>
        <w:tblStyle w:val="PlainTable2"/>
        <w:tblW w:w="9067" w:type="dxa"/>
        <w:tblLook w:val="04A0" w:firstRow="1" w:lastRow="0" w:firstColumn="1" w:lastColumn="0" w:noHBand="0" w:noVBand="1"/>
      </w:tblPr>
      <w:tblGrid>
        <w:gridCol w:w="2405"/>
        <w:gridCol w:w="5103"/>
        <w:gridCol w:w="1559"/>
      </w:tblGrid>
      <w:tr w:rsidRPr="00693CD7" w:rsidR="00CB5ACF" w:rsidTr="009F0E14" w14:paraId="775DE4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CB5ACF" w14:paraId="72B92E6B" w14:textId="77777777">
            <w:pPr>
              <w:pStyle w:val="Cynozure"/>
              <w:rPr>
                <w:rFonts w:ascii="Mulish" w:hAnsi="Mulish" w:cstheme="majorHAnsi"/>
              </w:rPr>
            </w:pPr>
            <w:r w:rsidRPr="00693CD7">
              <w:rPr>
                <w:rFonts w:ascii="Mulish" w:hAnsi="Mulish" w:cstheme="majorHAnsi"/>
              </w:rPr>
              <w:t>Stakeholder</w:t>
            </w:r>
          </w:p>
        </w:tc>
        <w:tc>
          <w:tcPr>
            <w:tcW w:w="5103" w:type="dxa"/>
          </w:tcPr>
          <w:p w:rsidRPr="00693CD7" w:rsidR="00CB5ACF" w:rsidP="00DA45A8" w:rsidRDefault="00CB5ACF" w14:paraId="4536BCFA" w14:textId="77777777">
            <w:pPr>
              <w:pStyle w:val="Cynozure"/>
              <w:cnfStyle w:val="100000000000" w:firstRow="1" w:lastRow="0" w:firstColumn="0" w:lastColumn="0" w:oddVBand="0" w:evenVBand="0" w:oddHBand="0" w:evenHBand="0" w:firstRowFirstColumn="0" w:firstRowLastColumn="0" w:lastRowFirstColumn="0" w:lastRowLastColumn="0"/>
              <w:rPr>
                <w:rFonts w:ascii="Mulish" w:hAnsi="Mulish" w:cstheme="majorHAnsi"/>
              </w:rPr>
            </w:pPr>
            <w:r w:rsidRPr="00693CD7">
              <w:rPr>
                <w:rFonts w:ascii="Mulish" w:hAnsi="Mulish" w:cstheme="majorHAnsi"/>
              </w:rPr>
              <w:t>Organisation</w:t>
            </w:r>
          </w:p>
        </w:tc>
        <w:tc>
          <w:tcPr>
            <w:tcW w:w="1559" w:type="dxa"/>
          </w:tcPr>
          <w:p w:rsidRPr="00693CD7" w:rsidR="00CB5ACF" w:rsidP="00DA45A8" w:rsidRDefault="00CB5ACF" w14:paraId="5FFC9145" w14:textId="77777777">
            <w:pPr>
              <w:pStyle w:val="Cynozure"/>
              <w:cnfStyle w:val="100000000000" w:firstRow="1" w:lastRow="0" w:firstColumn="0" w:lastColumn="0" w:oddVBand="0" w:evenVBand="0" w:oddHBand="0" w:evenHBand="0" w:firstRowFirstColumn="0" w:firstRowLastColumn="0" w:lastRowFirstColumn="0" w:lastRowLastColumn="0"/>
              <w:rPr>
                <w:rFonts w:ascii="Mulish" w:hAnsi="Mulish" w:cstheme="majorHAnsi"/>
              </w:rPr>
            </w:pPr>
            <w:r w:rsidRPr="00693CD7">
              <w:rPr>
                <w:rFonts w:ascii="Mulish" w:hAnsi="Mulish" w:cstheme="majorHAnsi"/>
              </w:rPr>
              <w:t>Role</w:t>
            </w:r>
          </w:p>
        </w:tc>
      </w:tr>
      <w:tr w:rsidRPr="00693CD7" w:rsidR="00CB5ACF" w:rsidTr="009F0E14" w14:paraId="12B1C9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CB5ACF" w14:paraId="681C732F" w14:textId="77777777">
            <w:pPr>
              <w:pStyle w:val="Cynozure"/>
              <w:rPr>
                <w:rFonts w:ascii="Mulish" w:hAnsi="Mulish" w:cstheme="majorHAnsi"/>
              </w:rPr>
            </w:pPr>
            <w:r w:rsidRPr="00693CD7">
              <w:rPr>
                <w:rFonts w:ascii="Mulish" w:hAnsi="Mulish" w:cstheme="majorHAnsi"/>
              </w:rPr>
              <w:t>James Lupton</w:t>
            </w:r>
          </w:p>
        </w:tc>
        <w:tc>
          <w:tcPr>
            <w:tcW w:w="5103" w:type="dxa"/>
          </w:tcPr>
          <w:p w:rsidRPr="00693CD7" w:rsidR="00CB5ACF" w:rsidP="00DA45A8" w:rsidRDefault="00CB5ACF" w14:paraId="267BB428" w14:textId="77777777">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r w:rsidRPr="00693CD7">
              <w:rPr>
                <w:rFonts w:ascii="Mulish" w:hAnsi="Mulish" w:cstheme="majorHAnsi"/>
              </w:rPr>
              <w:t>Account Manager, Cynozure</w:t>
            </w:r>
          </w:p>
        </w:tc>
        <w:tc>
          <w:tcPr>
            <w:tcW w:w="1559" w:type="dxa"/>
          </w:tcPr>
          <w:p w:rsidRPr="00693CD7" w:rsidR="00CB5ACF" w:rsidP="00DA45A8" w:rsidRDefault="00CB5ACF" w14:paraId="72BB3373" w14:textId="77777777">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r w:rsidRPr="00693CD7">
              <w:rPr>
                <w:rFonts w:ascii="Mulish" w:hAnsi="Mulish" w:cstheme="majorHAnsi"/>
              </w:rPr>
              <w:t>Review</w:t>
            </w:r>
          </w:p>
        </w:tc>
      </w:tr>
      <w:tr w:rsidRPr="00693CD7" w:rsidR="00CB5ACF" w:rsidTr="009F0E14" w14:paraId="185DD34B" w14:textId="77777777">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CB5ACF" w14:paraId="498EDD8D" w14:textId="77777777">
            <w:pPr>
              <w:pStyle w:val="Cynozure"/>
              <w:rPr>
                <w:rFonts w:ascii="Mulish" w:hAnsi="Mulish" w:cstheme="majorHAnsi"/>
              </w:rPr>
            </w:pPr>
            <w:r w:rsidRPr="00693CD7">
              <w:rPr>
                <w:rFonts w:ascii="Mulish" w:hAnsi="Mulish" w:cstheme="majorHAnsi"/>
              </w:rPr>
              <w:t>Tom Wilson</w:t>
            </w:r>
          </w:p>
        </w:tc>
        <w:tc>
          <w:tcPr>
            <w:tcW w:w="5103" w:type="dxa"/>
          </w:tcPr>
          <w:p w:rsidRPr="00693CD7" w:rsidR="00CB5ACF" w:rsidP="00DA45A8" w:rsidRDefault="00CB5ACF" w14:paraId="08D63933" w14:textId="77777777">
            <w:pPr>
              <w:pStyle w:val="Cynozure"/>
              <w:cnfStyle w:val="000000000000" w:firstRow="0" w:lastRow="0" w:firstColumn="0" w:lastColumn="0" w:oddVBand="0" w:evenVBand="0" w:oddHBand="0" w:evenHBand="0" w:firstRowFirstColumn="0" w:firstRowLastColumn="0" w:lastRowFirstColumn="0" w:lastRowLastColumn="0"/>
              <w:rPr>
                <w:rFonts w:ascii="Mulish" w:hAnsi="Mulish" w:cstheme="majorHAnsi"/>
              </w:rPr>
            </w:pPr>
            <w:r w:rsidRPr="00693CD7">
              <w:rPr>
                <w:rFonts w:ascii="Mulish" w:hAnsi="Mulish" w:cstheme="majorHAnsi"/>
              </w:rPr>
              <w:t>Solution Architect, Cynozure</w:t>
            </w:r>
          </w:p>
        </w:tc>
        <w:tc>
          <w:tcPr>
            <w:tcW w:w="1559" w:type="dxa"/>
          </w:tcPr>
          <w:p w:rsidRPr="00693CD7" w:rsidR="00CB5ACF" w:rsidP="00DA45A8" w:rsidRDefault="00CB5ACF" w14:paraId="1D5D1E3D" w14:textId="77777777">
            <w:pPr>
              <w:pStyle w:val="Cynozure"/>
              <w:cnfStyle w:val="000000000000" w:firstRow="0" w:lastRow="0" w:firstColumn="0" w:lastColumn="0" w:oddVBand="0" w:evenVBand="0" w:oddHBand="0" w:evenHBand="0" w:firstRowFirstColumn="0" w:firstRowLastColumn="0" w:lastRowFirstColumn="0" w:lastRowLastColumn="0"/>
              <w:rPr>
                <w:rFonts w:ascii="Mulish" w:hAnsi="Mulish" w:cstheme="majorHAnsi"/>
              </w:rPr>
            </w:pPr>
            <w:r w:rsidRPr="00693CD7">
              <w:rPr>
                <w:rFonts w:ascii="Mulish" w:hAnsi="Mulish" w:cstheme="majorHAnsi"/>
              </w:rPr>
              <w:t>Author</w:t>
            </w:r>
          </w:p>
        </w:tc>
      </w:tr>
      <w:tr w:rsidRPr="00693CD7" w:rsidR="00CB5ACF" w:rsidTr="009F0E14" w14:paraId="059BD7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B2239B" w14:paraId="627FA282" w14:textId="7F375CAF">
            <w:pPr>
              <w:pStyle w:val="Cynozure"/>
              <w:rPr>
                <w:rFonts w:ascii="Mulish" w:hAnsi="Mulish" w:cstheme="majorHAnsi"/>
              </w:rPr>
            </w:pPr>
            <w:r w:rsidRPr="00693CD7">
              <w:rPr>
                <w:rFonts w:ascii="Mulish" w:hAnsi="Mulish" w:cstheme="majorHAnsi"/>
              </w:rPr>
              <w:t>Tom Arnold</w:t>
            </w:r>
          </w:p>
        </w:tc>
        <w:tc>
          <w:tcPr>
            <w:tcW w:w="5103" w:type="dxa"/>
          </w:tcPr>
          <w:p w:rsidRPr="00693CD7" w:rsidR="00CB5ACF" w:rsidP="00DA45A8" w:rsidRDefault="00B2239B" w14:paraId="558A5341" w14:textId="27DEC5F1">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Bidi"/>
              </w:rPr>
            </w:pPr>
            <w:r w:rsidRPr="00693CD7">
              <w:rPr>
                <w:rFonts w:ascii="Mulish" w:hAnsi="Mulish" w:cstheme="majorBidi"/>
              </w:rPr>
              <w:t>Director of Data</w:t>
            </w:r>
            <w:r w:rsidRPr="00693CD7" w:rsidR="00CB5ACF">
              <w:rPr>
                <w:rFonts w:ascii="Mulish" w:hAnsi="Mulish" w:cstheme="majorBidi"/>
              </w:rPr>
              <w:t xml:space="preserve">, </w:t>
            </w:r>
            <w:r w:rsidRPr="00693CD7">
              <w:rPr>
                <w:rFonts w:ascii="Mulish" w:hAnsi="Mulish" w:cstheme="majorBidi"/>
              </w:rPr>
              <w:t>Doubtless</w:t>
            </w:r>
          </w:p>
        </w:tc>
        <w:tc>
          <w:tcPr>
            <w:tcW w:w="1559" w:type="dxa"/>
          </w:tcPr>
          <w:p w:rsidRPr="00693CD7" w:rsidR="00CB5ACF" w:rsidP="00DA45A8" w:rsidRDefault="00CB5ACF" w14:paraId="36A8D262" w14:textId="77777777">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r w:rsidRPr="00693CD7">
              <w:rPr>
                <w:rFonts w:ascii="Mulish" w:hAnsi="Mulish" w:cstheme="majorHAnsi"/>
              </w:rPr>
              <w:t>Signatory</w:t>
            </w:r>
          </w:p>
        </w:tc>
      </w:tr>
      <w:tr w:rsidRPr="00693CD7" w:rsidR="00CB5ACF" w:rsidTr="009F0E14" w14:paraId="048AFB83" w14:textId="77777777">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896F1F" w14:paraId="46A3C0DE" w14:textId="0274519F">
            <w:pPr>
              <w:pStyle w:val="Cynozure"/>
              <w:rPr>
                <w:rFonts w:ascii="Mulish" w:hAnsi="Mulish" w:cstheme="majorHAnsi"/>
              </w:rPr>
            </w:pPr>
            <w:r>
              <w:rPr>
                <w:rFonts w:ascii="Mulish" w:hAnsi="Mulish" w:cstheme="majorHAnsi"/>
              </w:rPr>
              <w:t>Roisin Bowen</w:t>
            </w:r>
          </w:p>
        </w:tc>
        <w:tc>
          <w:tcPr>
            <w:tcW w:w="5103" w:type="dxa"/>
          </w:tcPr>
          <w:p w:rsidRPr="00693CD7" w:rsidR="00CB5ACF" w:rsidP="00DA45A8" w:rsidRDefault="00896F1F" w14:paraId="132AE9CE" w14:textId="24F45FB2">
            <w:pPr>
              <w:pStyle w:val="Cynozure"/>
              <w:cnfStyle w:val="000000000000" w:firstRow="0" w:lastRow="0" w:firstColumn="0" w:lastColumn="0" w:oddVBand="0" w:evenVBand="0" w:oddHBand="0" w:evenHBand="0" w:firstRowFirstColumn="0" w:firstRowLastColumn="0" w:lastRowFirstColumn="0" w:lastRowLastColumn="0"/>
              <w:rPr>
                <w:rFonts w:ascii="Mulish" w:hAnsi="Mulish" w:cstheme="majorBidi"/>
              </w:rPr>
            </w:pPr>
            <w:r>
              <w:rPr>
                <w:rFonts w:ascii="Mulish" w:hAnsi="Mulish" w:cstheme="majorBidi"/>
              </w:rPr>
              <w:t>Head of Data Engineering, Animal Friends</w:t>
            </w:r>
          </w:p>
        </w:tc>
        <w:tc>
          <w:tcPr>
            <w:tcW w:w="1559" w:type="dxa"/>
          </w:tcPr>
          <w:p w:rsidRPr="00693CD7" w:rsidR="00CB5ACF" w:rsidP="00DA45A8" w:rsidRDefault="00896F1F" w14:paraId="70583F8D" w14:textId="5A38AE62">
            <w:pPr>
              <w:pStyle w:val="Cynozure"/>
              <w:cnfStyle w:val="000000000000" w:firstRow="0" w:lastRow="0" w:firstColumn="0" w:lastColumn="0" w:oddVBand="0" w:evenVBand="0" w:oddHBand="0" w:evenHBand="0" w:firstRowFirstColumn="0" w:firstRowLastColumn="0" w:lastRowFirstColumn="0" w:lastRowLastColumn="0"/>
              <w:rPr>
                <w:rFonts w:ascii="Mulish" w:hAnsi="Mulish" w:cstheme="majorHAnsi"/>
              </w:rPr>
            </w:pPr>
            <w:r>
              <w:rPr>
                <w:rFonts w:ascii="Mulish" w:hAnsi="Mulish" w:cstheme="majorHAnsi"/>
              </w:rPr>
              <w:t>Review</w:t>
            </w:r>
          </w:p>
        </w:tc>
      </w:tr>
      <w:tr w:rsidRPr="00693CD7" w:rsidR="00CB5ACF" w:rsidTr="009F0E14" w14:paraId="2BF6A9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CB5ACF" w14:paraId="62DF8AA8" w14:textId="76E57300">
            <w:pPr>
              <w:pStyle w:val="Cynozure"/>
              <w:rPr>
                <w:rFonts w:ascii="Mulish" w:hAnsi="Mulish" w:cstheme="majorHAnsi"/>
              </w:rPr>
            </w:pPr>
          </w:p>
        </w:tc>
        <w:tc>
          <w:tcPr>
            <w:tcW w:w="5103" w:type="dxa"/>
          </w:tcPr>
          <w:p w:rsidRPr="00693CD7" w:rsidR="00CB5ACF" w:rsidP="00DA45A8" w:rsidRDefault="00CB5ACF" w14:paraId="34D74678" w14:textId="2B445108">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p>
        </w:tc>
        <w:tc>
          <w:tcPr>
            <w:tcW w:w="1559" w:type="dxa"/>
          </w:tcPr>
          <w:p w:rsidRPr="00693CD7" w:rsidR="00CB5ACF" w:rsidP="00DA45A8" w:rsidRDefault="00CB5ACF" w14:paraId="41B7319A" w14:textId="282840A2">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p>
        </w:tc>
      </w:tr>
      <w:tr w:rsidRPr="00693CD7" w:rsidR="00CB5ACF" w:rsidTr="009F0E14" w14:paraId="7EEAB308" w14:textId="77777777">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CB5ACF" w14:paraId="30DC000D" w14:textId="135EA216">
            <w:pPr>
              <w:pStyle w:val="Cynozure"/>
              <w:rPr>
                <w:rFonts w:ascii="Mulish" w:hAnsi="Mulish" w:cstheme="majorHAnsi"/>
              </w:rPr>
            </w:pPr>
          </w:p>
        </w:tc>
        <w:tc>
          <w:tcPr>
            <w:tcW w:w="5103" w:type="dxa"/>
          </w:tcPr>
          <w:p w:rsidRPr="00693CD7" w:rsidR="00CB5ACF" w:rsidP="00DA45A8" w:rsidRDefault="00CB5ACF" w14:paraId="02FAB484" w14:textId="66A2ECAD">
            <w:pPr>
              <w:pStyle w:val="Cynozure"/>
              <w:cnfStyle w:val="000000000000" w:firstRow="0" w:lastRow="0" w:firstColumn="0" w:lastColumn="0" w:oddVBand="0" w:evenVBand="0" w:oddHBand="0" w:evenHBand="0" w:firstRowFirstColumn="0" w:firstRowLastColumn="0" w:lastRowFirstColumn="0" w:lastRowLastColumn="0"/>
              <w:rPr>
                <w:rFonts w:ascii="Mulish" w:hAnsi="Mulish" w:cstheme="majorHAnsi"/>
              </w:rPr>
            </w:pPr>
          </w:p>
        </w:tc>
        <w:tc>
          <w:tcPr>
            <w:tcW w:w="1559" w:type="dxa"/>
          </w:tcPr>
          <w:p w:rsidRPr="00693CD7" w:rsidR="00CB5ACF" w:rsidP="00DA45A8" w:rsidRDefault="00CB5ACF" w14:paraId="66EBCB7F" w14:textId="5B79B1B2">
            <w:pPr>
              <w:pStyle w:val="Cynozure"/>
              <w:cnfStyle w:val="000000000000" w:firstRow="0" w:lastRow="0" w:firstColumn="0" w:lastColumn="0" w:oddVBand="0" w:evenVBand="0" w:oddHBand="0" w:evenHBand="0" w:firstRowFirstColumn="0" w:firstRowLastColumn="0" w:lastRowFirstColumn="0" w:lastRowLastColumn="0"/>
              <w:rPr>
                <w:rFonts w:ascii="Mulish" w:hAnsi="Mulish" w:cstheme="majorHAnsi"/>
              </w:rPr>
            </w:pPr>
          </w:p>
        </w:tc>
      </w:tr>
      <w:tr w:rsidRPr="00693CD7" w:rsidR="00CB5ACF" w:rsidTr="009F0E14" w14:paraId="62D53E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CB5ACF" w14:paraId="0CE34055" w14:textId="6A168DFF">
            <w:pPr>
              <w:pStyle w:val="Cynozure"/>
              <w:rPr>
                <w:rFonts w:ascii="Mulish" w:hAnsi="Mulish" w:cstheme="majorHAnsi"/>
              </w:rPr>
            </w:pPr>
          </w:p>
        </w:tc>
        <w:tc>
          <w:tcPr>
            <w:tcW w:w="5103" w:type="dxa"/>
          </w:tcPr>
          <w:p w:rsidRPr="00693CD7" w:rsidR="00CB5ACF" w:rsidP="00DA45A8" w:rsidRDefault="00CB5ACF" w14:paraId="0527AB1D" w14:textId="40146940">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p>
        </w:tc>
        <w:tc>
          <w:tcPr>
            <w:tcW w:w="1559" w:type="dxa"/>
          </w:tcPr>
          <w:p w:rsidRPr="00693CD7" w:rsidR="00CB5ACF" w:rsidP="00DA45A8" w:rsidRDefault="00CB5ACF" w14:paraId="5DDC2DC8" w14:textId="307CD56C">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p>
        </w:tc>
      </w:tr>
      <w:tr w:rsidRPr="00693CD7" w:rsidR="00CB5ACF" w:rsidTr="009F0E14" w14:paraId="6797A651" w14:textId="77777777">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CB5ACF" w14:paraId="29DDD72F" w14:textId="77777777">
            <w:pPr>
              <w:pStyle w:val="Cynozure"/>
              <w:rPr>
                <w:rFonts w:ascii="Mulish" w:hAnsi="Mulish" w:cstheme="majorHAnsi"/>
              </w:rPr>
            </w:pPr>
          </w:p>
        </w:tc>
        <w:tc>
          <w:tcPr>
            <w:tcW w:w="5103" w:type="dxa"/>
          </w:tcPr>
          <w:p w:rsidRPr="00693CD7" w:rsidR="00CB5ACF" w:rsidP="00DA45A8" w:rsidRDefault="00CB5ACF" w14:paraId="3E950229" w14:textId="77777777">
            <w:pPr>
              <w:pStyle w:val="Cynozure"/>
              <w:cnfStyle w:val="000000000000" w:firstRow="0" w:lastRow="0" w:firstColumn="0" w:lastColumn="0" w:oddVBand="0" w:evenVBand="0" w:oddHBand="0" w:evenHBand="0" w:firstRowFirstColumn="0" w:firstRowLastColumn="0" w:lastRowFirstColumn="0" w:lastRowLastColumn="0"/>
              <w:rPr>
                <w:rFonts w:ascii="Mulish" w:hAnsi="Mulish" w:cstheme="majorHAnsi"/>
              </w:rPr>
            </w:pPr>
          </w:p>
        </w:tc>
        <w:tc>
          <w:tcPr>
            <w:tcW w:w="1559" w:type="dxa"/>
          </w:tcPr>
          <w:p w:rsidRPr="00693CD7" w:rsidR="00CB5ACF" w:rsidP="00DA45A8" w:rsidRDefault="00CB5ACF" w14:paraId="7580C1CC" w14:textId="77777777">
            <w:pPr>
              <w:pStyle w:val="Cynozure"/>
              <w:cnfStyle w:val="000000000000" w:firstRow="0" w:lastRow="0" w:firstColumn="0" w:lastColumn="0" w:oddVBand="0" w:evenVBand="0" w:oddHBand="0" w:evenHBand="0" w:firstRowFirstColumn="0" w:firstRowLastColumn="0" w:lastRowFirstColumn="0" w:lastRowLastColumn="0"/>
              <w:rPr>
                <w:rFonts w:ascii="Mulish" w:hAnsi="Mulish" w:cstheme="majorHAnsi"/>
              </w:rPr>
            </w:pPr>
          </w:p>
        </w:tc>
      </w:tr>
      <w:tr w:rsidRPr="00693CD7" w:rsidR="00CB5ACF" w:rsidTr="009F0E14" w14:paraId="349AFA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Pr="00693CD7" w:rsidR="00CB5ACF" w:rsidP="00DA45A8" w:rsidRDefault="00CB5ACF" w14:paraId="3FD47154" w14:textId="77777777">
            <w:pPr>
              <w:pStyle w:val="Cynozure"/>
              <w:rPr>
                <w:rFonts w:ascii="Mulish" w:hAnsi="Mulish" w:cstheme="majorHAnsi"/>
              </w:rPr>
            </w:pPr>
          </w:p>
        </w:tc>
        <w:tc>
          <w:tcPr>
            <w:tcW w:w="5103" w:type="dxa"/>
          </w:tcPr>
          <w:p w:rsidRPr="00693CD7" w:rsidR="00CB5ACF" w:rsidP="00DA45A8" w:rsidRDefault="00CB5ACF" w14:paraId="540C7FAD" w14:textId="77777777">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p>
        </w:tc>
        <w:tc>
          <w:tcPr>
            <w:tcW w:w="1559" w:type="dxa"/>
          </w:tcPr>
          <w:p w:rsidRPr="00693CD7" w:rsidR="00CB5ACF" w:rsidP="00DA45A8" w:rsidRDefault="00CB5ACF" w14:paraId="7E8AF9B8" w14:textId="77777777">
            <w:pPr>
              <w:pStyle w:val="Cynozure"/>
              <w:cnfStyle w:val="000000100000" w:firstRow="0" w:lastRow="0" w:firstColumn="0" w:lastColumn="0" w:oddVBand="0" w:evenVBand="0" w:oddHBand="1" w:evenHBand="0" w:firstRowFirstColumn="0" w:firstRowLastColumn="0" w:lastRowFirstColumn="0" w:lastRowLastColumn="0"/>
              <w:rPr>
                <w:rFonts w:ascii="Mulish" w:hAnsi="Mulish" w:cstheme="majorHAnsi"/>
              </w:rPr>
            </w:pPr>
          </w:p>
        </w:tc>
      </w:tr>
    </w:tbl>
    <w:p w:rsidRPr="00693CD7" w:rsidR="00CB5ACF" w:rsidP="00CB5ACF" w:rsidRDefault="00CB5ACF" w14:paraId="38997CAA" w14:textId="77777777">
      <w:pPr>
        <w:rPr>
          <w:rFonts w:ascii="Mulish" w:hAnsi="Mulish" w:cstheme="majorHAnsi"/>
        </w:rPr>
      </w:pPr>
    </w:p>
    <w:p w:rsidRPr="00896F1F" w:rsidR="00526C12" w:rsidP="00F140A2" w:rsidRDefault="00B2239B" w14:paraId="4E00998F" w14:textId="4FB04A2E">
      <w:pPr>
        <w:pStyle w:val="Heading2"/>
        <w:rPr>
          <w:rFonts w:ascii="Mulish" w:hAnsi="Mulish"/>
          <w:b/>
          <w:bCs/>
        </w:rPr>
      </w:pPr>
      <w:r w:rsidRPr="00693CD7">
        <w:rPr>
          <w:rFonts w:ascii="Mulish" w:hAnsi="Mulish"/>
          <w:b/>
          <w:bCs/>
        </w:rPr>
        <w:br w:type="page"/>
      </w:r>
      <w:bookmarkStart w:name="_Toc240531961" w:id="1"/>
      <w:r w:rsidRPr="00896F1F" w:rsidR="00F140A2">
        <w:rPr>
          <w:rFonts w:ascii="Mulish" w:hAnsi="Mulish"/>
          <w:b/>
          <w:bCs/>
        </w:rPr>
        <w:lastRenderedPageBreak/>
        <w:t xml:space="preserve">Table of </w:t>
      </w:r>
      <w:r w:rsidRPr="00896F1F" w:rsidR="00B07806">
        <w:rPr>
          <w:rFonts w:ascii="Mulish" w:hAnsi="Mulish"/>
          <w:b/>
          <w:bCs/>
        </w:rPr>
        <w:t>Contents</w:t>
      </w:r>
      <w:bookmarkEnd w:id="1"/>
    </w:p>
    <w:p w:rsidRPr="00896F1F" w:rsidR="00896F1F" w:rsidRDefault="00DB080E" w14:paraId="43383374" w14:textId="0237950C">
      <w:pPr>
        <w:pStyle w:val="TOC2"/>
        <w:tabs>
          <w:tab w:val="right" w:pos="9488"/>
        </w:tabs>
        <w:rPr>
          <w:rFonts w:ascii="Mulish" w:hAnsi="Mulish" w:eastAsiaTheme="minorEastAsia" w:cstheme="minorBidi"/>
          <w:b w:val="0"/>
          <w:bCs w:val="0"/>
          <w:noProof/>
          <w:kern w:val="2"/>
          <w:sz w:val="24"/>
          <w:szCs w:val="24"/>
          <w14:ligatures w14:val="standardContextual"/>
        </w:rPr>
      </w:pPr>
      <w:r w:rsidRPr="00896F1F">
        <w:rPr>
          <w:rFonts w:ascii="Mulish" w:hAnsi="Mulish"/>
          <w:b w:val="0"/>
          <w:bCs w:val="0"/>
          <w:noProof/>
        </w:rPr>
        <w:fldChar w:fldCharType="begin"/>
      </w:r>
      <w:r w:rsidRPr="00896F1F">
        <w:rPr>
          <w:rFonts w:ascii="Mulish" w:hAnsi="Mulish"/>
          <w:b w:val="0"/>
          <w:bCs w:val="0"/>
          <w:noProof/>
        </w:rPr>
        <w:instrText xml:space="preserve"> TOC \o "1-4" \h \z \u </w:instrText>
      </w:r>
      <w:r w:rsidRPr="00896F1F">
        <w:rPr>
          <w:rFonts w:ascii="Mulish" w:hAnsi="Mulish"/>
          <w:b w:val="0"/>
          <w:bCs w:val="0"/>
          <w:noProof/>
        </w:rPr>
        <w:fldChar w:fldCharType="separate"/>
      </w:r>
      <w:hyperlink w:history="1" w:anchor="_Toc240531960">
        <w:r w:rsidRPr="00896F1F" w:rsidR="00896F1F">
          <w:rPr>
            <w:rStyle w:val="Hyperlink"/>
            <w:rFonts w:ascii="Mulish" w:hAnsi="Mulish"/>
            <w:noProof/>
          </w:rPr>
          <w:t>Version History:</w:t>
        </w:r>
        <w:r w:rsidRPr="00896F1F" w:rsidR="00896F1F">
          <w:rPr>
            <w:rFonts w:ascii="Mulish" w:hAnsi="Mulish"/>
            <w:noProof/>
            <w:webHidden/>
          </w:rPr>
          <w:tab/>
        </w:r>
        <w:r w:rsidRPr="00896F1F" w:rsidR="00896F1F">
          <w:rPr>
            <w:rFonts w:ascii="Mulish" w:hAnsi="Mulish"/>
            <w:noProof/>
            <w:webHidden/>
          </w:rPr>
          <w:fldChar w:fldCharType="begin"/>
        </w:r>
        <w:r w:rsidRPr="00896F1F" w:rsidR="00896F1F">
          <w:rPr>
            <w:rFonts w:ascii="Mulish" w:hAnsi="Mulish"/>
            <w:noProof/>
            <w:webHidden/>
          </w:rPr>
          <w:instrText xml:space="preserve"> PAGEREF _Toc240531960 \h </w:instrText>
        </w:r>
        <w:r w:rsidRPr="00896F1F" w:rsidR="00896F1F">
          <w:rPr>
            <w:rFonts w:ascii="Mulish" w:hAnsi="Mulish"/>
            <w:noProof/>
            <w:webHidden/>
          </w:rPr>
        </w:r>
        <w:r w:rsidRPr="00896F1F" w:rsidR="00896F1F">
          <w:rPr>
            <w:rFonts w:ascii="Mulish" w:hAnsi="Mulish"/>
            <w:noProof/>
            <w:webHidden/>
          </w:rPr>
          <w:fldChar w:fldCharType="separate"/>
        </w:r>
        <w:r w:rsidRPr="00896F1F" w:rsidR="00896F1F">
          <w:rPr>
            <w:rFonts w:ascii="Mulish" w:hAnsi="Mulish"/>
            <w:noProof/>
            <w:webHidden/>
          </w:rPr>
          <w:t>2</w:t>
        </w:r>
        <w:r w:rsidRPr="00896F1F" w:rsidR="00896F1F">
          <w:rPr>
            <w:rFonts w:ascii="Mulish" w:hAnsi="Mulish"/>
            <w:noProof/>
            <w:webHidden/>
          </w:rPr>
          <w:fldChar w:fldCharType="end"/>
        </w:r>
      </w:hyperlink>
    </w:p>
    <w:p w:rsidRPr="00896F1F" w:rsidR="00896F1F" w:rsidRDefault="00896F1F" w14:paraId="5E1AD410" w14:textId="05D0BBDD">
      <w:pPr>
        <w:pStyle w:val="TOC2"/>
        <w:tabs>
          <w:tab w:val="right" w:pos="9488"/>
        </w:tabs>
        <w:rPr>
          <w:rFonts w:ascii="Mulish" w:hAnsi="Mulish" w:eastAsiaTheme="minorEastAsia" w:cstheme="minorBidi"/>
          <w:b w:val="0"/>
          <w:bCs w:val="0"/>
          <w:noProof/>
          <w:kern w:val="2"/>
          <w:sz w:val="24"/>
          <w:szCs w:val="24"/>
          <w14:ligatures w14:val="standardContextual"/>
        </w:rPr>
      </w:pPr>
      <w:hyperlink w:history="1" w:anchor="_Toc240531961">
        <w:r w:rsidRPr="00896F1F">
          <w:rPr>
            <w:rStyle w:val="Hyperlink"/>
            <w:rFonts w:ascii="Mulish" w:hAnsi="Mulish"/>
            <w:noProof/>
          </w:rPr>
          <w:t>Table of Contents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_Toc240531961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3</w:t>
        </w:r>
        <w:r w:rsidRPr="00896F1F">
          <w:rPr>
            <w:rFonts w:ascii="Mulish" w:hAnsi="Mulish"/>
            <w:noProof/>
            <w:webHidden/>
          </w:rPr>
          <w:fldChar w:fldCharType="end"/>
        </w:r>
      </w:hyperlink>
    </w:p>
    <w:p w:rsidRPr="00896F1F" w:rsidR="00896F1F" w:rsidRDefault="00896F1F" w14:paraId="46464B5E" w14:textId="7725D1C0">
      <w:pPr>
        <w:pStyle w:val="TOC2"/>
        <w:tabs>
          <w:tab w:val="right" w:pos="9488"/>
        </w:tabs>
        <w:rPr>
          <w:rFonts w:ascii="Mulish" w:hAnsi="Mulish" w:eastAsiaTheme="minorEastAsia" w:cstheme="minorBidi"/>
          <w:b w:val="0"/>
          <w:bCs w:val="0"/>
          <w:noProof/>
          <w:kern w:val="2"/>
          <w:sz w:val="24"/>
          <w:szCs w:val="24"/>
          <w14:ligatures w14:val="standardContextual"/>
        </w:rPr>
      </w:pPr>
      <w:hyperlink w:history="1" w:anchor="_Toc240531962">
        <w:r w:rsidRPr="00896F1F">
          <w:rPr>
            <w:rStyle w:val="Hyperlink"/>
            <w:rFonts w:ascii="Mulish" w:hAnsi="Mulish"/>
            <w:noProof/>
          </w:rPr>
          <w:t>Overview</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_Toc240531962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w:t>
        </w:r>
        <w:r w:rsidRPr="00896F1F">
          <w:rPr>
            <w:rFonts w:ascii="Mulish" w:hAnsi="Mulish"/>
            <w:noProof/>
            <w:webHidden/>
          </w:rPr>
          <w:fldChar w:fldCharType="end"/>
        </w:r>
      </w:hyperlink>
    </w:p>
    <w:p w:rsidRPr="00896F1F" w:rsidR="00896F1F" w:rsidRDefault="00896F1F" w14:paraId="11C64206" w14:textId="139FCC22">
      <w:pPr>
        <w:pStyle w:val="TOC3"/>
        <w:tabs>
          <w:tab w:val="right" w:pos="9488"/>
        </w:tabs>
        <w:rPr>
          <w:rFonts w:ascii="Mulish" w:hAnsi="Mulish" w:eastAsiaTheme="minorEastAsia" w:cstheme="minorBidi"/>
          <w:noProof/>
          <w:kern w:val="2"/>
          <w:sz w:val="24"/>
          <w:szCs w:val="24"/>
          <w14:ligatures w14:val="standardContextual"/>
        </w:rPr>
      </w:pPr>
      <w:hyperlink w:history="1" w:anchor="_Toc240531963">
        <w:r w:rsidRPr="00896F1F">
          <w:rPr>
            <w:rStyle w:val="Hyperlink"/>
            <w:rFonts w:ascii="Mulish" w:hAnsi="Mulish"/>
            <w:b/>
            <w:bCs/>
            <w:i/>
            <w:iCs/>
            <w:noProof/>
          </w:rPr>
          <w:t>Project Brief</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_Toc240531963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w:t>
        </w:r>
        <w:r w:rsidRPr="00896F1F">
          <w:rPr>
            <w:rFonts w:ascii="Mulish" w:hAnsi="Mulish"/>
            <w:noProof/>
            <w:webHidden/>
          </w:rPr>
          <w:fldChar w:fldCharType="end"/>
        </w:r>
      </w:hyperlink>
    </w:p>
    <w:p w:rsidRPr="00896F1F" w:rsidR="00896F1F" w:rsidRDefault="00896F1F" w14:paraId="7DDF90BB" w14:textId="2A96702A">
      <w:pPr>
        <w:pStyle w:val="TOC3"/>
        <w:tabs>
          <w:tab w:val="right" w:pos="9488"/>
        </w:tabs>
        <w:rPr>
          <w:rFonts w:ascii="Mulish" w:hAnsi="Mulish" w:eastAsiaTheme="minorEastAsia" w:cstheme="minorBidi"/>
          <w:noProof/>
          <w:kern w:val="2"/>
          <w:sz w:val="24"/>
          <w:szCs w:val="24"/>
          <w14:ligatures w14:val="standardContextual"/>
        </w:rPr>
      </w:pPr>
      <w:hyperlink w:history="1" w:anchor="_Toc240531964">
        <w:r w:rsidRPr="00896F1F">
          <w:rPr>
            <w:rStyle w:val="Hyperlink"/>
            <w:rFonts w:ascii="Mulish" w:hAnsi="Mulish"/>
            <w:b/>
            <w:bCs/>
            <w:i/>
            <w:iCs/>
            <w:noProof/>
          </w:rPr>
          <w:t>Functional Requirements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_Toc240531964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w:t>
        </w:r>
        <w:r w:rsidRPr="00896F1F">
          <w:rPr>
            <w:rFonts w:ascii="Mulish" w:hAnsi="Mulish"/>
            <w:noProof/>
            <w:webHidden/>
          </w:rPr>
          <w:fldChar w:fldCharType="end"/>
        </w:r>
      </w:hyperlink>
    </w:p>
    <w:p w:rsidRPr="00896F1F" w:rsidR="00896F1F" w:rsidRDefault="00896F1F" w14:paraId="04C04AC0" w14:textId="58653C5C">
      <w:pPr>
        <w:pStyle w:val="TOC3"/>
        <w:tabs>
          <w:tab w:val="right" w:pos="9488"/>
        </w:tabs>
        <w:rPr>
          <w:rFonts w:ascii="Mulish" w:hAnsi="Mulish" w:eastAsiaTheme="minorEastAsia" w:cstheme="minorBidi"/>
          <w:noProof/>
          <w:kern w:val="2"/>
          <w:sz w:val="24"/>
          <w:szCs w:val="24"/>
          <w14:ligatures w14:val="standardContextual"/>
        </w:rPr>
      </w:pPr>
      <w:hyperlink w:history="1" w:anchor="_Toc240531965">
        <w:r w:rsidRPr="00896F1F">
          <w:rPr>
            <w:rStyle w:val="Hyperlink"/>
            <w:rFonts w:ascii="Mulish" w:hAnsi="Mulish"/>
            <w:b/>
            <w:bCs/>
            <w:i/>
            <w:iCs/>
            <w:noProof/>
          </w:rPr>
          <w:t>Non-Functional Requirements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_Toc240531965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7</w:t>
        </w:r>
        <w:r w:rsidRPr="00896F1F">
          <w:rPr>
            <w:rFonts w:ascii="Mulish" w:hAnsi="Mulish"/>
            <w:noProof/>
            <w:webHidden/>
          </w:rPr>
          <w:fldChar w:fldCharType="end"/>
        </w:r>
      </w:hyperlink>
    </w:p>
    <w:p w:rsidRPr="00896F1F" w:rsidR="00896F1F" w:rsidRDefault="00896F1F" w14:paraId="6000621E" w14:textId="4F933C76">
      <w:pPr>
        <w:pStyle w:val="TOC2"/>
        <w:tabs>
          <w:tab w:val="right" w:pos="9488"/>
        </w:tabs>
        <w:rPr>
          <w:rFonts w:ascii="Mulish" w:hAnsi="Mulish" w:eastAsiaTheme="minorEastAsia" w:cstheme="minorBidi"/>
          <w:b w:val="0"/>
          <w:bCs w:val="0"/>
          <w:noProof/>
          <w:kern w:val="2"/>
          <w:sz w:val="24"/>
          <w:szCs w:val="24"/>
          <w14:ligatures w14:val="standardContextual"/>
        </w:rPr>
      </w:pPr>
      <w:hyperlink w:history="1" w:anchor="_Toc240531966">
        <w:r w:rsidRPr="00896F1F">
          <w:rPr>
            <w:rStyle w:val="Hyperlink"/>
            <w:rFonts w:ascii="Mulish" w:hAnsi="Mulish"/>
            <w:i/>
            <w:iCs/>
            <w:noProof/>
          </w:rPr>
          <w:t>Calandra Azure landing zone architecture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_Toc240531966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20</w:t>
        </w:r>
        <w:r w:rsidRPr="00896F1F">
          <w:rPr>
            <w:rFonts w:ascii="Mulish" w:hAnsi="Mulish"/>
            <w:noProof/>
            <w:webHidden/>
          </w:rPr>
          <w:fldChar w:fldCharType="end"/>
        </w:r>
      </w:hyperlink>
    </w:p>
    <w:p w:rsidRPr="00896F1F" w:rsidR="00896F1F" w:rsidRDefault="00896F1F" w14:paraId="09C105D9" w14:textId="70412AD2">
      <w:pPr>
        <w:pStyle w:val="TOC3"/>
        <w:tabs>
          <w:tab w:val="right" w:pos="9488"/>
        </w:tabs>
        <w:rPr>
          <w:rFonts w:ascii="Mulish" w:hAnsi="Mulish" w:eastAsiaTheme="minorEastAsia" w:cstheme="minorBidi"/>
          <w:noProof/>
          <w:kern w:val="2"/>
          <w:sz w:val="24"/>
          <w:szCs w:val="24"/>
          <w14:ligatures w14:val="standardContextual"/>
        </w:rPr>
      </w:pPr>
      <w:hyperlink w:history="1" w:anchor="_Toc240531967">
        <w:r w:rsidRPr="00896F1F">
          <w:rPr>
            <w:rStyle w:val="Hyperlink"/>
            <w:rFonts w:ascii="Mulish" w:hAnsi="Mulish"/>
            <w:b/>
            <w:bCs/>
            <w:i/>
            <w:iCs/>
            <w:noProof/>
          </w:rPr>
          <w:t>Tier 0 – Platform Landing Zone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_Toc240531967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20</w:t>
        </w:r>
        <w:r w:rsidRPr="00896F1F">
          <w:rPr>
            <w:rFonts w:ascii="Mulish" w:hAnsi="Mulish"/>
            <w:noProof/>
            <w:webHidden/>
          </w:rPr>
          <w:fldChar w:fldCharType="end"/>
        </w:r>
      </w:hyperlink>
    </w:p>
    <w:p w:rsidRPr="00896F1F" w:rsidR="00896F1F" w:rsidRDefault="00896F1F" w14:paraId="4D0A0D5A" w14:textId="248BFBD7">
      <w:pPr>
        <w:pStyle w:val="TOC3"/>
        <w:tabs>
          <w:tab w:val="right" w:pos="9488"/>
        </w:tabs>
        <w:rPr>
          <w:rFonts w:ascii="Mulish" w:hAnsi="Mulish" w:eastAsiaTheme="minorEastAsia" w:cstheme="minorBidi"/>
          <w:noProof/>
          <w:kern w:val="2"/>
          <w:sz w:val="24"/>
          <w:szCs w:val="24"/>
          <w14:ligatures w14:val="standardContextual"/>
        </w:rPr>
      </w:pPr>
      <w:hyperlink w:history="1" w:anchor="_Toc240531968">
        <w:r w:rsidRPr="00896F1F">
          <w:rPr>
            <w:rStyle w:val="Hyperlink"/>
            <w:rFonts w:ascii="Mulish" w:hAnsi="Mulish"/>
            <w:b/>
            <w:bCs/>
            <w:i/>
            <w:iCs/>
            <w:noProof/>
          </w:rPr>
          <w:t>Tier 1 – Application Landing Zone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_Toc240531968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20</w:t>
        </w:r>
        <w:r w:rsidRPr="00896F1F">
          <w:rPr>
            <w:rFonts w:ascii="Mulish" w:hAnsi="Mulish"/>
            <w:noProof/>
            <w:webHidden/>
          </w:rPr>
          <w:fldChar w:fldCharType="end"/>
        </w:r>
      </w:hyperlink>
    </w:p>
    <w:p w:rsidRPr="00896F1F" w:rsidR="00896F1F" w:rsidRDefault="00896F1F" w14:paraId="15AF2664" w14:textId="763424C9">
      <w:pPr>
        <w:pStyle w:val="TOC2"/>
        <w:tabs>
          <w:tab w:val="right" w:pos="9488"/>
        </w:tabs>
        <w:rPr>
          <w:rFonts w:ascii="Mulish" w:hAnsi="Mulish" w:eastAsiaTheme="minorEastAsia" w:cstheme="minorBidi"/>
          <w:b w:val="0"/>
          <w:bCs w:val="0"/>
          <w:noProof/>
          <w:kern w:val="2"/>
          <w:sz w:val="24"/>
          <w:szCs w:val="24"/>
          <w14:ligatures w14:val="standardContextual"/>
        </w:rPr>
      </w:pPr>
      <w:hyperlink w:history="1" w:anchor="_Toc240531969">
        <w:r w:rsidRPr="00896F1F">
          <w:rPr>
            <w:rStyle w:val="Hyperlink"/>
            <w:rFonts w:ascii="Mulish" w:hAnsi="Mulish"/>
            <w:noProof/>
          </w:rPr>
          <w:t>Doubtless Europe and UK – Data Platform Design</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_Toc240531969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23</w:t>
        </w:r>
        <w:r w:rsidRPr="00896F1F">
          <w:rPr>
            <w:rFonts w:ascii="Mulish" w:hAnsi="Mulish"/>
            <w:noProof/>
            <w:webHidden/>
          </w:rPr>
          <w:fldChar w:fldCharType="end"/>
        </w:r>
      </w:hyperlink>
    </w:p>
    <w:p w:rsidRPr="00896F1F" w:rsidR="00896F1F" w:rsidRDefault="00896F1F" w14:paraId="7B6084FE" w14:textId="0B003652">
      <w:pPr>
        <w:pStyle w:val="TOC3"/>
        <w:tabs>
          <w:tab w:val="right" w:pos="9488"/>
        </w:tabs>
        <w:rPr>
          <w:rFonts w:ascii="Mulish" w:hAnsi="Mulish" w:eastAsiaTheme="minorEastAsia" w:cstheme="minorBidi"/>
          <w:noProof/>
          <w:kern w:val="2"/>
          <w:sz w:val="24"/>
          <w:szCs w:val="24"/>
          <w14:ligatures w14:val="standardContextual"/>
        </w:rPr>
      </w:pPr>
      <w:hyperlink w:history="1" w:anchor="_Toc240531970">
        <w:r w:rsidRPr="00896F1F">
          <w:rPr>
            <w:rStyle w:val="Hyperlink"/>
            <w:rFonts w:ascii="Mulish" w:hAnsi="Mulish"/>
            <w:b/>
            <w:bCs/>
            <w:noProof/>
          </w:rPr>
          <w:t>Executive Summary</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_Toc240531970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23</w:t>
        </w:r>
        <w:r w:rsidRPr="00896F1F">
          <w:rPr>
            <w:rFonts w:ascii="Mulish" w:hAnsi="Mulish"/>
            <w:noProof/>
            <w:webHidden/>
          </w:rPr>
          <w:fldChar w:fldCharType="end"/>
        </w:r>
      </w:hyperlink>
    </w:p>
    <w:p w:rsidRPr="00896F1F" w:rsidR="00896F1F" w:rsidRDefault="00896F1F" w14:paraId="40DB0D18" w14:textId="3E8D6831">
      <w:pPr>
        <w:pStyle w:val="TOC3"/>
        <w:tabs>
          <w:tab w:val="right" w:pos="9488"/>
        </w:tabs>
        <w:rPr>
          <w:rFonts w:ascii="Mulish" w:hAnsi="Mulish" w:eastAsiaTheme="minorEastAsia" w:cstheme="minorBidi"/>
          <w:noProof/>
          <w:kern w:val="2"/>
          <w:sz w:val="24"/>
          <w:szCs w:val="24"/>
          <w14:ligatures w14:val="standardContextual"/>
        </w:rPr>
      </w:pPr>
      <w:hyperlink w:history="1" w:anchor="_Toc240531971">
        <w:r w:rsidRPr="00896F1F">
          <w:rPr>
            <w:rStyle w:val="Hyperlink"/>
            <w:rFonts w:ascii="Mulish" w:hAnsi="Mulish"/>
            <w:b/>
            <w:bCs/>
            <w:noProof/>
          </w:rPr>
          <w:t>Architecture Design Decision Records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_Toc240531971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24</w:t>
        </w:r>
        <w:r w:rsidRPr="00896F1F">
          <w:rPr>
            <w:rFonts w:ascii="Mulish" w:hAnsi="Mulish"/>
            <w:noProof/>
            <w:webHidden/>
          </w:rPr>
          <w:fldChar w:fldCharType="end"/>
        </w:r>
      </w:hyperlink>
    </w:p>
    <w:p w:rsidRPr="00896F1F" w:rsidR="00896F1F" w:rsidRDefault="00896F1F" w14:paraId="2E921F1F" w14:textId="0DA3A254">
      <w:pPr>
        <w:pStyle w:val="TOC4"/>
        <w:tabs>
          <w:tab w:val="right" w:pos="9488"/>
        </w:tabs>
        <w:rPr>
          <w:rFonts w:ascii="Mulish" w:hAnsi="Mulish" w:eastAsiaTheme="minorEastAsia" w:cstheme="minorBidi"/>
          <w:noProof/>
          <w:kern w:val="2"/>
          <w:sz w:val="24"/>
          <w:szCs w:val="24"/>
          <w14:ligatures w14:val="standardContextual"/>
        </w:rPr>
      </w:pPr>
      <w:hyperlink w:history="1" w:anchor="_Toc240531972">
        <w:r w:rsidRPr="00896F1F">
          <w:rPr>
            <w:rStyle w:val="Hyperlink"/>
            <w:rFonts w:ascii="Mulish" w:hAnsi="Mulish"/>
            <w:noProof/>
          </w:rPr>
          <w:t>Platform Foundations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_Toc240531972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27</w:t>
        </w:r>
        <w:r w:rsidRPr="00896F1F">
          <w:rPr>
            <w:rFonts w:ascii="Mulish" w:hAnsi="Mulish"/>
            <w:noProof/>
            <w:webHidden/>
          </w:rPr>
          <w:fldChar w:fldCharType="end"/>
        </w:r>
      </w:hyperlink>
    </w:p>
    <w:p w:rsidRPr="00896F1F" w:rsidR="00896F1F" w:rsidRDefault="00896F1F" w14:paraId="36C0B417" w14:textId="16F63151">
      <w:pPr>
        <w:pStyle w:val="TOC4"/>
        <w:tabs>
          <w:tab w:val="right" w:pos="9488"/>
        </w:tabs>
        <w:rPr>
          <w:rFonts w:ascii="Mulish" w:hAnsi="Mulish" w:eastAsiaTheme="minorEastAsia" w:cstheme="minorBidi"/>
          <w:noProof/>
          <w:kern w:val="2"/>
          <w:sz w:val="24"/>
          <w:szCs w:val="24"/>
          <w14:ligatures w14:val="standardContextual"/>
        </w:rPr>
      </w:pPr>
      <w:hyperlink w:history="1" w:anchor="_Toc240531973">
        <w:r w:rsidRPr="00896F1F">
          <w:rPr>
            <w:rStyle w:val="Hyperlink"/>
            <w:rFonts w:ascii="Mulish" w:hAnsi="Mulish"/>
            <w:noProof/>
          </w:rPr>
          <w:t>Integration Capabilities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_Toc240531973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30</w:t>
        </w:r>
        <w:r w:rsidRPr="00896F1F">
          <w:rPr>
            <w:rFonts w:ascii="Mulish" w:hAnsi="Mulish"/>
            <w:noProof/>
            <w:webHidden/>
          </w:rPr>
          <w:fldChar w:fldCharType="end"/>
        </w:r>
      </w:hyperlink>
    </w:p>
    <w:p w:rsidRPr="00896F1F" w:rsidR="00896F1F" w:rsidRDefault="00896F1F" w14:paraId="19C9A94E" w14:textId="7F2FDB85">
      <w:pPr>
        <w:pStyle w:val="TOC4"/>
        <w:tabs>
          <w:tab w:val="right" w:pos="9488"/>
        </w:tabs>
        <w:rPr>
          <w:rFonts w:ascii="Mulish" w:hAnsi="Mulish" w:eastAsiaTheme="minorEastAsia" w:cstheme="minorBidi"/>
          <w:noProof/>
          <w:kern w:val="2"/>
          <w:sz w:val="24"/>
          <w:szCs w:val="24"/>
          <w14:ligatures w14:val="standardContextual"/>
        </w:rPr>
      </w:pPr>
      <w:hyperlink w:history="1" w:anchor="_Toc240531974">
        <w:r w:rsidRPr="00896F1F">
          <w:rPr>
            <w:rStyle w:val="Hyperlink"/>
            <w:rFonts w:ascii="Mulish" w:hAnsi="Mulish"/>
            <w:noProof/>
          </w:rPr>
          <w:t>Data Storage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_Toc240531974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37</w:t>
        </w:r>
        <w:r w:rsidRPr="00896F1F">
          <w:rPr>
            <w:rFonts w:ascii="Mulish" w:hAnsi="Mulish"/>
            <w:noProof/>
            <w:webHidden/>
          </w:rPr>
          <w:fldChar w:fldCharType="end"/>
        </w:r>
      </w:hyperlink>
    </w:p>
    <w:p w:rsidRPr="00896F1F" w:rsidR="00896F1F" w:rsidRDefault="00896F1F" w14:paraId="6870CBBB" w14:textId="70EF1A93">
      <w:pPr>
        <w:pStyle w:val="TOC4"/>
        <w:tabs>
          <w:tab w:val="right" w:pos="9488"/>
        </w:tabs>
        <w:rPr>
          <w:rFonts w:ascii="Mulish" w:hAnsi="Mulish" w:eastAsiaTheme="minorEastAsia" w:cstheme="minorBidi"/>
          <w:noProof/>
          <w:kern w:val="2"/>
          <w:sz w:val="24"/>
          <w:szCs w:val="24"/>
          <w14:ligatures w14:val="standardContextual"/>
        </w:rPr>
      </w:pPr>
      <w:hyperlink w:history="1" w:anchor="_Toc240531975">
        <w:r w:rsidRPr="00896F1F">
          <w:rPr>
            <w:rStyle w:val="Hyperlink"/>
            <w:rFonts w:ascii="Mulish" w:hAnsi="Mulish"/>
            <w:noProof/>
          </w:rPr>
          <w:t>Processing and Compute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_Toc240531975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44</w:t>
        </w:r>
        <w:r w:rsidRPr="00896F1F">
          <w:rPr>
            <w:rFonts w:ascii="Mulish" w:hAnsi="Mulish"/>
            <w:noProof/>
            <w:webHidden/>
          </w:rPr>
          <w:fldChar w:fldCharType="end"/>
        </w:r>
      </w:hyperlink>
    </w:p>
    <w:p w:rsidRPr="00896F1F" w:rsidR="00896F1F" w:rsidRDefault="00896F1F" w14:paraId="4A44C031" w14:textId="42A117CC">
      <w:pPr>
        <w:pStyle w:val="TOC4"/>
        <w:tabs>
          <w:tab w:val="right" w:pos="9488"/>
        </w:tabs>
        <w:rPr>
          <w:rFonts w:ascii="Mulish" w:hAnsi="Mulish" w:eastAsiaTheme="minorEastAsia" w:cstheme="minorBidi"/>
          <w:noProof/>
          <w:kern w:val="2"/>
          <w:sz w:val="24"/>
          <w:szCs w:val="24"/>
          <w14:ligatures w14:val="standardContextual"/>
        </w:rPr>
      </w:pPr>
      <w:hyperlink w:history="1" w:anchor="_Toc240531976">
        <w:r w:rsidRPr="00896F1F">
          <w:rPr>
            <w:rStyle w:val="Hyperlink"/>
            <w:rFonts w:ascii="Mulish" w:hAnsi="Mulish"/>
            <w:noProof/>
          </w:rPr>
          <w:t>Governance and Curation</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_Toc240531976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49</w:t>
        </w:r>
        <w:r w:rsidRPr="00896F1F">
          <w:rPr>
            <w:rFonts w:ascii="Mulish" w:hAnsi="Mulish"/>
            <w:noProof/>
            <w:webHidden/>
          </w:rPr>
          <w:fldChar w:fldCharType="end"/>
        </w:r>
      </w:hyperlink>
    </w:p>
    <w:p w:rsidRPr="00896F1F" w:rsidR="00896F1F" w:rsidRDefault="00896F1F" w14:paraId="4A8DE9EC" w14:textId="5562F206">
      <w:pPr>
        <w:pStyle w:val="TOC4"/>
        <w:tabs>
          <w:tab w:val="right" w:pos="9488"/>
        </w:tabs>
        <w:rPr>
          <w:rFonts w:ascii="Mulish" w:hAnsi="Mulish" w:eastAsiaTheme="minorEastAsia" w:cstheme="minorBidi"/>
          <w:noProof/>
          <w:kern w:val="2"/>
          <w:sz w:val="24"/>
          <w:szCs w:val="24"/>
          <w14:ligatures w14:val="standardContextual"/>
        </w:rPr>
      </w:pPr>
      <w:hyperlink w:history="1" w:anchor="_Toc240531977">
        <w:r w:rsidRPr="00896F1F">
          <w:rPr>
            <w:rStyle w:val="Hyperlink"/>
            <w:rFonts w:ascii="Mulish" w:hAnsi="Mulish"/>
            <w:noProof/>
          </w:rPr>
          <w:t>Consuming Data</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_Toc240531977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55</w:t>
        </w:r>
        <w:r w:rsidRPr="00896F1F">
          <w:rPr>
            <w:rFonts w:ascii="Mulish" w:hAnsi="Mulish"/>
            <w:noProof/>
            <w:webHidden/>
          </w:rPr>
          <w:fldChar w:fldCharType="end"/>
        </w:r>
      </w:hyperlink>
    </w:p>
    <w:p w:rsidRPr="00896F1F" w:rsidR="00896F1F" w:rsidRDefault="00896F1F" w14:paraId="4153DF92" w14:textId="1F8FEBDC">
      <w:pPr>
        <w:pStyle w:val="TOC4"/>
        <w:tabs>
          <w:tab w:val="right" w:pos="9488"/>
        </w:tabs>
        <w:rPr>
          <w:rFonts w:ascii="Mulish" w:hAnsi="Mulish" w:eastAsiaTheme="minorEastAsia" w:cstheme="minorBidi"/>
          <w:noProof/>
          <w:kern w:val="2"/>
          <w:sz w:val="24"/>
          <w:szCs w:val="24"/>
          <w14:ligatures w14:val="standardContextual"/>
        </w:rPr>
      </w:pPr>
      <w:hyperlink w:history="1" w:anchor="_Toc240531978">
        <w:r w:rsidRPr="00896F1F">
          <w:rPr>
            <w:rStyle w:val="Hyperlink"/>
            <w:rFonts w:ascii="Mulish" w:hAnsi="Mulish"/>
            <w:noProof/>
          </w:rPr>
          <w:t>Platform Operations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_Toc240531978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56</w:t>
        </w:r>
        <w:r w:rsidRPr="00896F1F">
          <w:rPr>
            <w:rFonts w:ascii="Mulish" w:hAnsi="Mulish"/>
            <w:noProof/>
            <w:webHidden/>
          </w:rPr>
          <w:fldChar w:fldCharType="end"/>
        </w:r>
      </w:hyperlink>
    </w:p>
    <w:p w:rsidRPr="00896F1F" w:rsidR="00896F1F" w:rsidRDefault="00896F1F" w14:paraId="49B4BFE7" w14:textId="2350F1AA">
      <w:pPr>
        <w:pStyle w:val="TOC2"/>
        <w:tabs>
          <w:tab w:val="right" w:pos="9488"/>
        </w:tabs>
        <w:rPr>
          <w:rFonts w:ascii="Mulish" w:hAnsi="Mulish" w:eastAsiaTheme="minorEastAsia" w:cstheme="minorBidi"/>
          <w:b w:val="0"/>
          <w:bCs w:val="0"/>
          <w:noProof/>
          <w:kern w:val="2"/>
          <w:sz w:val="24"/>
          <w:szCs w:val="24"/>
          <w14:ligatures w14:val="standardContextual"/>
        </w:rPr>
      </w:pPr>
      <w:hyperlink w:history="1" w:anchor="_Toc240531979">
        <w:r w:rsidRPr="00896F1F">
          <w:rPr>
            <w:rStyle w:val="Hyperlink"/>
            <w:rFonts w:ascii="Mulish" w:hAnsi="Mulish"/>
            <w:noProof/>
          </w:rPr>
          <w:t>Calandra Data Tool Kit Requirements – Deployment Best Practices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_Toc240531979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59</w:t>
        </w:r>
        <w:r w:rsidRPr="00896F1F">
          <w:rPr>
            <w:rFonts w:ascii="Mulish" w:hAnsi="Mulish"/>
            <w:noProof/>
            <w:webHidden/>
          </w:rPr>
          <w:fldChar w:fldCharType="end"/>
        </w:r>
      </w:hyperlink>
    </w:p>
    <w:p w:rsidRPr="00896F1F" w:rsidR="00896F1F" w:rsidRDefault="00896F1F" w14:paraId="3632CEEB" w14:textId="6F5E52FB">
      <w:pPr>
        <w:pStyle w:val="TOC3"/>
        <w:tabs>
          <w:tab w:val="right" w:pos="9488"/>
        </w:tabs>
        <w:rPr>
          <w:rFonts w:ascii="Mulish" w:hAnsi="Mulish" w:eastAsiaTheme="minorEastAsia" w:cstheme="minorBidi"/>
          <w:noProof/>
          <w:kern w:val="2"/>
          <w:sz w:val="24"/>
          <w:szCs w:val="24"/>
          <w14:ligatures w14:val="standardContextual"/>
        </w:rPr>
      </w:pPr>
      <w:hyperlink w:history="1" w:anchor="_Toc240531980">
        <w:r w:rsidRPr="00896F1F">
          <w:rPr>
            <w:rStyle w:val="Hyperlink"/>
            <w:rFonts w:ascii="Mulish" w:hAnsi="Mulish"/>
            <w:b/>
            <w:bCs/>
            <w:noProof/>
          </w:rPr>
          <w:t>Services Required for Initial Doubtless UK and Europe Group Data Platform deployment</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_Toc240531980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60</w:t>
        </w:r>
        <w:r w:rsidRPr="00896F1F">
          <w:rPr>
            <w:rFonts w:ascii="Mulish" w:hAnsi="Mulish"/>
            <w:noProof/>
            <w:webHidden/>
          </w:rPr>
          <w:fldChar w:fldCharType="end"/>
        </w:r>
      </w:hyperlink>
    </w:p>
    <w:p w:rsidRPr="00896F1F" w:rsidR="00896F1F" w:rsidRDefault="00896F1F" w14:paraId="5638EA95" w14:textId="4125D58F">
      <w:pPr>
        <w:pStyle w:val="TOC3"/>
        <w:tabs>
          <w:tab w:val="right" w:pos="9488"/>
        </w:tabs>
        <w:rPr>
          <w:rFonts w:ascii="Mulish" w:hAnsi="Mulish" w:eastAsiaTheme="minorEastAsia" w:cstheme="minorBidi"/>
          <w:noProof/>
          <w:kern w:val="2"/>
          <w:sz w:val="24"/>
          <w:szCs w:val="24"/>
          <w14:ligatures w14:val="standardContextual"/>
        </w:rPr>
      </w:pPr>
      <w:hyperlink w:history="1" w:anchor="_Toc240531981">
        <w:r w:rsidRPr="00896F1F">
          <w:rPr>
            <w:rStyle w:val="Hyperlink"/>
            <w:rFonts w:ascii="Mulish" w:hAnsi="Mulish"/>
            <w:b/>
            <w:bCs/>
            <w:noProof/>
          </w:rPr>
          <w:t>Services Required for Future Doubtless UK and Europe Group Data Platform capabilities</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_Toc240531981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70</w:t>
        </w:r>
        <w:r w:rsidRPr="00896F1F">
          <w:rPr>
            <w:rFonts w:ascii="Mulish" w:hAnsi="Mulish"/>
            <w:noProof/>
            <w:webHidden/>
          </w:rPr>
          <w:fldChar w:fldCharType="end"/>
        </w:r>
      </w:hyperlink>
    </w:p>
    <w:p w:rsidRPr="00896F1F" w:rsidR="00E96D32" w:rsidP="00EE5504" w:rsidRDefault="00DB080E" w14:paraId="2D81275D" w14:textId="127F28A8">
      <w:pPr>
        <w:pStyle w:val="TOC3"/>
        <w:tabs>
          <w:tab w:val="right" w:pos="8828"/>
        </w:tabs>
        <w:ind w:left="0"/>
        <w:rPr>
          <w:rFonts w:ascii="Mulish" w:hAnsi="Mulish"/>
          <w:b/>
          <w:bCs/>
          <w:noProof/>
        </w:rPr>
      </w:pPr>
      <w:r w:rsidRPr="00896F1F">
        <w:rPr>
          <w:rFonts w:ascii="Mulish" w:hAnsi="Mulish"/>
          <w:b/>
          <w:bCs/>
          <w:noProof/>
        </w:rPr>
        <w:fldChar w:fldCharType="end"/>
      </w:r>
    </w:p>
    <w:p w:rsidRPr="00896F1F" w:rsidR="00896F1F" w:rsidP="00896F1F" w:rsidRDefault="00896F1F" w14:paraId="568F48BE" w14:textId="041C4764">
      <w:pPr>
        <w:pStyle w:val="Heading2"/>
        <w:rPr>
          <w:rFonts w:ascii="Mulish" w:hAnsi="Mulish"/>
          <w:b/>
          <w:bCs/>
        </w:rPr>
      </w:pPr>
      <w:r w:rsidRPr="00896F1F">
        <w:rPr>
          <w:rFonts w:ascii="Mulish" w:hAnsi="Mulish"/>
          <w:b/>
          <w:bCs/>
        </w:rPr>
        <w:t>Table of Figures</w:t>
      </w:r>
    </w:p>
    <w:p w:rsidRPr="00896F1F" w:rsidR="00896F1F" w:rsidP="00896F1F" w:rsidRDefault="00896F1F" w14:paraId="11634934" w14:textId="77777777">
      <w:pPr>
        <w:rPr>
          <w:rFonts w:ascii="Mulish" w:hAnsi="Mulish"/>
        </w:rPr>
      </w:pPr>
    </w:p>
    <w:p w:rsidRPr="00896F1F" w:rsidR="00896F1F" w:rsidRDefault="00896F1F" w14:paraId="2E38F598" w14:textId="73EC6497">
      <w:pPr>
        <w:pStyle w:val="TableofFigures"/>
        <w:tabs>
          <w:tab w:val="right" w:pos="9488"/>
        </w:tabs>
        <w:rPr>
          <w:rFonts w:ascii="Mulish" w:hAnsi="Mulish" w:eastAsiaTheme="minorEastAsia" w:cstheme="minorBidi"/>
          <w:caps w:val="0"/>
          <w:noProof/>
          <w:kern w:val="2"/>
          <w:sz w:val="24"/>
          <w:szCs w:val="24"/>
          <w14:ligatures w14:val="standardContextual"/>
        </w:rPr>
      </w:pPr>
      <w:r w:rsidRPr="00896F1F">
        <w:rPr>
          <w:rFonts w:ascii="Mulish" w:hAnsi="Mulish"/>
        </w:rPr>
        <w:fldChar w:fldCharType="begin"/>
      </w:r>
      <w:r w:rsidRPr="00896F1F">
        <w:rPr>
          <w:rFonts w:ascii="Mulish" w:hAnsi="Mulish"/>
        </w:rPr>
        <w:instrText xml:space="preserve"> TOC \h \z \c "Figure" </w:instrText>
      </w:r>
      <w:r w:rsidRPr="00896F1F">
        <w:rPr>
          <w:rFonts w:ascii="Mulish" w:hAnsi="Mulish"/>
        </w:rPr>
        <w:fldChar w:fldCharType="separate"/>
      </w:r>
      <w:hyperlink w:history="1" w:anchor="_Toc240531982">
        <w:r w:rsidRPr="00896F1F">
          <w:rPr>
            <w:rStyle w:val="Hyperlink"/>
            <w:rFonts w:ascii="Mulish" w:hAnsi="Mulish"/>
            <w:noProof/>
          </w:rPr>
          <w:t>Figure 1: High-level Calandra landing zone architecture, showing the new Doubtless Europe and UK data platform in an Application Landing Zone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_Toc240531982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21</w:t>
        </w:r>
        <w:r w:rsidRPr="00896F1F">
          <w:rPr>
            <w:rFonts w:ascii="Mulish" w:hAnsi="Mulish"/>
            <w:noProof/>
            <w:webHidden/>
          </w:rPr>
          <w:fldChar w:fldCharType="end"/>
        </w:r>
      </w:hyperlink>
    </w:p>
    <w:p w:rsidRPr="00896F1F" w:rsidR="00896F1F" w:rsidRDefault="00896F1F" w14:paraId="5A3290D3" w14:textId="638C5DB4">
      <w:pPr>
        <w:pStyle w:val="TableofFigures"/>
        <w:tabs>
          <w:tab w:val="right" w:pos="9488"/>
        </w:tabs>
        <w:rPr>
          <w:rFonts w:ascii="Mulish" w:hAnsi="Mulish" w:eastAsiaTheme="minorEastAsia" w:cstheme="minorBidi"/>
          <w:caps w:val="0"/>
          <w:noProof/>
          <w:kern w:val="2"/>
          <w:sz w:val="24"/>
          <w:szCs w:val="24"/>
          <w14:ligatures w14:val="standardContextual"/>
        </w:rPr>
      </w:pPr>
      <w:hyperlink w:history="1" w:anchor="_Toc240531983">
        <w:r w:rsidRPr="00896F1F">
          <w:rPr>
            <w:rStyle w:val="Hyperlink"/>
            <w:rFonts w:ascii="Mulish" w:hAnsi="Mulish"/>
            <w:noProof/>
          </w:rPr>
          <w:t>Figure 2: High-level system context (C1) architecture design for the Doubtless Europe and UK Data Platform</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_Toc240531983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26</w:t>
        </w:r>
        <w:r w:rsidRPr="00896F1F">
          <w:rPr>
            <w:rFonts w:ascii="Mulish" w:hAnsi="Mulish"/>
            <w:noProof/>
            <w:webHidden/>
          </w:rPr>
          <w:fldChar w:fldCharType="end"/>
        </w:r>
      </w:hyperlink>
    </w:p>
    <w:p w:rsidRPr="00896F1F" w:rsidR="00896F1F" w:rsidRDefault="00896F1F" w14:paraId="60EAC8DD" w14:textId="0FD42890">
      <w:pPr>
        <w:pStyle w:val="TableofFigures"/>
        <w:tabs>
          <w:tab w:val="right" w:pos="9488"/>
        </w:tabs>
        <w:rPr>
          <w:rFonts w:ascii="Mulish" w:hAnsi="Mulish" w:eastAsiaTheme="minorEastAsia" w:cstheme="minorBidi"/>
          <w:caps w:val="0"/>
          <w:noProof/>
          <w:kern w:val="2"/>
          <w:sz w:val="24"/>
          <w:szCs w:val="24"/>
          <w14:ligatures w14:val="standardContextual"/>
        </w:rPr>
      </w:pPr>
      <w:hyperlink w:history="1" w:anchor="_Toc240531984">
        <w:r w:rsidRPr="00896F1F">
          <w:rPr>
            <w:rStyle w:val="Hyperlink"/>
            <w:rFonts w:ascii="Mulish" w:hAnsi="Mulish"/>
            <w:noProof/>
          </w:rPr>
          <w:t>Figure 3: Container (C2) level diagram depicting a number of integration capabilities supported by the data platform.</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_Toc240531984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36</w:t>
        </w:r>
        <w:r w:rsidRPr="00896F1F">
          <w:rPr>
            <w:rFonts w:ascii="Mulish" w:hAnsi="Mulish"/>
            <w:noProof/>
            <w:webHidden/>
          </w:rPr>
          <w:fldChar w:fldCharType="end"/>
        </w:r>
      </w:hyperlink>
    </w:p>
    <w:p w:rsidRPr="00896F1F" w:rsidR="00896F1F" w:rsidRDefault="00896F1F" w14:paraId="2A28BACD" w14:textId="7788C46B">
      <w:pPr>
        <w:pStyle w:val="TableofFigures"/>
        <w:tabs>
          <w:tab w:val="right" w:pos="9488"/>
        </w:tabs>
        <w:rPr>
          <w:rFonts w:ascii="Mulish" w:hAnsi="Mulish" w:eastAsiaTheme="minorEastAsia" w:cstheme="minorBidi"/>
          <w:caps w:val="0"/>
          <w:noProof/>
          <w:kern w:val="2"/>
          <w:sz w:val="24"/>
          <w:szCs w:val="24"/>
          <w14:ligatures w14:val="standardContextual"/>
        </w:rPr>
      </w:pPr>
      <w:hyperlink w:history="1" w:anchor="_Toc240531985">
        <w:r w:rsidRPr="00896F1F">
          <w:rPr>
            <w:rStyle w:val="Hyperlink"/>
            <w:rFonts w:ascii="Mulish" w:hAnsi="Mulish"/>
            <w:noProof/>
          </w:rPr>
          <w:t>Figure 4: Component (C2) level diagram of the proposed storage structure for the Doubtless data platform</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_Toc240531985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41</w:t>
        </w:r>
        <w:r w:rsidRPr="00896F1F">
          <w:rPr>
            <w:rFonts w:ascii="Mulish" w:hAnsi="Mulish"/>
            <w:noProof/>
            <w:webHidden/>
          </w:rPr>
          <w:fldChar w:fldCharType="end"/>
        </w:r>
      </w:hyperlink>
    </w:p>
    <w:p w:rsidRPr="00896F1F" w:rsidR="00896F1F" w:rsidRDefault="00896F1F" w14:paraId="77930F41" w14:textId="5178458D">
      <w:pPr>
        <w:pStyle w:val="TableofFigures"/>
        <w:tabs>
          <w:tab w:val="right" w:pos="9488"/>
        </w:tabs>
        <w:rPr>
          <w:rFonts w:ascii="Mulish" w:hAnsi="Mulish" w:eastAsiaTheme="minorEastAsia" w:cstheme="minorBidi"/>
          <w:caps w:val="0"/>
          <w:noProof/>
          <w:kern w:val="2"/>
          <w:sz w:val="24"/>
          <w:szCs w:val="24"/>
          <w14:ligatures w14:val="standardContextual"/>
        </w:rPr>
      </w:pPr>
      <w:hyperlink w:history="1" w:anchor="_Toc240531986">
        <w:r w:rsidRPr="00896F1F">
          <w:rPr>
            <w:rStyle w:val="Hyperlink"/>
            <w:rFonts w:ascii="Mulish" w:hAnsi="Mulish"/>
            <w:noProof/>
          </w:rPr>
          <w:t>Figure 5: Component (C3) level diagram showing the indicative catalogue schema structure inside an indicative Production Catalogue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_Toc240531986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42</w:t>
        </w:r>
        <w:r w:rsidRPr="00896F1F">
          <w:rPr>
            <w:rFonts w:ascii="Mulish" w:hAnsi="Mulish"/>
            <w:noProof/>
            <w:webHidden/>
          </w:rPr>
          <w:fldChar w:fldCharType="end"/>
        </w:r>
      </w:hyperlink>
    </w:p>
    <w:p w:rsidRPr="00896F1F" w:rsidR="00896F1F" w:rsidRDefault="00896F1F" w14:paraId="5FBD2713" w14:textId="3E92B8CA">
      <w:pPr>
        <w:pStyle w:val="TableofFigures"/>
        <w:tabs>
          <w:tab w:val="right" w:pos="9488"/>
        </w:tabs>
        <w:rPr>
          <w:rFonts w:ascii="Mulish" w:hAnsi="Mulish" w:eastAsiaTheme="minorEastAsia" w:cstheme="minorBidi"/>
          <w:caps w:val="0"/>
          <w:noProof/>
          <w:kern w:val="2"/>
          <w:sz w:val="24"/>
          <w:szCs w:val="24"/>
          <w14:ligatures w14:val="standardContextual"/>
        </w:rPr>
      </w:pPr>
      <w:hyperlink w:history="1" w:anchor="_Toc240531987">
        <w:r w:rsidRPr="00896F1F">
          <w:rPr>
            <w:rStyle w:val="Hyperlink"/>
            <w:rFonts w:ascii="Mulish" w:hAnsi="Mulish"/>
            <w:noProof/>
          </w:rPr>
          <w:t>Figure 6: Container (C2) level diagram depicting the environment aligned catalogue structure for representative entities within Unity Catalogue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_Toc240531987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43</w:t>
        </w:r>
        <w:r w:rsidRPr="00896F1F">
          <w:rPr>
            <w:rFonts w:ascii="Mulish" w:hAnsi="Mulish"/>
            <w:noProof/>
            <w:webHidden/>
          </w:rPr>
          <w:fldChar w:fldCharType="end"/>
        </w:r>
      </w:hyperlink>
    </w:p>
    <w:p w:rsidRPr="00896F1F" w:rsidR="00896F1F" w:rsidRDefault="00896F1F" w14:paraId="7690E47B" w14:textId="17E61F9A">
      <w:pPr>
        <w:pStyle w:val="TableofFigures"/>
        <w:tabs>
          <w:tab w:val="right" w:pos="9488"/>
        </w:tabs>
        <w:rPr>
          <w:rFonts w:ascii="Mulish" w:hAnsi="Mulish" w:eastAsiaTheme="minorEastAsia" w:cstheme="minorBidi"/>
          <w:caps w:val="0"/>
          <w:noProof/>
          <w:kern w:val="2"/>
          <w:sz w:val="24"/>
          <w:szCs w:val="24"/>
          <w14:ligatures w14:val="standardContextual"/>
        </w:rPr>
      </w:pPr>
      <w:hyperlink w:history="1" w:anchor="_Toc240531988">
        <w:r w:rsidRPr="00896F1F">
          <w:rPr>
            <w:rStyle w:val="Hyperlink"/>
            <w:rFonts w:ascii="Mulish" w:hAnsi="Mulish"/>
            <w:noProof/>
          </w:rPr>
          <w:t>Figure 7: Container (C2) and Component (C3) level diagram illustrating the Azure Databricks compute private networking architecture</w:t>
        </w:r>
        <w:r w:rsidRPr="00896F1F">
          <w:rPr>
            <w:rFonts w:ascii="Mulish" w:hAnsi="Mulish"/>
            <w:noProof/>
            <w:webHidden/>
          </w:rPr>
          <w:tab/>
        </w:r>
        <w:r w:rsidRPr="00896F1F">
          <w:rPr>
            <w:rFonts w:ascii="Mulish" w:hAnsi="Mulish"/>
            <w:noProof/>
            <w:webHidden/>
          </w:rPr>
          <w:fldChar w:fldCharType="begin"/>
        </w:r>
        <w:r w:rsidRPr="00896F1F">
          <w:rPr>
            <w:rFonts w:ascii="Mulish" w:hAnsi="Mulish"/>
            <w:noProof/>
            <w:webHidden/>
          </w:rPr>
          <w:instrText xml:space="preserve"> PAGEREF _Toc240531988 \h </w:instrText>
        </w:r>
        <w:r w:rsidRPr="00896F1F">
          <w:rPr>
            <w:rFonts w:ascii="Mulish" w:hAnsi="Mulish"/>
            <w:noProof/>
            <w:webHidden/>
          </w:rPr>
        </w:r>
        <w:r w:rsidRPr="00896F1F">
          <w:rPr>
            <w:rFonts w:ascii="Mulish" w:hAnsi="Mulish"/>
            <w:noProof/>
            <w:webHidden/>
          </w:rPr>
          <w:fldChar w:fldCharType="separate"/>
        </w:r>
        <w:r w:rsidRPr="00896F1F">
          <w:rPr>
            <w:rFonts w:ascii="Mulish" w:hAnsi="Mulish"/>
            <w:noProof/>
            <w:webHidden/>
          </w:rPr>
          <w:t>48</w:t>
        </w:r>
        <w:r w:rsidRPr="00896F1F">
          <w:rPr>
            <w:rFonts w:ascii="Mulish" w:hAnsi="Mulish"/>
            <w:noProof/>
            <w:webHidden/>
          </w:rPr>
          <w:fldChar w:fldCharType="end"/>
        </w:r>
      </w:hyperlink>
    </w:p>
    <w:p w:rsidR="00E96D32" w:rsidP="00E96D32" w:rsidRDefault="00896F1F" w14:paraId="46920530" w14:textId="2F9A480F">
      <w:pPr>
        <w:rPr>
          <w:rFonts w:ascii="Mulish" w:hAnsi="Mulish"/>
        </w:rPr>
      </w:pPr>
      <w:r w:rsidRPr="00896F1F">
        <w:rPr>
          <w:rFonts w:ascii="Mulish" w:hAnsi="Mulish"/>
        </w:rPr>
        <w:fldChar w:fldCharType="end"/>
      </w:r>
    </w:p>
    <w:p w:rsidRPr="00693CD7" w:rsidR="00896F1F" w:rsidP="00E96D32" w:rsidRDefault="00896F1F" w14:paraId="4584269C" w14:textId="77777777">
      <w:pPr>
        <w:rPr>
          <w:rFonts w:ascii="Mulish" w:hAnsi="Mulish"/>
        </w:rPr>
      </w:pPr>
    </w:p>
    <w:p w:rsidRPr="00693CD7" w:rsidR="00DD6BF0" w:rsidP="00EE5504" w:rsidRDefault="00DD6BF0" w14:paraId="31F08794" w14:textId="1A760DA8">
      <w:pPr>
        <w:ind w:right="-23"/>
        <w:rPr>
          <w:rFonts w:ascii="Mulish" w:hAnsi="Mulish"/>
        </w:rPr>
      </w:pPr>
      <w:r w:rsidRPr="00693CD7">
        <w:rPr>
          <w:rFonts w:ascii="Mulish" w:hAnsi="Mulish"/>
        </w:rPr>
        <w:br w:type="page"/>
      </w:r>
    </w:p>
    <w:p w:rsidRPr="00693CD7" w:rsidR="008554BD" w:rsidP="00DD6BF0" w:rsidRDefault="008554BD" w14:paraId="00D63B6F" w14:textId="0A17A6DC">
      <w:pPr>
        <w:pStyle w:val="Heading2"/>
        <w:rPr>
          <w:rFonts w:ascii="Mulish" w:hAnsi="Mulish"/>
          <w:b/>
          <w:bCs/>
        </w:rPr>
      </w:pPr>
      <w:bookmarkStart w:name="_Toc240531962" w:id="2"/>
      <w:r w:rsidRPr="00693CD7">
        <w:rPr>
          <w:rFonts w:ascii="Mulish" w:hAnsi="Mulish"/>
          <w:b/>
          <w:bCs/>
        </w:rPr>
        <w:lastRenderedPageBreak/>
        <w:t>Overview</w:t>
      </w:r>
      <w:bookmarkEnd w:id="2"/>
    </w:p>
    <w:p w:rsidRPr="00693CD7" w:rsidR="008554BD" w:rsidP="008554BD" w:rsidRDefault="008554BD" w14:paraId="5D698570" w14:textId="77777777">
      <w:pPr>
        <w:rPr>
          <w:rFonts w:ascii="Mulish" w:hAnsi="Mulish"/>
        </w:rPr>
      </w:pPr>
    </w:p>
    <w:p w:rsidRPr="00693CD7" w:rsidR="0087492D" w:rsidP="008554BD" w:rsidRDefault="00DD6BF0" w14:paraId="3DF6B7A1" w14:textId="182C917E">
      <w:pPr>
        <w:pStyle w:val="Heading3"/>
        <w:rPr>
          <w:rFonts w:ascii="Mulish" w:hAnsi="Mulish"/>
          <w:b/>
          <w:bCs/>
          <w:i/>
          <w:iCs/>
        </w:rPr>
      </w:pPr>
      <w:bookmarkStart w:name="_Toc240531963" w:id="3"/>
      <w:r w:rsidRPr="00693CD7">
        <w:rPr>
          <w:rFonts w:ascii="Mulish" w:hAnsi="Mulish"/>
          <w:b/>
          <w:bCs/>
          <w:i/>
          <w:iCs/>
        </w:rPr>
        <w:t>Project Brief</w:t>
      </w:r>
      <w:bookmarkEnd w:id="3"/>
    </w:p>
    <w:p w:rsidRPr="00693CD7" w:rsidR="00DD6BF0" w:rsidP="002B554E" w:rsidRDefault="00DD6BF0" w14:paraId="602D52AA" w14:textId="07BC079F">
      <w:pPr>
        <w:pStyle w:val="NormalWeb"/>
        <w:rPr>
          <w:rFonts w:ascii="Mulish" w:hAnsi="Mulish"/>
        </w:rPr>
      </w:pPr>
      <w:r w:rsidRPr="23685E28">
        <w:rPr>
          <w:rFonts w:ascii="Mulish" w:hAnsi="Mulish"/>
        </w:rPr>
        <w:t>Doubtless UK and Europe has commissioned Cynozure to define the target architecture for a strategic enterprise group data platform that will</w:t>
      </w:r>
      <w:ins w:author="Tom Wilson" w:date="2026-09-21T14:43:00Z" w16du:dateUtc="2026-09-21T13:43:00Z" w:id="4">
        <w:r w:rsidR="00342BA0">
          <w:rPr>
            <w:rFonts w:ascii="Mulish" w:hAnsi="Mulish"/>
          </w:rPr>
          <w:t xml:space="preserve"> provide </w:t>
        </w:r>
      </w:ins>
      <w:ins w:author="Tom Wilson" w:date="2026-09-21T14:46:00Z" w16du:dateUtc="2026-09-21T13:46:00Z" w:id="5">
        <w:r w:rsidR="002174A6">
          <w:rPr>
            <w:rFonts w:ascii="Mulish" w:hAnsi="Mulish"/>
          </w:rPr>
          <w:t xml:space="preserve">become the advanced analytics platform </w:t>
        </w:r>
      </w:ins>
      <w:del w:author="Tom Wilson" w:date="2026-09-21T14:43:00Z" w16du:dateUtc="2026-09-21T13:43:00Z" w:id="6">
        <w:r w:rsidRPr="23685E28" w:rsidDel="00342BA0">
          <w:rPr>
            <w:rFonts w:ascii="Mulish" w:hAnsi="Mulish"/>
          </w:rPr>
          <w:delText xml:space="preserve"> become the standard analytics platform</w:delText>
        </w:r>
      </w:del>
      <w:del w:author="Tom Wilson" w:date="2026-09-21T14:45:00Z" w16du:dateUtc="2026-09-21T13:45:00Z" w:id="7">
        <w:r w:rsidRPr="23685E28" w:rsidDel="00097884">
          <w:rPr>
            <w:rFonts w:ascii="Mulish" w:hAnsi="Mulish"/>
          </w:rPr>
          <w:delText xml:space="preserve"> </w:delText>
        </w:r>
      </w:del>
      <w:r w:rsidRPr="23685E28">
        <w:rPr>
          <w:rFonts w:ascii="Mulish" w:hAnsi="Mulish"/>
        </w:rPr>
        <w:t>across the Doubtless Group.</w:t>
      </w:r>
      <w:ins w:author="Tom Wilson" w:date="2026-09-21T14:46:00Z" w16du:dateUtc="2026-09-21T13:46:00Z" w:id="8">
        <w:r w:rsidR="002174A6">
          <w:rPr>
            <w:rFonts w:ascii="Mulish" w:hAnsi="Mulish"/>
          </w:rPr>
          <w:t xml:space="preserve"> </w:t>
        </w:r>
      </w:ins>
      <w:ins w:author="Tom Wilson" w:date="2026-09-21T14:47:00Z" w16du:dateUtc="2026-09-21T13:47:00Z" w:id="9">
        <w:r w:rsidR="007C6068">
          <w:rPr>
            <w:rFonts w:ascii="Mulish" w:hAnsi="Mulish"/>
          </w:rPr>
          <w:t>The</w:t>
        </w:r>
      </w:ins>
      <w:ins w:author="Tom Wilson" w:date="2026-09-21T14:46:00Z" w16du:dateUtc="2026-09-21T13:46:00Z" w:id="10">
        <w:r w:rsidR="002174A6">
          <w:rPr>
            <w:rFonts w:ascii="Mulish" w:hAnsi="Mulish"/>
          </w:rPr>
          <w:t xml:space="preserve"> platform will support both </w:t>
        </w:r>
      </w:ins>
      <w:ins w:author="Tom Wilson" w:date="2026-09-21T14:47:00Z" w16du:dateUtc="2026-09-21T13:47:00Z" w:id="11">
        <w:r w:rsidR="00020A78">
          <w:rPr>
            <w:rFonts w:ascii="Mulish" w:hAnsi="Mulish"/>
          </w:rPr>
          <w:t xml:space="preserve">business insight and operational </w:t>
        </w:r>
        <w:r w:rsidR="007C6068">
          <w:rPr>
            <w:rFonts w:ascii="Mulish" w:hAnsi="Mulish"/>
          </w:rPr>
          <w:t xml:space="preserve">reporting capabilities. </w:t>
        </w:r>
      </w:ins>
      <w:del w:author="Tom Wilson" w:date="2026-09-21T14:47:00Z" w16du:dateUtc="2026-09-21T13:47:00Z" w:id="12">
        <w:r w:rsidRPr="23685E28" w:rsidDel="007C6068">
          <w:rPr>
            <w:rFonts w:ascii="Mulish" w:hAnsi="Mulish"/>
          </w:rPr>
          <w:delText xml:space="preserve"> </w:delText>
        </w:r>
      </w:del>
      <w:r w:rsidRPr="23685E28" w:rsidR="00CC5F8D">
        <w:rPr>
          <w:rFonts w:ascii="Mulish" w:hAnsi="Mulish"/>
        </w:rPr>
        <w:t>This wider p</w:t>
      </w:r>
      <w:r w:rsidRPr="23685E28">
        <w:rPr>
          <w:rFonts w:ascii="Mulish" w:hAnsi="Mulish"/>
        </w:rPr>
        <w:t>rogramme aims to consolidate</w:t>
      </w:r>
      <w:r w:rsidRPr="23685E28" w:rsidR="00CC5F8D">
        <w:rPr>
          <w:rFonts w:ascii="Mulish" w:hAnsi="Mulish"/>
        </w:rPr>
        <w:t xml:space="preserve"> the current as-is estate of</w:t>
      </w:r>
      <w:r w:rsidRPr="23685E28">
        <w:rPr>
          <w:rFonts w:ascii="Mulish" w:hAnsi="Mulish"/>
        </w:rPr>
        <w:t xml:space="preserve"> multiple independently managed data platforms into a single </w:t>
      </w:r>
      <w:r w:rsidRPr="23685E28" w:rsidR="00CC5F8D">
        <w:rPr>
          <w:rFonts w:ascii="Mulish" w:hAnsi="Mulish"/>
        </w:rPr>
        <w:t xml:space="preserve">to-be </w:t>
      </w:r>
      <w:r w:rsidRPr="23685E28">
        <w:rPr>
          <w:rFonts w:ascii="Mulish" w:hAnsi="Mulish"/>
        </w:rPr>
        <w:t xml:space="preserve">Azure-based </w:t>
      </w:r>
      <w:r w:rsidRPr="23685E28" w:rsidR="00CC5F8D">
        <w:rPr>
          <w:rFonts w:ascii="Mulish" w:hAnsi="Mulish"/>
        </w:rPr>
        <w:t xml:space="preserve">group </w:t>
      </w:r>
      <w:r w:rsidRPr="23685E28">
        <w:rPr>
          <w:rFonts w:ascii="Mulish" w:hAnsi="Mulish"/>
        </w:rPr>
        <w:t>platform capable of supporting</w:t>
      </w:r>
      <w:commentRangeStart w:id="13"/>
      <w:commentRangeStart w:id="14"/>
      <w:commentRangeStart w:id="15"/>
      <w:r w:rsidRPr="23685E28">
        <w:rPr>
          <w:rFonts w:ascii="Mulish" w:hAnsi="Mulish"/>
        </w:rPr>
        <w:t xml:space="preserve"> </w:t>
      </w:r>
      <w:ins w:author="Tom Wilson" w:date="2026-09-21T14:48:00Z" w16du:dateUtc="2026-09-21T13:48:00Z" w:id="16">
        <w:r w:rsidR="002637C7">
          <w:rPr>
            <w:rFonts w:ascii="Mulish" w:hAnsi="Mulish"/>
          </w:rPr>
          <w:t>all relevant Doubtless entities</w:t>
        </w:r>
      </w:ins>
      <w:del w:author="Tom Wilson" w:date="2026-09-21T14:48:00Z" w16du:dateUtc="2026-09-21T13:48:00Z" w:id="17">
        <w:r w:rsidRPr="23685E28" w:rsidDel="002637C7">
          <w:rPr>
            <w:rFonts w:ascii="Mulish" w:hAnsi="Mulish"/>
          </w:rPr>
          <w:delText>all insurance entities</w:delText>
        </w:r>
      </w:del>
      <w:commentRangeEnd w:id="13"/>
      <w:r w:rsidRPr="23685E28">
        <w:rPr>
          <w:rStyle w:val="CommentReference"/>
          <w:rFonts w:ascii="Mulish" w:hAnsi="Mulish"/>
          <w:sz w:val="24"/>
          <w:szCs w:val="24"/>
        </w:rPr>
        <w:commentReference w:id="13"/>
      </w:r>
      <w:commentRangeEnd w:id="14"/>
      <w:r>
        <w:rPr>
          <w:rStyle w:val="CommentReference"/>
        </w:rPr>
        <w:commentReference w:id="14"/>
      </w:r>
      <w:commentRangeEnd w:id="15"/>
      <w:r>
        <w:rPr>
          <w:rStyle w:val="CommentReference"/>
        </w:rPr>
        <w:commentReference w:id="15"/>
      </w:r>
      <w:r w:rsidRPr="23685E28">
        <w:rPr>
          <w:rFonts w:ascii="Mulish" w:hAnsi="Mulish"/>
        </w:rPr>
        <w:t xml:space="preserve"> across </w:t>
      </w:r>
      <w:r w:rsidRPr="23685E28" w:rsidR="00CC5F8D">
        <w:rPr>
          <w:rFonts w:ascii="Mulish" w:hAnsi="Mulish"/>
        </w:rPr>
        <w:t>Europe and the UK</w:t>
      </w:r>
      <w:r w:rsidRPr="23685E28">
        <w:rPr>
          <w:rFonts w:ascii="Mulish" w:hAnsi="Mulish"/>
        </w:rPr>
        <w:t>.</w:t>
      </w:r>
    </w:p>
    <w:p w:rsidRPr="00693CD7" w:rsidR="00494DB4" w:rsidP="002B554E" w:rsidRDefault="00DD6BF0" w14:paraId="11006DDF" w14:textId="7731D6C5">
      <w:pPr>
        <w:pStyle w:val="NormalWeb"/>
        <w:rPr>
          <w:rFonts w:ascii="Mulish" w:hAnsi="Mulish"/>
        </w:rPr>
      </w:pPr>
      <w:r w:rsidRPr="23685E28">
        <w:rPr>
          <w:rFonts w:ascii="Mulish" w:hAnsi="Mulish"/>
        </w:rPr>
        <w:t xml:space="preserve">The target </w:t>
      </w:r>
      <w:r w:rsidRPr="23685E28" w:rsidR="00CC5F8D">
        <w:rPr>
          <w:rFonts w:ascii="Mulish" w:hAnsi="Mulish"/>
        </w:rPr>
        <w:t xml:space="preserve">group </w:t>
      </w:r>
      <w:r w:rsidRPr="23685E28">
        <w:rPr>
          <w:rFonts w:ascii="Mulish" w:hAnsi="Mulish"/>
        </w:rPr>
        <w:t>platform will be hosted within the German Azure region,</w:t>
      </w:r>
      <w:r w:rsidRPr="23685E28" w:rsidR="00CC5F8D">
        <w:rPr>
          <w:rFonts w:ascii="Mulish" w:hAnsi="Mulish"/>
        </w:rPr>
        <w:t xml:space="preserve"> </w:t>
      </w:r>
      <w:r w:rsidRPr="23685E28" w:rsidR="00CC5F8D">
        <w:rPr>
          <w:rFonts w:ascii="Mulish" w:hAnsi="Mulish"/>
          <w:b/>
          <w:bCs/>
          <w:i/>
          <w:iCs/>
        </w:rPr>
        <w:t>Germany West Central</w:t>
      </w:r>
      <w:r w:rsidRPr="23685E28" w:rsidR="00CC5F8D">
        <w:rPr>
          <w:rFonts w:ascii="Mulish" w:hAnsi="Mulish"/>
        </w:rPr>
        <w:t>,</w:t>
      </w:r>
      <w:r w:rsidRPr="23685E28">
        <w:rPr>
          <w:rFonts w:ascii="Mulish" w:hAnsi="Mulish"/>
        </w:rPr>
        <w:t xml:space="preserve"> aligning with the wider</w:t>
      </w:r>
      <w:r w:rsidRPr="23685E28" w:rsidR="00494DB4">
        <w:rPr>
          <w:rFonts w:ascii="Mulish" w:hAnsi="Mulish"/>
        </w:rPr>
        <w:t xml:space="preserve"> Calandra and</w:t>
      </w:r>
      <w:r w:rsidRPr="23685E28">
        <w:rPr>
          <w:rFonts w:ascii="Mulish" w:hAnsi="Mulish"/>
        </w:rPr>
        <w:t xml:space="preserve"> Skylark technology strategy</w:t>
      </w:r>
      <w:r w:rsidRPr="23685E28" w:rsidR="00494DB4">
        <w:rPr>
          <w:rFonts w:ascii="Mulish" w:hAnsi="Mulish"/>
        </w:rPr>
        <w:t>. W</w:t>
      </w:r>
      <w:r w:rsidRPr="23685E28">
        <w:rPr>
          <w:rFonts w:ascii="Mulish" w:hAnsi="Mulish"/>
        </w:rPr>
        <w:t>here appropriate</w:t>
      </w:r>
      <w:r w:rsidRPr="23685E28" w:rsidR="00494DB4">
        <w:rPr>
          <w:rFonts w:ascii="Mulish" w:hAnsi="Mulish"/>
        </w:rPr>
        <w:t xml:space="preserve"> and possible</w:t>
      </w:r>
      <w:r w:rsidRPr="23685E28">
        <w:rPr>
          <w:rFonts w:ascii="Mulish" w:hAnsi="Mulish"/>
        </w:rPr>
        <w:t xml:space="preserve"> the architectural patterns </w:t>
      </w:r>
      <w:r w:rsidRPr="23685E28" w:rsidR="00494DB4">
        <w:rPr>
          <w:rFonts w:ascii="Mulish" w:hAnsi="Mulish"/>
        </w:rPr>
        <w:t xml:space="preserve">will also look to reflect those </w:t>
      </w:r>
      <w:r w:rsidRPr="23685E28">
        <w:rPr>
          <w:rFonts w:ascii="Mulish" w:hAnsi="Mulish"/>
        </w:rPr>
        <w:t>adopted by</w:t>
      </w:r>
      <w:r w:rsidRPr="23685E28" w:rsidR="00494DB4">
        <w:rPr>
          <w:rFonts w:ascii="Mulish" w:hAnsi="Mulish"/>
        </w:rPr>
        <w:t xml:space="preserve"> </w:t>
      </w:r>
      <w:commentRangeStart w:id="18"/>
      <w:commentRangeStart w:id="19"/>
      <w:r w:rsidRPr="002637C7" w:rsidR="00494DB4">
        <w:rPr>
          <w:rFonts w:ascii="Mulish" w:hAnsi="Mulish"/>
          <w:i/>
          <w:iCs/>
          <w:rPrChange w:author="Tom Wilson" w:date="2026-09-21T14:48:00Z" w16du:dateUtc="2026-09-21T13:48:00Z" w:id="20">
            <w:rPr>
              <w:rFonts w:ascii="Mulish" w:hAnsi="Mulish"/>
            </w:rPr>
          </w:rPrChange>
        </w:rPr>
        <w:t>Doubtles</w:t>
      </w:r>
      <w:r w:rsidRPr="002637C7" w:rsidR="00203604">
        <w:rPr>
          <w:rFonts w:ascii="Mulish" w:hAnsi="Mulish"/>
          <w:i/>
          <w:iCs/>
          <w:rPrChange w:author="Tom Wilson" w:date="2026-09-21T14:48:00Z" w16du:dateUtc="2026-09-21T13:48:00Z" w:id="21">
            <w:rPr>
              <w:rFonts w:ascii="Mulish" w:hAnsi="Mulish"/>
            </w:rPr>
          </w:rPrChange>
        </w:rPr>
        <w:t>s</w:t>
      </w:r>
      <w:r w:rsidRPr="002637C7" w:rsidR="00494DB4">
        <w:rPr>
          <w:rFonts w:ascii="Mulish" w:hAnsi="Mulish"/>
          <w:i/>
          <w:iCs/>
          <w:rPrChange w:author="Tom Wilson" w:date="2026-09-21T14:48:00Z" w16du:dateUtc="2026-09-21T13:48:00Z" w:id="22">
            <w:rPr>
              <w:rFonts w:ascii="Mulish" w:hAnsi="Mulish"/>
            </w:rPr>
          </w:rPrChange>
        </w:rPr>
        <w:t xml:space="preserve"> </w:t>
      </w:r>
      <w:del w:author="Tom Wilson" w:date="2026-09-21T14:48:00Z" w16du:dateUtc="2026-09-21T13:48:00Z" w:id="23">
        <w:r w:rsidRPr="002637C7" w:rsidDel="002637C7" w:rsidR="00494DB4">
          <w:rPr>
            <w:rFonts w:ascii="Mulish" w:hAnsi="Mulish"/>
            <w:i/>
            <w:iCs/>
            <w:rPrChange w:author="Tom Wilson" w:date="2026-09-21T14:48:00Z" w16du:dateUtc="2026-09-21T13:48:00Z" w:id="24">
              <w:rPr>
                <w:rFonts w:ascii="Mulish" w:hAnsi="Mulish"/>
              </w:rPr>
            </w:rPrChange>
          </w:rPr>
          <w:delText xml:space="preserve">US </w:delText>
        </w:r>
      </w:del>
      <w:ins w:author="Tom Wilson" w:date="2026-09-21T14:48:00Z" w16du:dateUtc="2026-09-21T13:48:00Z" w:id="25">
        <w:r w:rsidRPr="002637C7" w:rsidR="002637C7">
          <w:rPr>
            <w:rFonts w:ascii="Mulish" w:hAnsi="Mulish"/>
            <w:i/>
            <w:iCs/>
            <w:rPrChange w:author="Tom Wilson" w:date="2026-09-21T14:48:00Z" w16du:dateUtc="2026-09-21T13:48:00Z" w:id="26">
              <w:rPr>
                <w:rFonts w:ascii="Mulish" w:hAnsi="Mulish"/>
              </w:rPr>
            </w:rPrChange>
          </w:rPr>
          <w:t>Pet Insurance North America</w:t>
        </w:r>
        <w:r w:rsidRPr="23685E28" w:rsidR="002637C7">
          <w:rPr>
            <w:rFonts w:ascii="Mulish" w:hAnsi="Mulish"/>
          </w:rPr>
          <w:t xml:space="preserve"> </w:t>
        </w:r>
      </w:ins>
      <w:r w:rsidRPr="23685E28" w:rsidR="00494DB4">
        <w:rPr>
          <w:rFonts w:ascii="Mulish" w:hAnsi="Mulish"/>
        </w:rPr>
        <w:t xml:space="preserve">(formerly Independent Pet Holdings </w:t>
      </w:r>
      <w:r w:rsidRPr="23685E28" w:rsidR="003159D0">
        <w:rPr>
          <w:rFonts w:ascii="Mulish" w:hAnsi="Mulish"/>
        </w:rPr>
        <w:t>(</w:t>
      </w:r>
      <w:r w:rsidRPr="23685E28" w:rsidR="00494DB4">
        <w:rPr>
          <w:rFonts w:ascii="Mulish" w:hAnsi="Mulish"/>
        </w:rPr>
        <w:t>IPH</w:t>
      </w:r>
      <w:r w:rsidRPr="23685E28" w:rsidR="003159D0">
        <w:rPr>
          <w:rFonts w:ascii="Mulish" w:hAnsi="Mulish"/>
        </w:rPr>
        <w:t>)</w:t>
      </w:r>
      <w:r w:rsidRPr="23685E28" w:rsidR="00494DB4">
        <w:rPr>
          <w:rFonts w:ascii="Mulish" w:hAnsi="Mulish"/>
        </w:rPr>
        <w:t>)</w:t>
      </w:r>
      <w:r w:rsidRPr="23685E28">
        <w:rPr>
          <w:rFonts w:ascii="Mulish" w:hAnsi="Mulish"/>
        </w:rPr>
        <w:t xml:space="preserve">. </w:t>
      </w:r>
      <w:commentRangeEnd w:id="18"/>
      <w:r w:rsidRPr="00693CD7">
        <w:rPr>
          <w:rStyle w:val="CommentReference"/>
          <w:rFonts w:ascii="Mulish" w:hAnsi="Mulish"/>
          <w:sz w:val="24"/>
          <w:szCs w:val="24"/>
        </w:rPr>
        <w:commentReference w:id="18"/>
      </w:r>
      <w:commentRangeEnd w:id="19"/>
      <w:r>
        <w:rPr>
          <w:rStyle w:val="CommentReference"/>
        </w:rPr>
        <w:commentReference w:id="19"/>
      </w:r>
    </w:p>
    <w:p w:rsidRPr="00693CD7" w:rsidR="00DD6BF0" w:rsidP="002B554E" w:rsidRDefault="00DD6BF0" w14:paraId="45C93486" w14:textId="5824A5FB">
      <w:pPr>
        <w:pStyle w:val="NormalWeb"/>
        <w:rPr>
          <w:rFonts w:ascii="Mulish" w:hAnsi="Mulish"/>
        </w:rPr>
      </w:pPr>
      <w:r w:rsidRPr="00693CD7">
        <w:rPr>
          <w:rFonts w:ascii="Mulish" w:hAnsi="Mulish"/>
        </w:rPr>
        <w:t xml:space="preserve">Whilst providing a common technology foundation, the platform must preserve </w:t>
      </w:r>
      <w:r w:rsidRPr="00693CD7">
        <w:rPr>
          <w:rFonts w:ascii="Mulish" w:hAnsi="Mulish"/>
          <w:b/>
          <w:bCs/>
          <w:i/>
          <w:iCs/>
        </w:rPr>
        <w:t>logical separation</w:t>
      </w:r>
      <w:r w:rsidRPr="00693CD7">
        <w:rPr>
          <w:rFonts w:ascii="Mulish" w:hAnsi="Mulish"/>
        </w:rPr>
        <w:t xml:space="preserve"> between operating entities, allowing each business to maintain ownership and governance of its data whilst enabling secure, governed sharing of curated information for group-wide reporting and analytics.</w:t>
      </w:r>
    </w:p>
    <w:p w:rsidRPr="00693CD7" w:rsidR="00DD6BF0" w:rsidP="002B554E" w:rsidRDefault="00DD6BF0" w14:paraId="52F0E0AE" w14:textId="3C07A42D">
      <w:pPr>
        <w:pStyle w:val="NormalWeb"/>
        <w:rPr>
          <w:rFonts w:ascii="Mulish" w:hAnsi="Mulish"/>
        </w:rPr>
      </w:pPr>
      <w:r w:rsidRPr="00693CD7">
        <w:rPr>
          <w:rFonts w:ascii="Mulish" w:hAnsi="Mulish"/>
          <w:b/>
          <w:bCs/>
          <w:i/>
          <w:iCs/>
        </w:rPr>
        <w:t>Cynozure</w:t>
      </w:r>
      <w:r w:rsidRPr="00693CD7">
        <w:rPr>
          <w:rFonts w:ascii="Mulish" w:hAnsi="Mulish"/>
        </w:rPr>
        <w:t xml:space="preserve"> has been engaged to produce the target architecture and design standards for the platform, with </w:t>
      </w:r>
      <w:r w:rsidRPr="00693CD7">
        <w:rPr>
          <w:rFonts w:ascii="Mulish" w:hAnsi="Mulish"/>
          <w:b/>
          <w:bCs/>
          <w:i/>
          <w:iCs/>
        </w:rPr>
        <w:t>Hex</w:t>
      </w:r>
      <w:r w:rsidRPr="00693CD7" w:rsidR="00494DB4">
        <w:rPr>
          <w:rFonts w:ascii="Mulish" w:hAnsi="Mulish"/>
          <w:b/>
          <w:bCs/>
          <w:i/>
          <w:iCs/>
        </w:rPr>
        <w:t>aware</w:t>
      </w:r>
      <w:r w:rsidRPr="00693CD7">
        <w:rPr>
          <w:rFonts w:ascii="Mulish" w:hAnsi="Mulish"/>
        </w:rPr>
        <w:t xml:space="preserve"> responsible for implementation, operational management and ongoing support. </w:t>
      </w:r>
      <w:r w:rsidRPr="00693CD7" w:rsidR="00494DB4">
        <w:rPr>
          <w:rFonts w:ascii="Mulish" w:hAnsi="Mulish"/>
        </w:rPr>
        <w:t>With the platform</w:t>
      </w:r>
      <w:r w:rsidRPr="00693CD7">
        <w:rPr>
          <w:rFonts w:ascii="Mulish" w:hAnsi="Mulish"/>
        </w:rPr>
        <w:t xml:space="preserve"> established, entity data teams will onboard their own workloads following an agreed migration roadmap under the governance of the </w:t>
      </w:r>
      <w:r w:rsidRPr="00693CD7" w:rsidR="008A25FF">
        <w:rPr>
          <w:rFonts w:ascii="Mulish" w:hAnsi="Mulish"/>
          <w:b/>
          <w:bCs/>
          <w:i/>
          <w:iCs/>
        </w:rPr>
        <w:t>Doubtless</w:t>
      </w:r>
      <w:r w:rsidRPr="00693CD7" w:rsidR="008A25FF">
        <w:rPr>
          <w:rFonts w:ascii="Mulish" w:hAnsi="Mulish"/>
          <w:i/>
          <w:iCs/>
        </w:rPr>
        <w:t xml:space="preserve"> </w:t>
      </w:r>
      <w:r w:rsidRPr="00693CD7">
        <w:rPr>
          <w:rFonts w:ascii="Mulish" w:hAnsi="Mulish"/>
          <w:b/>
          <w:bCs/>
          <w:i/>
          <w:iCs/>
        </w:rPr>
        <w:t>Group Data function</w:t>
      </w:r>
      <w:r w:rsidRPr="00693CD7">
        <w:rPr>
          <w:rFonts w:ascii="Mulish" w:hAnsi="Mulish"/>
        </w:rPr>
        <w:t>.</w:t>
      </w:r>
    </w:p>
    <w:p w:rsidRPr="00693CD7" w:rsidR="00971EE9" w:rsidP="008554BD" w:rsidRDefault="00DD6BF0" w14:paraId="6D4C935B" w14:textId="6E0C2108">
      <w:pPr>
        <w:pStyle w:val="NormalWeb"/>
        <w:rPr>
          <w:rFonts w:ascii="Mulish" w:hAnsi="Mulish"/>
        </w:rPr>
      </w:pPr>
      <w:r w:rsidRPr="00693CD7">
        <w:rPr>
          <w:rFonts w:ascii="Mulish" w:hAnsi="Mulish"/>
        </w:rPr>
        <w:t xml:space="preserve">The programme seeks not only to </w:t>
      </w:r>
      <w:r w:rsidRPr="00693CD7" w:rsidR="008A25FF">
        <w:rPr>
          <w:rFonts w:ascii="Mulish" w:hAnsi="Mulish"/>
        </w:rPr>
        <w:t>centralise</w:t>
      </w:r>
      <w:r w:rsidRPr="00693CD7">
        <w:rPr>
          <w:rFonts w:ascii="Mulish" w:hAnsi="Mulish"/>
        </w:rPr>
        <w:t xml:space="preserve"> the underlying technology estate</w:t>
      </w:r>
      <w:r w:rsidRPr="00693CD7" w:rsidR="008A25FF">
        <w:rPr>
          <w:rFonts w:ascii="Mulish" w:hAnsi="Mulish"/>
        </w:rPr>
        <w:t xml:space="preserve"> at a group level, placing modern cloud architecture best practices at its core</w:t>
      </w:r>
      <w:r w:rsidRPr="00693CD7" w:rsidR="002B554E">
        <w:rPr>
          <w:rFonts w:ascii="Mulish" w:hAnsi="Mulish"/>
        </w:rPr>
        <w:t>,</w:t>
      </w:r>
      <w:r w:rsidRPr="00693CD7">
        <w:rPr>
          <w:rFonts w:ascii="Mulish" w:hAnsi="Mulish"/>
        </w:rPr>
        <w:t xml:space="preserve"> but also to establish a common operating model that improves governance, reduces engineering duplication, lowers operating costs and provides a scalable foundation for future analytics and AI capabilities across the Doubtless Group.</w:t>
      </w:r>
    </w:p>
    <w:p w:rsidRPr="00693CD7" w:rsidR="008554BD" w:rsidP="008554BD" w:rsidRDefault="008554BD" w14:paraId="3942BC4F" w14:textId="77777777">
      <w:pPr>
        <w:pStyle w:val="Heading2"/>
        <w:rPr>
          <w:rFonts w:ascii="Mulish" w:hAnsi="Mulish"/>
          <w:b/>
          <w:bCs/>
        </w:rPr>
      </w:pPr>
    </w:p>
    <w:p w:rsidRPr="00693CD7" w:rsidR="00971EE9" w:rsidP="008554BD" w:rsidRDefault="00971EE9" w14:paraId="60D2E5D0" w14:textId="61BA0AF1">
      <w:pPr>
        <w:pStyle w:val="Heading3"/>
        <w:rPr>
          <w:rFonts w:ascii="Mulish" w:hAnsi="Mulish"/>
          <w:b/>
          <w:bCs/>
          <w:i/>
          <w:iCs/>
        </w:rPr>
      </w:pPr>
      <w:bookmarkStart w:name="_Toc240531964" w:id="27"/>
      <w:r w:rsidRPr="00693CD7">
        <w:rPr>
          <w:rFonts w:ascii="Mulish" w:hAnsi="Mulish"/>
          <w:b/>
          <w:bCs/>
          <w:i/>
          <w:iCs/>
        </w:rPr>
        <w:t>Functional Requirements</w:t>
      </w:r>
      <w:bookmarkEnd w:id="27"/>
    </w:p>
    <w:p w:rsidR="005552B6" w:rsidP="005552B6" w:rsidRDefault="001D51E4" w14:paraId="233F9F29" w14:textId="1B54A87F">
      <w:pPr>
        <w:rPr>
          <w:rFonts w:ascii="Mulish" w:hAnsi="Mulish"/>
        </w:rPr>
      </w:pPr>
      <w:r w:rsidRPr="00693CD7">
        <w:rPr>
          <w:rFonts w:ascii="Mulish" w:hAnsi="Mulish"/>
        </w:rPr>
        <w:t xml:space="preserve">The Doubtless </w:t>
      </w:r>
      <w:r w:rsidRPr="00693CD7" w:rsidR="000F32A9">
        <w:rPr>
          <w:rFonts w:ascii="Mulish" w:hAnsi="Mulish"/>
        </w:rPr>
        <w:t xml:space="preserve">UK and Europe </w:t>
      </w:r>
      <w:r w:rsidRPr="00693CD7">
        <w:rPr>
          <w:rFonts w:ascii="Mulish" w:hAnsi="Mulish"/>
        </w:rPr>
        <w:t xml:space="preserve">Group Data Platform </w:t>
      </w:r>
      <w:r w:rsidRPr="00693CD7" w:rsidR="000F32A9">
        <w:rPr>
          <w:rFonts w:ascii="Mulish" w:hAnsi="Mulish"/>
        </w:rPr>
        <w:t>will be designed to</w:t>
      </w:r>
      <w:r w:rsidRPr="00693CD7">
        <w:rPr>
          <w:rFonts w:ascii="Mulish" w:hAnsi="Mulish"/>
        </w:rPr>
        <w:t xml:space="preserve"> </w:t>
      </w:r>
      <w:r w:rsidRPr="00693CD7" w:rsidR="000F32A9">
        <w:rPr>
          <w:rFonts w:ascii="Mulish" w:hAnsi="Mulish"/>
        </w:rPr>
        <w:t xml:space="preserve">support </w:t>
      </w:r>
      <w:r w:rsidRPr="00693CD7" w:rsidR="00115DB7">
        <w:rPr>
          <w:rFonts w:ascii="Mulish" w:hAnsi="Mulish"/>
        </w:rPr>
        <w:t xml:space="preserve">a set of </w:t>
      </w:r>
      <w:r w:rsidRPr="00693CD7" w:rsidR="000F32A9">
        <w:rPr>
          <w:rFonts w:ascii="Mulish" w:hAnsi="Mulish"/>
          <w:b/>
          <w:bCs/>
          <w:i/>
          <w:iCs/>
        </w:rPr>
        <w:t>functional requirements</w:t>
      </w:r>
      <w:r w:rsidRPr="00693CD7">
        <w:rPr>
          <w:rFonts w:ascii="Mulish" w:hAnsi="Mulish"/>
        </w:rPr>
        <w:t>.</w:t>
      </w:r>
      <w:r w:rsidRPr="00693CD7" w:rsidR="005552B6">
        <w:rPr>
          <w:rFonts w:ascii="Mulish" w:hAnsi="Mulish"/>
        </w:rPr>
        <w:t xml:space="preserve"> These requirements define the functional scope of the target platform. They describe the capabilities that must be enabled by the architecture but do not prescribe the detailed technologies or implementation </w:t>
      </w:r>
      <w:r w:rsidRPr="00693CD7" w:rsidR="005552B6">
        <w:rPr>
          <w:rFonts w:ascii="Mulish" w:hAnsi="Mulish"/>
        </w:rPr>
        <w:lastRenderedPageBreak/>
        <w:t>approach.</w:t>
      </w:r>
      <w:r w:rsidRPr="00693CD7" w:rsidR="00925AA7">
        <w:rPr>
          <w:rFonts w:ascii="Mulish" w:hAnsi="Mulish"/>
        </w:rPr>
        <w:t xml:space="preserve"> These will be </w:t>
      </w:r>
      <w:r w:rsidRPr="00693CD7" w:rsidR="00396307">
        <w:rPr>
          <w:rFonts w:ascii="Mulish" w:hAnsi="Mulish"/>
        </w:rPr>
        <w:t>covered under the section contain</w:t>
      </w:r>
      <w:r w:rsidRPr="00693CD7" w:rsidR="00FE6548">
        <w:rPr>
          <w:rFonts w:ascii="Mulish" w:hAnsi="Mulish"/>
        </w:rPr>
        <w:t>ing the Architecture Decision Records;</w:t>
      </w:r>
    </w:p>
    <w:p w:rsidRPr="00693CD7" w:rsidR="00F528F7" w:rsidP="005552B6" w:rsidRDefault="00F528F7" w14:paraId="37FEC054" w14:textId="77777777">
      <w:pPr>
        <w:rPr>
          <w:rFonts w:ascii="Mulish" w:hAnsi="Mulish"/>
        </w:rPr>
      </w:pPr>
    </w:p>
    <w:tbl>
      <w:tblPr>
        <w:tblStyle w:val="PlainTable5"/>
        <w:tblW w:w="0" w:type="auto"/>
        <w:tblLook w:val="04A0" w:firstRow="1" w:lastRow="0" w:firstColumn="1" w:lastColumn="0" w:noHBand="0" w:noVBand="1"/>
      </w:tblPr>
      <w:tblGrid>
        <w:gridCol w:w="1276"/>
        <w:gridCol w:w="8080"/>
      </w:tblGrid>
      <w:tr w:rsidRPr="007F5ECA" w:rsidR="001D51E4" w:rsidTr="23685E28" w14:paraId="186BCD1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shd w:val="clear" w:color="auto" w:fill="auto"/>
            <w:hideMark/>
          </w:tcPr>
          <w:p w:rsidRPr="007F5ECA" w:rsidR="001D51E4" w:rsidP="001D51E4" w:rsidRDefault="001D51E4" w14:paraId="1452F487" w14:textId="77777777">
            <w:pPr>
              <w:spacing w:after="160" w:line="278" w:lineRule="auto"/>
              <w:jc w:val="left"/>
              <w:rPr>
                <w:rFonts w:ascii="Mulish" w:hAnsi="Mulish"/>
                <w:b/>
                <w:bCs/>
                <w:sz w:val="20"/>
                <w:szCs w:val="20"/>
              </w:rPr>
            </w:pPr>
            <w:r w:rsidRPr="007F5ECA">
              <w:rPr>
                <w:rFonts w:ascii="Mulish" w:hAnsi="Mulish"/>
                <w:b/>
                <w:bCs/>
                <w:sz w:val="20"/>
                <w:szCs w:val="20"/>
              </w:rPr>
              <w:t>ID</w:t>
            </w:r>
          </w:p>
        </w:tc>
        <w:tc>
          <w:tcPr>
            <w:tcW w:w="8080" w:type="dxa"/>
            <w:shd w:val="clear" w:color="auto" w:fill="auto"/>
            <w:hideMark/>
          </w:tcPr>
          <w:p w:rsidRPr="007F5ECA" w:rsidR="001D51E4" w:rsidP="001D51E4" w:rsidRDefault="001D51E4" w14:paraId="4D7B90B8" w14:textId="77777777">
            <w:pPr>
              <w:spacing w:after="160" w:line="278" w:lineRule="auto"/>
              <w:cnfStyle w:val="100000000000" w:firstRow="1" w:lastRow="0" w:firstColumn="0" w:lastColumn="0" w:oddVBand="0" w:evenVBand="0" w:oddHBand="0" w:evenHBand="0" w:firstRowFirstColumn="0" w:firstRowLastColumn="0" w:lastRowFirstColumn="0" w:lastRowLastColumn="0"/>
              <w:rPr>
                <w:rFonts w:ascii="Mulish" w:hAnsi="Mulish"/>
                <w:b/>
                <w:bCs/>
                <w:sz w:val="20"/>
                <w:szCs w:val="20"/>
              </w:rPr>
            </w:pPr>
            <w:r w:rsidRPr="007F5ECA">
              <w:rPr>
                <w:rFonts w:ascii="Mulish" w:hAnsi="Mulish"/>
                <w:b/>
                <w:bCs/>
                <w:sz w:val="20"/>
                <w:szCs w:val="20"/>
              </w:rPr>
              <w:t>Functional requirement</w:t>
            </w:r>
          </w:p>
        </w:tc>
      </w:tr>
      <w:tr w:rsidRPr="007F5ECA" w:rsidR="001D51E4" w:rsidTr="23685E28" w14:paraId="06363F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7AA7DAEC" w14:textId="77777777">
            <w:pPr>
              <w:spacing w:after="160" w:line="278" w:lineRule="auto"/>
              <w:rPr>
                <w:rFonts w:ascii="Mulish" w:hAnsi="Mulish"/>
                <w:sz w:val="20"/>
                <w:szCs w:val="20"/>
              </w:rPr>
            </w:pPr>
            <w:r w:rsidRPr="007F5ECA">
              <w:rPr>
                <w:rFonts w:ascii="Mulish" w:hAnsi="Mulish"/>
                <w:b/>
                <w:bCs/>
                <w:sz w:val="20"/>
                <w:szCs w:val="20"/>
              </w:rPr>
              <w:t>FR-001</w:t>
            </w:r>
          </w:p>
        </w:tc>
        <w:tc>
          <w:tcPr>
            <w:tcW w:w="8080" w:type="dxa"/>
            <w:shd w:val="clear" w:color="auto" w:fill="auto"/>
            <w:hideMark/>
          </w:tcPr>
          <w:p w:rsidRPr="007F5ECA" w:rsidR="001D51E4" w:rsidP="001D51E4" w:rsidRDefault="001D51E4" w14:paraId="14867B56" w14:textId="4F13129D">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a </w:t>
            </w:r>
            <w:r w:rsidRPr="007F5ECA">
              <w:rPr>
                <w:rFonts w:ascii="Mulish" w:hAnsi="Mulish"/>
                <w:b/>
                <w:bCs/>
                <w:i/>
                <w:iCs/>
                <w:sz w:val="20"/>
                <w:szCs w:val="20"/>
              </w:rPr>
              <w:t>single</w:t>
            </w:r>
            <w:r w:rsidRPr="007F5ECA">
              <w:rPr>
                <w:rFonts w:ascii="Mulish" w:hAnsi="Mulish"/>
                <w:sz w:val="20"/>
                <w:szCs w:val="20"/>
              </w:rPr>
              <w:t>, shared data platform</w:t>
            </w:r>
            <w:r w:rsidRPr="007F5ECA" w:rsidR="00E64AFE">
              <w:rPr>
                <w:rFonts w:ascii="Mulish" w:hAnsi="Mulish"/>
                <w:sz w:val="20"/>
                <w:szCs w:val="20"/>
              </w:rPr>
              <w:t xml:space="preserve"> aligning to </w:t>
            </w:r>
            <w:r w:rsidRPr="007F5ECA" w:rsidR="003D779D">
              <w:rPr>
                <w:rFonts w:ascii="Mulish" w:hAnsi="Mulish"/>
                <w:b/>
                <w:bCs/>
                <w:i/>
                <w:iCs/>
                <w:sz w:val="20"/>
                <w:szCs w:val="20"/>
              </w:rPr>
              <w:t>Calandra</w:t>
            </w:r>
            <w:r w:rsidRPr="007F5ECA" w:rsidR="003D779D">
              <w:rPr>
                <w:rFonts w:ascii="Mulish" w:hAnsi="Mulish"/>
                <w:sz w:val="20"/>
                <w:szCs w:val="20"/>
              </w:rPr>
              <w:t xml:space="preserve"> standards and</w:t>
            </w:r>
            <w:r w:rsidRPr="007F5ECA">
              <w:rPr>
                <w:rFonts w:ascii="Mulish" w:hAnsi="Mulish"/>
                <w:sz w:val="20"/>
                <w:szCs w:val="20"/>
              </w:rPr>
              <w:t xml:space="preserve"> capable of supporting multiple Doubtless</w:t>
            </w:r>
            <w:r w:rsidRPr="007F5ECA" w:rsidR="00A225E2">
              <w:rPr>
                <w:rFonts w:ascii="Mulish" w:hAnsi="Mulish"/>
                <w:sz w:val="20"/>
                <w:szCs w:val="20"/>
              </w:rPr>
              <w:t xml:space="preserve"> UK and Europe</w:t>
            </w:r>
            <w:r w:rsidRPr="007F5ECA">
              <w:rPr>
                <w:rFonts w:ascii="Mulish" w:hAnsi="Mulish"/>
                <w:sz w:val="20"/>
                <w:szCs w:val="20"/>
              </w:rPr>
              <w:t xml:space="preserve"> operating entities.</w:t>
            </w:r>
          </w:p>
        </w:tc>
      </w:tr>
      <w:tr w:rsidRPr="007F5ECA" w:rsidR="001D51E4" w:rsidTr="23685E28" w14:paraId="5D520729"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6A2C0060" w14:textId="77777777">
            <w:pPr>
              <w:spacing w:after="160" w:line="278" w:lineRule="auto"/>
              <w:rPr>
                <w:rFonts w:ascii="Mulish" w:hAnsi="Mulish"/>
                <w:sz w:val="20"/>
                <w:szCs w:val="20"/>
              </w:rPr>
            </w:pPr>
            <w:r w:rsidRPr="007F5ECA">
              <w:rPr>
                <w:rFonts w:ascii="Mulish" w:hAnsi="Mulish"/>
                <w:b/>
                <w:bCs/>
                <w:sz w:val="20"/>
                <w:szCs w:val="20"/>
              </w:rPr>
              <w:t>FR-002</w:t>
            </w:r>
          </w:p>
        </w:tc>
        <w:tc>
          <w:tcPr>
            <w:tcW w:w="8080" w:type="dxa"/>
            <w:hideMark/>
          </w:tcPr>
          <w:p w:rsidRPr="007F5ECA" w:rsidR="001D51E4" w:rsidP="001D51E4" w:rsidRDefault="001D51E4" w14:paraId="35176387"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maintain </w:t>
            </w:r>
            <w:r w:rsidRPr="007F5ECA">
              <w:rPr>
                <w:rFonts w:ascii="Mulish" w:hAnsi="Mulish"/>
                <w:b/>
                <w:bCs/>
                <w:i/>
                <w:iCs/>
                <w:sz w:val="20"/>
                <w:szCs w:val="20"/>
              </w:rPr>
              <w:t>logical isolation</w:t>
            </w:r>
            <w:r w:rsidRPr="007F5ECA">
              <w:rPr>
                <w:rFonts w:ascii="Mulish" w:hAnsi="Mulish"/>
                <w:sz w:val="20"/>
                <w:szCs w:val="20"/>
              </w:rPr>
              <w:t xml:space="preserve"> of each entity’s data, processing workloads and consumption assets.</w:t>
            </w:r>
          </w:p>
        </w:tc>
      </w:tr>
      <w:tr w:rsidRPr="007F5ECA" w:rsidR="001D51E4" w:rsidTr="23685E28" w14:paraId="558E4A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2EE996EC" w14:textId="77777777">
            <w:pPr>
              <w:spacing w:after="160" w:line="278" w:lineRule="auto"/>
              <w:rPr>
                <w:rFonts w:ascii="Mulish" w:hAnsi="Mulish"/>
                <w:sz w:val="20"/>
                <w:szCs w:val="20"/>
              </w:rPr>
            </w:pPr>
            <w:r w:rsidRPr="007F5ECA">
              <w:rPr>
                <w:rFonts w:ascii="Mulish" w:hAnsi="Mulish"/>
                <w:b/>
                <w:bCs/>
                <w:sz w:val="20"/>
                <w:szCs w:val="20"/>
              </w:rPr>
              <w:t>FR-003</w:t>
            </w:r>
          </w:p>
        </w:tc>
        <w:tc>
          <w:tcPr>
            <w:tcW w:w="8080" w:type="dxa"/>
            <w:shd w:val="clear" w:color="auto" w:fill="auto"/>
            <w:hideMark/>
          </w:tcPr>
          <w:p w:rsidRPr="007F5ECA" w:rsidR="001D51E4" w:rsidP="001D51E4" w:rsidRDefault="001D51E4" w14:paraId="524FAC35" w14:textId="60DFFB26">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The platform shall support</w:t>
            </w:r>
            <w:r w:rsidRPr="007F5ECA" w:rsidR="000D41A8">
              <w:rPr>
                <w:rFonts w:ascii="Mulish" w:hAnsi="Mulish"/>
                <w:sz w:val="20"/>
                <w:szCs w:val="20"/>
              </w:rPr>
              <w:t xml:space="preserve"> a </w:t>
            </w:r>
            <w:r w:rsidRPr="007F5ECA" w:rsidR="000D41A8">
              <w:rPr>
                <w:rFonts w:ascii="Mulish" w:hAnsi="Mulish"/>
                <w:b/>
                <w:bCs/>
                <w:i/>
                <w:iCs/>
                <w:sz w:val="20"/>
                <w:szCs w:val="20"/>
              </w:rPr>
              <w:t>hub-and-spoke</w:t>
            </w:r>
            <w:r w:rsidRPr="007F5ECA" w:rsidR="000D41A8">
              <w:rPr>
                <w:rFonts w:ascii="Mulish" w:hAnsi="Mulish"/>
                <w:sz w:val="20"/>
                <w:szCs w:val="20"/>
              </w:rPr>
              <w:t xml:space="preserve"> operating model, providing</w:t>
            </w:r>
            <w:r w:rsidRPr="007F5ECA">
              <w:rPr>
                <w:rFonts w:ascii="Mulish" w:hAnsi="Mulish"/>
                <w:sz w:val="20"/>
                <w:szCs w:val="20"/>
              </w:rPr>
              <w:t xml:space="preserve"> centrally managed platform engineering capabilities while enabling analytics teams to operate within their respective entities.</w:t>
            </w:r>
          </w:p>
        </w:tc>
      </w:tr>
      <w:tr w:rsidRPr="007F5ECA" w:rsidR="001D51E4" w:rsidTr="23685E28" w14:paraId="6CCC8795"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4EC2EFF5" w14:textId="77777777">
            <w:pPr>
              <w:spacing w:after="160" w:line="278" w:lineRule="auto"/>
              <w:rPr>
                <w:rFonts w:ascii="Mulish" w:hAnsi="Mulish"/>
                <w:sz w:val="20"/>
                <w:szCs w:val="20"/>
              </w:rPr>
            </w:pPr>
            <w:r w:rsidRPr="007F5ECA">
              <w:rPr>
                <w:rFonts w:ascii="Mulish" w:hAnsi="Mulish"/>
                <w:b/>
                <w:bCs/>
                <w:sz w:val="20"/>
                <w:szCs w:val="20"/>
              </w:rPr>
              <w:t>FR-004</w:t>
            </w:r>
          </w:p>
        </w:tc>
        <w:tc>
          <w:tcPr>
            <w:tcW w:w="8080" w:type="dxa"/>
            <w:hideMark/>
          </w:tcPr>
          <w:p w:rsidRPr="007F5ECA" w:rsidR="001D51E4" w:rsidP="001D51E4" w:rsidRDefault="001D51E4" w14:paraId="277C7621"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enable </w:t>
            </w:r>
            <w:r w:rsidRPr="007F5ECA">
              <w:rPr>
                <w:rFonts w:ascii="Mulish" w:hAnsi="Mulish"/>
                <w:b/>
                <w:bCs/>
                <w:i/>
                <w:iCs/>
                <w:sz w:val="20"/>
                <w:szCs w:val="20"/>
              </w:rPr>
              <w:t>controlled sharing of data</w:t>
            </w:r>
            <w:r w:rsidRPr="007F5ECA">
              <w:rPr>
                <w:rFonts w:ascii="Mulish" w:hAnsi="Mulish"/>
                <w:sz w:val="20"/>
                <w:szCs w:val="20"/>
              </w:rPr>
              <w:t xml:space="preserve"> between entities through explicitly approved, curated and aggregated data products.</w:t>
            </w:r>
          </w:p>
        </w:tc>
      </w:tr>
      <w:tr w:rsidRPr="007F5ECA" w:rsidR="001D51E4" w:rsidTr="23685E28" w14:paraId="615DE0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7D7A56C9" w14:textId="77777777">
            <w:pPr>
              <w:spacing w:after="160" w:line="278" w:lineRule="auto"/>
              <w:rPr>
                <w:rFonts w:ascii="Mulish" w:hAnsi="Mulish"/>
                <w:sz w:val="20"/>
                <w:szCs w:val="20"/>
              </w:rPr>
            </w:pPr>
            <w:r w:rsidRPr="007F5ECA">
              <w:rPr>
                <w:rFonts w:ascii="Mulish" w:hAnsi="Mulish"/>
                <w:b/>
                <w:bCs/>
                <w:sz w:val="20"/>
                <w:szCs w:val="20"/>
              </w:rPr>
              <w:t>FR-005</w:t>
            </w:r>
          </w:p>
        </w:tc>
        <w:tc>
          <w:tcPr>
            <w:tcW w:w="8080" w:type="dxa"/>
            <w:shd w:val="clear" w:color="auto" w:fill="auto"/>
            <w:hideMark/>
          </w:tcPr>
          <w:p w:rsidRPr="007F5ECA" w:rsidR="001D51E4" w:rsidP="001D51E4" w:rsidRDefault="001D51E4" w14:paraId="5960605E" w14:textId="53076F3B">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a governed </w:t>
            </w:r>
            <w:r w:rsidRPr="007F5ECA">
              <w:rPr>
                <w:rFonts w:ascii="Mulish" w:hAnsi="Mulish"/>
                <w:b/>
                <w:bCs/>
                <w:i/>
                <w:iCs/>
                <w:sz w:val="20"/>
                <w:szCs w:val="20"/>
              </w:rPr>
              <w:t>Group reporting</w:t>
            </w:r>
            <w:r w:rsidRPr="007F5ECA" w:rsidR="009A236C">
              <w:rPr>
                <w:rFonts w:ascii="Mulish" w:hAnsi="Mulish"/>
                <w:b/>
                <w:bCs/>
                <w:i/>
                <w:iCs/>
                <w:sz w:val="20"/>
                <w:szCs w:val="20"/>
              </w:rPr>
              <w:t xml:space="preserve"> </w:t>
            </w:r>
            <w:r w:rsidRPr="007F5ECA">
              <w:rPr>
                <w:rFonts w:ascii="Mulish" w:hAnsi="Mulish"/>
                <w:sz w:val="20"/>
                <w:szCs w:val="20"/>
              </w:rPr>
              <w:t>layer that is logically separated from entity-level data domains.</w:t>
            </w:r>
          </w:p>
        </w:tc>
      </w:tr>
      <w:tr w:rsidRPr="007F5ECA" w:rsidR="001D51E4" w:rsidTr="23685E28" w14:paraId="12D1FEF0"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696812E7" w14:textId="77777777">
            <w:pPr>
              <w:spacing w:after="160" w:line="278" w:lineRule="auto"/>
              <w:rPr>
                <w:rFonts w:ascii="Mulish" w:hAnsi="Mulish"/>
                <w:sz w:val="20"/>
                <w:szCs w:val="20"/>
              </w:rPr>
            </w:pPr>
            <w:r w:rsidRPr="007F5ECA">
              <w:rPr>
                <w:rFonts w:ascii="Mulish" w:hAnsi="Mulish"/>
                <w:b/>
                <w:bCs/>
                <w:sz w:val="20"/>
                <w:szCs w:val="20"/>
              </w:rPr>
              <w:t>FR-006</w:t>
            </w:r>
          </w:p>
        </w:tc>
        <w:tc>
          <w:tcPr>
            <w:tcW w:w="8080" w:type="dxa"/>
            <w:hideMark/>
          </w:tcPr>
          <w:p w:rsidRPr="007F5ECA" w:rsidR="001D51E4" w:rsidP="001D51E4" w:rsidRDefault="001D51E4" w14:paraId="58AA281E" w14:textId="1EC8D12E">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23685E28">
              <w:rPr>
                <w:rFonts w:ascii="Mulish" w:hAnsi="Mulish"/>
                <w:sz w:val="20"/>
                <w:szCs w:val="20"/>
              </w:rPr>
              <w:t xml:space="preserve">The platform shall support the </w:t>
            </w:r>
            <w:r w:rsidRPr="23685E28">
              <w:rPr>
                <w:rFonts w:ascii="Mulish" w:hAnsi="Mulish"/>
                <w:b/>
                <w:bCs/>
                <w:i/>
                <w:iCs/>
                <w:sz w:val="20"/>
                <w:szCs w:val="20"/>
              </w:rPr>
              <w:t>independent separation</w:t>
            </w:r>
            <w:r w:rsidRPr="23685E28">
              <w:rPr>
                <w:rFonts w:ascii="Mulish" w:hAnsi="Mulish"/>
                <w:sz w:val="20"/>
                <w:szCs w:val="20"/>
              </w:rPr>
              <w:t xml:space="preserve"> </w:t>
            </w:r>
            <w:r w:rsidRPr="23685E28">
              <w:rPr>
                <w:rFonts w:ascii="Mulish" w:hAnsi="Mulish"/>
                <w:b/>
                <w:bCs/>
                <w:i/>
                <w:iCs/>
                <w:sz w:val="20"/>
                <w:szCs w:val="20"/>
              </w:rPr>
              <w:t>and extraction</w:t>
            </w:r>
            <w:r w:rsidRPr="23685E28">
              <w:rPr>
                <w:rFonts w:ascii="Mulish" w:hAnsi="Mulish"/>
                <w:sz w:val="20"/>
                <w:szCs w:val="20"/>
              </w:rPr>
              <w:t xml:space="preserve"> of an entity’s data, workloads and configuration where a legal or organisational carve-out is required.</w:t>
            </w:r>
          </w:p>
        </w:tc>
      </w:tr>
      <w:tr w:rsidRPr="007F5ECA" w:rsidR="001D51E4" w:rsidTr="23685E28" w14:paraId="74C389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1D2DF037" w14:textId="77777777">
            <w:pPr>
              <w:spacing w:after="160" w:line="278" w:lineRule="auto"/>
              <w:rPr>
                <w:rFonts w:ascii="Mulish" w:hAnsi="Mulish"/>
                <w:sz w:val="20"/>
                <w:szCs w:val="20"/>
              </w:rPr>
            </w:pPr>
            <w:r w:rsidRPr="007F5ECA">
              <w:rPr>
                <w:rFonts w:ascii="Mulish" w:hAnsi="Mulish"/>
                <w:b/>
                <w:bCs/>
                <w:sz w:val="20"/>
                <w:szCs w:val="20"/>
              </w:rPr>
              <w:t>FR-007</w:t>
            </w:r>
          </w:p>
        </w:tc>
        <w:tc>
          <w:tcPr>
            <w:tcW w:w="8080" w:type="dxa"/>
            <w:shd w:val="clear" w:color="auto" w:fill="auto"/>
            <w:hideMark/>
          </w:tcPr>
          <w:p w:rsidRPr="007F5ECA" w:rsidR="001D51E4" w:rsidP="001D51E4" w:rsidRDefault="001D51E4" w14:paraId="06653C36" w14:textId="1EAD978D">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enable </w:t>
            </w:r>
            <w:r w:rsidRPr="007F5ECA">
              <w:rPr>
                <w:rFonts w:ascii="Mulish" w:hAnsi="Mulish"/>
                <w:b/>
                <w:bCs/>
                <w:i/>
                <w:iCs/>
                <w:sz w:val="20"/>
                <w:szCs w:val="20"/>
              </w:rPr>
              <w:t xml:space="preserve">reusable </w:t>
            </w:r>
            <w:r w:rsidRPr="007F5ECA" w:rsidR="009A236C">
              <w:rPr>
                <w:rFonts w:ascii="Mulish" w:hAnsi="Mulish"/>
                <w:b/>
                <w:bCs/>
                <w:i/>
                <w:iCs/>
                <w:sz w:val="20"/>
                <w:szCs w:val="20"/>
              </w:rPr>
              <w:t>assets</w:t>
            </w:r>
            <w:r w:rsidRPr="007F5ECA" w:rsidR="009A236C">
              <w:rPr>
                <w:rFonts w:ascii="Mulish" w:hAnsi="Mulish"/>
                <w:sz w:val="20"/>
                <w:szCs w:val="20"/>
              </w:rPr>
              <w:t xml:space="preserve"> across </w:t>
            </w:r>
            <w:r w:rsidRPr="007F5ECA">
              <w:rPr>
                <w:rFonts w:ascii="Mulish" w:hAnsi="Mulish"/>
                <w:sz w:val="20"/>
                <w:szCs w:val="20"/>
              </w:rPr>
              <w:t>data engineering and analy</w:t>
            </w:r>
            <w:r w:rsidRPr="007F5ECA" w:rsidR="009A236C">
              <w:rPr>
                <w:rFonts w:ascii="Mulish" w:hAnsi="Mulish"/>
                <w:sz w:val="20"/>
                <w:szCs w:val="20"/>
              </w:rPr>
              <w:t>tics</w:t>
            </w:r>
            <w:r w:rsidRPr="007F5ECA">
              <w:rPr>
                <w:rFonts w:ascii="Mulish" w:hAnsi="Mulish"/>
                <w:sz w:val="20"/>
                <w:szCs w:val="20"/>
              </w:rPr>
              <w:t>, including pipelines, models, notebooks, libraries and data products, to be shared across entities.</w:t>
            </w:r>
          </w:p>
        </w:tc>
      </w:tr>
      <w:tr w:rsidRPr="007F5ECA" w:rsidR="001D51E4" w:rsidTr="23685E28" w14:paraId="28C708F3"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0C6BDDB5" w14:textId="77777777">
            <w:pPr>
              <w:spacing w:after="160" w:line="278" w:lineRule="auto"/>
              <w:rPr>
                <w:rFonts w:ascii="Mulish" w:hAnsi="Mulish"/>
                <w:sz w:val="20"/>
                <w:szCs w:val="20"/>
              </w:rPr>
            </w:pPr>
            <w:r w:rsidRPr="007F5ECA">
              <w:rPr>
                <w:rFonts w:ascii="Mulish" w:hAnsi="Mulish"/>
                <w:b/>
                <w:bCs/>
                <w:sz w:val="20"/>
                <w:szCs w:val="20"/>
              </w:rPr>
              <w:t>FR-008</w:t>
            </w:r>
          </w:p>
        </w:tc>
        <w:tc>
          <w:tcPr>
            <w:tcW w:w="8080" w:type="dxa"/>
            <w:hideMark/>
          </w:tcPr>
          <w:p w:rsidRPr="007F5ECA" w:rsidR="001D51E4" w:rsidP="001D51E4" w:rsidRDefault="001D51E4" w14:paraId="21252346" w14:textId="21D2BCBB">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23685E28">
              <w:rPr>
                <w:rFonts w:ascii="Mulish" w:hAnsi="Mulish"/>
                <w:sz w:val="20"/>
                <w:szCs w:val="20"/>
              </w:rPr>
              <w:t xml:space="preserve">The platform shall </w:t>
            </w:r>
            <w:commentRangeStart w:id="28"/>
            <w:commentRangeStart w:id="29"/>
            <w:del w:author="Tom Wilson" w:date="2026-09-21T14:51:00Z" w16du:dateUtc="2026-09-21T13:51:00Z" w:id="30">
              <w:r w:rsidRPr="23685E28" w:rsidDel="00A578E5">
                <w:rPr>
                  <w:rFonts w:ascii="Mulish" w:hAnsi="Mulish"/>
                  <w:sz w:val="20"/>
                  <w:szCs w:val="20"/>
                </w:rPr>
                <w:delText>provide</w:delText>
              </w:r>
            </w:del>
            <w:ins w:author="Tom Wilson" w:date="2026-09-21T14:51:00Z" w16du:dateUtc="2026-09-21T13:51:00Z" w:id="31">
              <w:r w:rsidR="00A578E5">
                <w:rPr>
                  <w:rFonts w:ascii="Mulish" w:hAnsi="Mulish"/>
                  <w:sz w:val="20"/>
                  <w:szCs w:val="20"/>
                </w:rPr>
                <w:t>enforce</w:t>
              </w:r>
            </w:ins>
            <w:r w:rsidRPr="23685E28">
              <w:rPr>
                <w:rFonts w:ascii="Mulish" w:hAnsi="Mulish"/>
                <w:sz w:val="20"/>
                <w:szCs w:val="20"/>
              </w:rPr>
              <w:t xml:space="preserve"> </w:t>
            </w:r>
            <w:commentRangeEnd w:id="28"/>
            <w:r w:rsidRPr="23685E28">
              <w:rPr>
                <w:rStyle w:val="CommentReference"/>
                <w:rFonts w:ascii="Mulish" w:hAnsi="Mulish"/>
                <w:b/>
                <w:bCs/>
                <w:i/>
                <w:iCs/>
                <w:sz w:val="20"/>
                <w:szCs w:val="20"/>
              </w:rPr>
              <w:commentReference w:id="28"/>
            </w:r>
            <w:commentRangeEnd w:id="29"/>
            <w:r>
              <w:rPr>
                <w:rStyle w:val="CommentReference"/>
              </w:rPr>
              <w:commentReference w:id="29"/>
            </w:r>
            <w:r w:rsidRPr="23685E28">
              <w:rPr>
                <w:rFonts w:ascii="Mulish" w:hAnsi="Mulish"/>
                <w:b/>
                <w:bCs/>
                <w:i/>
                <w:iCs/>
                <w:sz w:val="20"/>
                <w:szCs w:val="20"/>
              </w:rPr>
              <w:t>standard patterns</w:t>
            </w:r>
            <w:r w:rsidRPr="23685E28">
              <w:rPr>
                <w:rFonts w:ascii="Mulish" w:hAnsi="Mulish"/>
                <w:sz w:val="20"/>
                <w:szCs w:val="20"/>
              </w:rPr>
              <w:t xml:space="preserve"> for data ingestion, storage, transformation, data quality, publication and consumption.</w:t>
            </w:r>
          </w:p>
        </w:tc>
      </w:tr>
      <w:tr w:rsidRPr="007F5ECA" w:rsidR="001D51E4" w:rsidTr="23685E28" w14:paraId="39EB2C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76AF27EB" w14:textId="77777777">
            <w:pPr>
              <w:spacing w:after="160" w:line="278" w:lineRule="auto"/>
              <w:rPr>
                <w:rFonts w:ascii="Mulish" w:hAnsi="Mulish"/>
                <w:sz w:val="20"/>
                <w:szCs w:val="20"/>
              </w:rPr>
            </w:pPr>
            <w:r w:rsidRPr="007F5ECA">
              <w:rPr>
                <w:rFonts w:ascii="Mulish" w:hAnsi="Mulish"/>
                <w:b/>
                <w:bCs/>
                <w:sz w:val="20"/>
                <w:szCs w:val="20"/>
              </w:rPr>
              <w:t>FR-009</w:t>
            </w:r>
          </w:p>
        </w:tc>
        <w:tc>
          <w:tcPr>
            <w:tcW w:w="8080" w:type="dxa"/>
            <w:shd w:val="clear" w:color="auto" w:fill="auto"/>
            <w:hideMark/>
          </w:tcPr>
          <w:p w:rsidRPr="007F5ECA" w:rsidR="001D51E4" w:rsidP="001D51E4" w:rsidRDefault="001D51E4" w14:paraId="389B53D0" w14:textId="69739A62">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support a </w:t>
            </w:r>
            <w:r w:rsidRPr="007F5ECA">
              <w:rPr>
                <w:rFonts w:ascii="Mulish" w:hAnsi="Mulish"/>
                <w:b/>
                <w:bCs/>
                <w:i/>
                <w:iCs/>
                <w:sz w:val="20"/>
                <w:szCs w:val="20"/>
              </w:rPr>
              <w:t>common data architecture</w:t>
            </w:r>
            <w:r w:rsidRPr="007F5ECA">
              <w:rPr>
                <w:rFonts w:ascii="Mulish" w:hAnsi="Mulish"/>
                <w:sz w:val="20"/>
                <w:szCs w:val="20"/>
              </w:rPr>
              <w:t xml:space="preserve"> across entities, including consistent data-layering, naming, metadata and control </w:t>
            </w:r>
            <w:r w:rsidRPr="007F5ECA" w:rsidR="0006051F">
              <w:rPr>
                <w:rFonts w:ascii="Mulish" w:hAnsi="Mulish"/>
                <w:sz w:val="20"/>
                <w:szCs w:val="20"/>
              </w:rPr>
              <w:t>s</w:t>
            </w:r>
            <w:r w:rsidR="0006051F">
              <w:rPr>
                <w:rFonts w:ascii="Mulish" w:hAnsi="Mulish"/>
                <w:sz w:val="20"/>
                <w:szCs w:val="20"/>
              </w:rPr>
              <w:t>t</w:t>
            </w:r>
            <w:r w:rsidRPr="007F5ECA" w:rsidR="0006051F">
              <w:rPr>
                <w:rFonts w:ascii="Mulish" w:hAnsi="Mulish"/>
                <w:sz w:val="20"/>
                <w:szCs w:val="20"/>
              </w:rPr>
              <w:t>andards</w:t>
            </w:r>
            <w:r w:rsidRPr="007F5ECA">
              <w:rPr>
                <w:rFonts w:ascii="Mulish" w:hAnsi="Mulish"/>
                <w:sz w:val="20"/>
                <w:szCs w:val="20"/>
              </w:rPr>
              <w:t>.</w:t>
            </w:r>
          </w:p>
        </w:tc>
      </w:tr>
      <w:tr w:rsidRPr="007F5ECA" w:rsidR="001D51E4" w:rsidTr="23685E28" w14:paraId="25F33205"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0E18FCD6" w14:textId="77777777">
            <w:pPr>
              <w:spacing w:after="160" w:line="278" w:lineRule="auto"/>
              <w:rPr>
                <w:rFonts w:ascii="Mulish" w:hAnsi="Mulish"/>
                <w:sz w:val="20"/>
                <w:szCs w:val="20"/>
              </w:rPr>
            </w:pPr>
            <w:r w:rsidRPr="007F5ECA">
              <w:rPr>
                <w:rFonts w:ascii="Mulish" w:hAnsi="Mulish"/>
                <w:b/>
                <w:bCs/>
                <w:sz w:val="20"/>
                <w:szCs w:val="20"/>
              </w:rPr>
              <w:t>FR-010</w:t>
            </w:r>
          </w:p>
        </w:tc>
        <w:tc>
          <w:tcPr>
            <w:tcW w:w="8080" w:type="dxa"/>
            <w:hideMark/>
          </w:tcPr>
          <w:p w:rsidRPr="007F5ECA" w:rsidR="001D51E4" w:rsidP="001D51E4" w:rsidRDefault="001D51E4" w14:paraId="6FA84886" w14:textId="66AB1750">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w:t>
            </w:r>
            <w:r w:rsidRPr="007F5ECA">
              <w:rPr>
                <w:rFonts w:ascii="Mulish" w:hAnsi="Mulish"/>
                <w:b/>
                <w:bCs/>
                <w:i/>
                <w:iCs/>
                <w:sz w:val="20"/>
                <w:szCs w:val="20"/>
              </w:rPr>
              <w:t xml:space="preserve">role-based access control </w:t>
            </w:r>
            <w:r w:rsidRPr="007F5ECA" w:rsidR="00BD0853">
              <w:rPr>
                <w:rFonts w:ascii="Mulish" w:hAnsi="Mulish"/>
                <w:b/>
                <w:bCs/>
                <w:i/>
                <w:iCs/>
                <w:sz w:val="20"/>
                <w:szCs w:val="20"/>
              </w:rPr>
              <w:t>(RBAC)</w:t>
            </w:r>
            <w:r w:rsidRPr="007F5ECA" w:rsidR="00BD0853">
              <w:rPr>
                <w:rFonts w:ascii="Mulish" w:hAnsi="Mulish"/>
                <w:sz w:val="20"/>
                <w:szCs w:val="20"/>
              </w:rPr>
              <w:t xml:space="preserve"> </w:t>
            </w:r>
            <w:r w:rsidRPr="007F5ECA">
              <w:rPr>
                <w:rFonts w:ascii="Mulish" w:hAnsi="Mulish"/>
                <w:sz w:val="20"/>
                <w:szCs w:val="20"/>
              </w:rPr>
              <w:t>capabilities across infrastructure, data, engineering and consumption services.</w:t>
            </w:r>
          </w:p>
        </w:tc>
      </w:tr>
      <w:tr w:rsidRPr="007F5ECA" w:rsidR="001D51E4" w:rsidTr="23685E28" w14:paraId="038A8E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7DD2AE86" w14:textId="77777777">
            <w:pPr>
              <w:spacing w:after="160" w:line="278" w:lineRule="auto"/>
              <w:rPr>
                <w:rFonts w:ascii="Mulish" w:hAnsi="Mulish"/>
                <w:sz w:val="20"/>
                <w:szCs w:val="20"/>
              </w:rPr>
            </w:pPr>
            <w:r w:rsidRPr="007F5ECA">
              <w:rPr>
                <w:rFonts w:ascii="Mulish" w:hAnsi="Mulish"/>
                <w:b/>
                <w:bCs/>
                <w:sz w:val="20"/>
                <w:szCs w:val="20"/>
              </w:rPr>
              <w:t>FR-011</w:t>
            </w:r>
          </w:p>
        </w:tc>
        <w:tc>
          <w:tcPr>
            <w:tcW w:w="8080" w:type="dxa"/>
            <w:shd w:val="clear" w:color="auto" w:fill="auto"/>
            <w:hideMark/>
          </w:tcPr>
          <w:p w:rsidRPr="007F5ECA" w:rsidR="001D51E4" w:rsidP="001D51E4" w:rsidRDefault="001D51E4" w14:paraId="167E3A2D"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support the identification, classification, masking and controlled access of </w:t>
            </w:r>
            <w:r w:rsidRPr="007F5ECA">
              <w:rPr>
                <w:rFonts w:ascii="Mulish" w:hAnsi="Mulish"/>
                <w:b/>
                <w:bCs/>
                <w:i/>
                <w:iCs/>
                <w:sz w:val="20"/>
                <w:szCs w:val="20"/>
              </w:rPr>
              <w:t>personal and sensitive</w:t>
            </w:r>
            <w:r w:rsidRPr="007F5ECA">
              <w:rPr>
                <w:rFonts w:ascii="Mulish" w:hAnsi="Mulish"/>
                <w:sz w:val="20"/>
                <w:szCs w:val="20"/>
              </w:rPr>
              <w:t xml:space="preserve"> data.</w:t>
            </w:r>
          </w:p>
        </w:tc>
      </w:tr>
      <w:tr w:rsidRPr="007F5ECA" w:rsidR="001D51E4" w:rsidTr="23685E28" w14:paraId="04B4C400"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758DF4B3" w14:textId="77777777">
            <w:pPr>
              <w:spacing w:after="160" w:line="278" w:lineRule="auto"/>
              <w:rPr>
                <w:rFonts w:ascii="Mulish" w:hAnsi="Mulish"/>
                <w:sz w:val="20"/>
                <w:szCs w:val="20"/>
              </w:rPr>
            </w:pPr>
            <w:r w:rsidRPr="007F5ECA">
              <w:rPr>
                <w:rFonts w:ascii="Mulish" w:hAnsi="Mulish"/>
                <w:b/>
                <w:bCs/>
                <w:sz w:val="20"/>
                <w:szCs w:val="20"/>
              </w:rPr>
              <w:t>FR-012</w:t>
            </w:r>
          </w:p>
        </w:tc>
        <w:tc>
          <w:tcPr>
            <w:tcW w:w="8080" w:type="dxa"/>
            <w:hideMark/>
          </w:tcPr>
          <w:p w:rsidRPr="007F5ECA" w:rsidR="001D51E4" w:rsidP="001D51E4" w:rsidRDefault="001D51E4" w14:paraId="61F164CC"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w:t>
            </w:r>
            <w:r w:rsidRPr="007F5ECA">
              <w:rPr>
                <w:rFonts w:ascii="Mulish" w:hAnsi="Mulish"/>
                <w:b/>
                <w:bCs/>
                <w:i/>
                <w:iCs/>
                <w:sz w:val="20"/>
                <w:szCs w:val="20"/>
              </w:rPr>
              <w:t>distinct administrative and operating boundaries</w:t>
            </w:r>
            <w:r w:rsidRPr="007F5ECA">
              <w:rPr>
                <w:rFonts w:ascii="Mulish" w:hAnsi="Mulish"/>
                <w:sz w:val="20"/>
                <w:szCs w:val="20"/>
              </w:rPr>
              <w:t xml:space="preserve"> for infrastructure management, data governance, data engineering and data consumption.</w:t>
            </w:r>
          </w:p>
        </w:tc>
      </w:tr>
      <w:tr w:rsidRPr="007F5ECA" w:rsidR="001D51E4" w:rsidTr="23685E28" w14:paraId="6F0CBE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25CFD7F8" w14:textId="77777777">
            <w:pPr>
              <w:spacing w:after="160" w:line="278" w:lineRule="auto"/>
              <w:rPr>
                <w:rFonts w:ascii="Mulish" w:hAnsi="Mulish"/>
                <w:sz w:val="20"/>
                <w:szCs w:val="20"/>
              </w:rPr>
            </w:pPr>
            <w:r w:rsidRPr="007F5ECA">
              <w:rPr>
                <w:rFonts w:ascii="Mulish" w:hAnsi="Mulish"/>
                <w:b/>
                <w:bCs/>
                <w:sz w:val="20"/>
                <w:szCs w:val="20"/>
              </w:rPr>
              <w:t>FR-013</w:t>
            </w:r>
          </w:p>
        </w:tc>
        <w:tc>
          <w:tcPr>
            <w:tcW w:w="8080" w:type="dxa"/>
            <w:shd w:val="clear" w:color="auto" w:fill="auto"/>
            <w:hideMark/>
          </w:tcPr>
          <w:p w:rsidRPr="007F5ECA" w:rsidR="001D51E4" w:rsidP="001D51E4" w:rsidRDefault="001D51E4" w14:paraId="319CFFC4"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support </w:t>
            </w:r>
            <w:r w:rsidRPr="007F5ECA">
              <w:rPr>
                <w:rFonts w:ascii="Mulish" w:hAnsi="Mulish"/>
                <w:b/>
                <w:bCs/>
                <w:i/>
                <w:iCs/>
                <w:sz w:val="20"/>
                <w:szCs w:val="20"/>
              </w:rPr>
              <w:t>repeatable onboarding of new entities</w:t>
            </w:r>
            <w:r w:rsidRPr="007F5ECA">
              <w:rPr>
                <w:rFonts w:ascii="Mulish" w:hAnsi="Mulish"/>
                <w:sz w:val="20"/>
                <w:szCs w:val="20"/>
              </w:rPr>
              <w:t>, data domains, source systems and user groups using standardised configuration and deployment patterns.</w:t>
            </w:r>
          </w:p>
        </w:tc>
      </w:tr>
      <w:tr w:rsidRPr="007F5ECA" w:rsidR="001D51E4" w:rsidTr="23685E28" w14:paraId="51119F30"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56ED3702" w14:textId="77777777">
            <w:pPr>
              <w:spacing w:after="160" w:line="278" w:lineRule="auto"/>
              <w:rPr>
                <w:rFonts w:ascii="Mulish" w:hAnsi="Mulish"/>
                <w:sz w:val="20"/>
                <w:szCs w:val="20"/>
              </w:rPr>
            </w:pPr>
            <w:r w:rsidRPr="007F5ECA">
              <w:rPr>
                <w:rFonts w:ascii="Mulish" w:hAnsi="Mulish"/>
                <w:b/>
                <w:bCs/>
                <w:sz w:val="20"/>
                <w:szCs w:val="20"/>
              </w:rPr>
              <w:lastRenderedPageBreak/>
              <w:t>FR-014</w:t>
            </w:r>
          </w:p>
        </w:tc>
        <w:tc>
          <w:tcPr>
            <w:tcW w:w="8080" w:type="dxa"/>
            <w:hideMark/>
          </w:tcPr>
          <w:p w:rsidRPr="007F5ECA" w:rsidR="001D51E4" w:rsidP="001D51E4" w:rsidRDefault="001D51E4" w14:paraId="656439FE" w14:textId="6722363D">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w:t>
            </w:r>
            <w:r w:rsidRPr="007F5ECA" w:rsidR="000F32A9">
              <w:rPr>
                <w:rFonts w:ascii="Mulish" w:hAnsi="Mulish"/>
                <w:sz w:val="20"/>
                <w:szCs w:val="20"/>
              </w:rPr>
              <w:t xml:space="preserve">a </w:t>
            </w:r>
            <w:r w:rsidRPr="007F5ECA" w:rsidR="000F32A9">
              <w:rPr>
                <w:rFonts w:ascii="Mulish" w:hAnsi="Mulish"/>
                <w:b/>
                <w:bCs/>
                <w:i/>
                <w:iCs/>
                <w:sz w:val="20"/>
                <w:szCs w:val="20"/>
              </w:rPr>
              <w:t>core data observability capability</w:t>
            </w:r>
            <w:r w:rsidRPr="007F5ECA" w:rsidR="000F32A9">
              <w:rPr>
                <w:rFonts w:ascii="Mulish" w:hAnsi="Mulish"/>
                <w:sz w:val="20"/>
                <w:szCs w:val="20"/>
              </w:rPr>
              <w:t xml:space="preserve"> supporting </w:t>
            </w:r>
            <w:r w:rsidRPr="007F5ECA">
              <w:rPr>
                <w:rFonts w:ascii="Mulish" w:hAnsi="Mulish"/>
                <w:sz w:val="20"/>
                <w:szCs w:val="20"/>
              </w:rPr>
              <w:t>central metadata management, data discovery and end-to-end lineage across ingestion, transformation and consumption processes.</w:t>
            </w:r>
          </w:p>
        </w:tc>
      </w:tr>
      <w:tr w:rsidRPr="007F5ECA" w:rsidR="001D51E4" w:rsidTr="23685E28" w14:paraId="34074F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2C14CD14" w14:textId="77777777">
            <w:pPr>
              <w:spacing w:after="160" w:line="278" w:lineRule="auto"/>
              <w:rPr>
                <w:rFonts w:ascii="Mulish" w:hAnsi="Mulish"/>
                <w:sz w:val="20"/>
                <w:szCs w:val="20"/>
              </w:rPr>
            </w:pPr>
            <w:r w:rsidRPr="007F5ECA">
              <w:rPr>
                <w:rFonts w:ascii="Mulish" w:hAnsi="Mulish"/>
                <w:b/>
                <w:bCs/>
                <w:sz w:val="20"/>
                <w:szCs w:val="20"/>
              </w:rPr>
              <w:t>FR-015</w:t>
            </w:r>
          </w:p>
        </w:tc>
        <w:tc>
          <w:tcPr>
            <w:tcW w:w="8080" w:type="dxa"/>
            <w:shd w:val="clear" w:color="auto" w:fill="auto"/>
            <w:hideMark/>
          </w:tcPr>
          <w:p w:rsidRPr="007F5ECA" w:rsidR="001D51E4" w:rsidP="001D51E4" w:rsidRDefault="001D51E4" w14:paraId="350C4D8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w:t>
            </w:r>
            <w:r w:rsidRPr="007F5ECA">
              <w:rPr>
                <w:rFonts w:ascii="Mulish" w:hAnsi="Mulish"/>
                <w:b/>
                <w:bCs/>
                <w:i/>
                <w:iCs/>
                <w:sz w:val="20"/>
                <w:szCs w:val="20"/>
              </w:rPr>
              <w:t>operational monitoring</w:t>
            </w:r>
            <w:r w:rsidRPr="007F5ECA">
              <w:rPr>
                <w:rFonts w:ascii="Mulish" w:hAnsi="Mulish"/>
                <w:sz w:val="20"/>
                <w:szCs w:val="20"/>
              </w:rPr>
              <w:t>, pipeline status, failure information and audit records for platform and data-processing activities.</w:t>
            </w:r>
          </w:p>
        </w:tc>
      </w:tr>
      <w:tr w:rsidRPr="007F5ECA" w:rsidR="001D51E4" w:rsidTr="23685E28" w14:paraId="28F8E23C"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177CB7BF" w14:textId="77777777">
            <w:pPr>
              <w:spacing w:after="160" w:line="278" w:lineRule="auto"/>
              <w:rPr>
                <w:rFonts w:ascii="Mulish" w:hAnsi="Mulish"/>
                <w:sz w:val="20"/>
                <w:szCs w:val="20"/>
              </w:rPr>
            </w:pPr>
            <w:r w:rsidRPr="007F5ECA">
              <w:rPr>
                <w:rFonts w:ascii="Mulish" w:hAnsi="Mulish"/>
                <w:b/>
                <w:bCs/>
                <w:sz w:val="20"/>
                <w:szCs w:val="20"/>
              </w:rPr>
              <w:t>FR-016</w:t>
            </w:r>
          </w:p>
        </w:tc>
        <w:tc>
          <w:tcPr>
            <w:tcW w:w="8080" w:type="dxa"/>
            <w:hideMark/>
          </w:tcPr>
          <w:p w:rsidRPr="007F5ECA" w:rsidR="001D51E4" w:rsidP="001D51E4" w:rsidRDefault="001D51E4" w14:paraId="26A1D1C3"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support the definition, execution and reporting of </w:t>
            </w:r>
            <w:r w:rsidRPr="007F5ECA">
              <w:rPr>
                <w:rFonts w:ascii="Mulish" w:hAnsi="Mulish"/>
                <w:b/>
                <w:bCs/>
                <w:i/>
                <w:iCs/>
                <w:sz w:val="20"/>
                <w:szCs w:val="20"/>
              </w:rPr>
              <w:t>data quality controls</w:t>
            </w:r>
            <w:r w:rsidRPr="007F5ECA">
              <w:rPr>
                <w:rFonts w:ascii="Mulish" w:hAnsi="Mulish"/>
                <w:sz w:val="20"/>
                <w:szCs w:val="20"/>
              </w:rPr>
              <w:t xml:space="preserve"> across entity and Group data products.</w:t>
            </w:r>
          </w:p>
        </w:tc>
      </w:tr>
      <w:tr w:rsidRPr="007F5ECA" w:rsidR="001D51E4" w:rsidTr="23685E28" w14:paraId="7F0D0A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6F0BDAB5" w14:textId="77777777">
            <w:pPr>
              <w:spacing w:after="160" w:line="278" w:lineRule="auto"/>
              <w:rPr>
                <w:rFonts w:ascii="Mulish" w:hAnsi="Mulish"/>
                <w:sz w:val="20"/>
                <w:szCs w:val="20"/>
              </w:rPr>
            </w:pPr>
            <w:r w:rsidRPr="007F5ECA">
              <w:rPr>
                <w:rFonts w:ascii="Mulish" w:hAnsi="Mulish"/>
                <w:b/>
                <w:bCs/>
                <w:sz w:val="20"/>
                <w:szCs w:val="20"/>
              </w:rPr>
              <w:t>FR-017</w:t>
            </w:r>
          </w:p>
        </w:tc>
        <w:tc>
          <w:tcPr>
            <w:tcW w:w="8080" w:type="dxa"/>
            <w:shd w:val="clear" w:color="auto" w:fill="auto"/>
            <w:hideMark/>
          </w:tcPr>
          <w:p w:rsidRPr="007F5ECA" w:rsidR="001D51E4" w:rsidP="001D51E4" w:rsidRDefault="001D51E4" w14:paraId="34D2337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support defined </w:t>
            </w:r>
            <w:r w:rsidRPr="007F5ECA">
              <w:rPr>
                <w:rFonts w:ascii="Mulish" w:hAnsi="Mulish"/>
                <w:b/>
                <w:bCs/>
                <w:i/>
                <w:iCs/>
                <w:sz w:val="20"/>
                <w:szCs w:val="20"/>
              </w:rPr>
              <w:t>data ownership and stewardship</w:t>
            </w:r>
            <w:r w:rsidRPr="007F5ECA">
              <w:rPr>
                <w:rFonts w:ascii="Mulish" w:hAnsi="Mulish"/>
                <w:sz w:val="20"/>
                <w:szCs w:val="20"/>
              </w:rPr>
              <w:t xml:space="preserve"> responsibilities for entity-level and Group-level data assets.</w:t>
            </w:r>
          </w:p>
        </w:tc>
      </w:tr>
      <w:tr w:rsidRPr="007F5ECA" w:rsidR="001D51E4" w:rsidTr="23685E28" w14:paraId="066C638A"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32516DBD" w14:textId="77777777">
            <w:pPr>
              <w:spacing w:after="160" w:line="278" w:lineRule="auto"/>
              <w:rPr>
                <w:rFonts w:ascii="Mulish" w:hAnsi="Mulish"/>
                <w:sz w:val="20"/>
                <w:szCs w:val="20"/>
              </w:rPr>
            </w:pPr>
            <w:r w:rsidRPr="007F5ECA">
              <w:rPr>
                <w:rFonts w:ascii="Mulish" w:hAnsi="Mulish"/>
                <w:b/>
                <w:bCs/>
                <w:sz w:val="20"/>
                <w:szCs w:val="20"/>
              </w:rPr>
              <w:t>FR-018</w:t>
            </w:r>
          </w:p>
        </w:tc>
        <w:tc>
          <w:tcPr>
            <w:tcW w:w="8080" w:type="dxa"/>
            <w:hideMark/>
          </w:tcPr>
          <w:p w:rsidRPr="007F5ECA" w:rsidR="001D51E4" w:rsidP="001D51E4" w:rsidRDefault="001D51E4" w14:paraId="78EBBAD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w:t>
            </w:r>
            <w:r w:rsidRPr="007F5ECA">
              <w:rPr>
                <w:rFonts w:ascii="Mulish" w:hAnsi="Mulish"/>
                <w:b/>
                <w:bCs/>
                <w:i/>
                <w:iCs/>
                <w:sz w:val="20"/>
                <w:szCs w:val="20"/>
              </w:rPr>
              <w:t>usage and cost information</w:t>
            </w:r>
            <w:r w:rsidRPr="007F5ECA">
              <w:rPr>
                <w:rFonts w:ascii="Mulish" w:hAnsi="Mulish"/>
                <w:sz w:val="20"/>
                <w:szCs w:val="20"/>
              </w:rPr>
              <w:t xml:space="preserve"> that can be attributed to individual entities, workloads and platform services.</w:t>
            </w:r>
          </w:p>
        </w:tc>
      </w:tr>
      <w:tr w:rsidRPr="007F5ECA" w:rsidR="001D51E4" w:rsidTr="23685E28" w14:paraId="780F95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073361E7" w14:textId="77777777">
            <w:pPr>
              <w:spacing w:after="160" w:line="278" w:lineRule="auto"/>
              <w:rPr>
                <w:rFonts w:ascii="Mulish" w:hAnsi="Mulish"/>
                <w:sz w:val="20"/>
                <w:szCs w:val="20"/>
              </w:rPr>
            </w:pPr>
            <w:r w:rsidRPr="007F5ECA">
              <w:rPr>
                <w:rFonts w:ascii="Mulish" w:hAnsi="Mulish"/>
                <w:b/>
                <w:bCs/>
                <w:sz w:val="20"/>
                <w:szCs w:val="20"/>
              </w:rPr>
              <w:t>FR-019</w:t>
            </w:r>
          </w:p>
        </w:tc>
        <w:tc>
          <w:tcPr>
            <w:tcW w:w="8080" w:type="dxa"/>
            <w:shd w:val="clear" w:color="auto" w:fill="auto"/>
            <w:hideMark/>
          </w:tcPr>
          <w:p w:rsidRPr="007F5ECA" w:rsidR="001D51E4" w:rsidP="001D51E4" w:rsidRDefault="001D51E4" w14:paraId="593F9A4E" w14:textId="34326E7F">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support </w:t>
            </w:r>
            <w:r w:rsidRPr="007F5ECA" w:rsidR="009E2478">
              <w:rPr>
                <w:rFonts w:ascii="Mulish" w:hAnsi="Mulish"/>
                <w:b/>
                <w:bCs/>
                <w:i/>
                <w:iCs/>
                <w:sz w:val="20"/>
                <w:szCs w:val="20"/>
              </w:rPr>
              <w:t xml:space="preserve">continuous integration and </w:t>
            </w:r>
            <w:r w:rsidRPr="007F5ECA" w:rsidR="00A36E19">
              <w:rPr>
                <w:rFonts w:ascii="Mulish" w:hAnsi="Mulish"/>
                <w:b/>
                <w:bCs/>
                <w:i/>
                <w:iCs/>
                <w:sz w:val="20"/>
                <w:szCs w:val="20"/>
              </w:rPr>
              <w:t>deployment (CI/CD)</w:t>
            </w:r>
            <w:r w:rsidRPr="007F5ECA" w:rsidR="00A36E19">
              <w:rPr>
                <w:rFonts w:ascii="Mulish" w:hAnsi="Mulish"/>
                <w:sz w:val="20"/>
                <w:szCs w:val="20"/>
              </w:rPr>
              <w:t xml:space="preserve"> </w:t>
            </w:r>
            <w:r w:rsidRPr="007F5ECA">
              <w:rPr>
                <w:rFonts w:ascii="Mulish" w:hAnsi="Mulish"/>
                <w:sz w:val="20"/>
                <w:szCs w:val="20"/>
              </w:rPr>
              <w:t>and promotion of infrastructure, platform configuration and data workloads through controlled delivery pipelines.</w:t>
            </w:r>
          </w:p>
        </w:tc>
      </w:tr>
      <w:tr w:rsidRPr="007F5ECA" w:rsidR="001D51E4" w:rsidTr="23685E28" w14:paraId="2487F5D4"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08F2AFCB" w14:textId="77777777">
            <w:pPr>
              <w:spacing w:after="160" w:line="278" w:lineRule="auto"/>
              <w:rPr>
                <w:rFonts w:ascii="Mulish" w:hAnsi="Mulish"/>
                <w:sz w:val="20"/>
                <w:szCs w:val="20"/>
              </w:rPr>
            </w:pPr>
            <w:r w:rsidRPr="007F5ECA">
              <w:rPr>
                <w:rFonts w:ascii="Mulish" w:hAnsi="Mulish"/>
                <w:b/>
                <w:bCs/>
                <w:sz w:val="20"/>
                <w:szCs w:val="20"/>
              </w:rPr>
              <w:t>FR-020</w:t>
            </w:r>
          </w:p>
        </w:tc>
        <w:tc>
          <w:tcPr>
            <w:tcW w:w="8080" w:type="dxa"/>
            <w:hideMark/>
          </w:tcPr>
          <w:p w:rsidRPr="007F5ECA" w:rsidR="001D51E4" w:rsidP="001D51E4" w:rsidRDefault="001D51E4" w14:paraId="614EBBD0" w14:textId="169AE61C">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23685E28">
              <w:rPr>
                <w:rFonts w:ascii="Mulish" w:hAnsi="Mulish"/>
                <w:sz w:val="20"/>
                <w:szCs w:val="20"/>
              </w:rPr>
              <w:t xml:space="preserve">The platform shall support entities with </w:t>
            </w:r>
            <w:r w:rsidRPr="23685E28">
              <w:rPr>
                <w:rFonts w:ascii="Mulish" w:hAnsi="Mulish"/>
                <w:b/>
                <w:bCs/>
                <w:i/>
                <w:iCs/>
                <w:sz w:val="20"/>
                <w:szCs w:val="20"/>
              </w:rPr>
              <w:t>differing levels of data maturity</w:t>
            </w:r>
            <w:r w:rsidRPr="23685E28">
              <w:rPr>
                <w:rFonts w:ascii="Mulish" w:hAnsi="Mulish"/>
                <w:sz w:val="20"/>
                <w:szCs w:val="20"/>
              </w:rPr>
              <w:t xml:space="preserve"> through a common set of platform capabilities and standard delivery patterns.</w:t>
            </w:r>
          </w:p>
        </w:tc>
      </w:tr>
      <w:tr w:rsidRPr="007F5ECA" w:rsidR="001D51E4" w:rsidTr="23685E28" w14:paraId="47546D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0EEE82A3" w14:textId="77777777">
            <w:pPr>
              <w:spacing w:after="160" w:line="278" w:lineRule="auto"/>
              <w:rPr>
                <w:rFonts w:ascii="Mulish" w:hAnsi="Mulish"/>
                <w:sz w:val="20"/>
                <w:szCs w:val="20"/>
              </w:rPr>
            </w:pPr>
            <w:r w:rsidRPr="007F5ECA">
              <w:rPr>
                <w:rFonts w:ascii="Mulish" w:hAnsi="Mulish"/>
                <w:b/>
                <w:bCs/>
                <w:sz w:val="20"/>
                <w:szCs w:val="20"/>
              </w:rPr>
              <w:t>FR-021</w:t>
            </w:r>
          </w:p>
        </w:tc>
        <w:tc>
          <w:tcPr>
            <w:tcW w:w="8080" w:type="dxa"/>
            <w:shd w:val="clear" w:color="auto" w:fill="auto"/>
            <w:hideMark/>
          </w:tcPr>
          <w:p w:rsidRPr="007F5ECA" w:rsidR="001D51E4" w:rsidP="001D51E4" w:rsidRDefault="001D51E4" w14:paraId="6F1658AA" w14:textId="451A5F66">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w:t>
            </w:r>
            <w:r w:rsidRPr="007F5ECA" w:rsidR="00D26FB0">
              <w:rPr>
                <w:rFonts w:ascii="Mulish" w:hAnsi="Mulish"/>
                <w:b/>
                <w:bCs/>
                <w:sz w:val="20"/>
                <w:szCs w:val="20"/>
              </w:rPr>
              <w:t xml:space="preserve">core data ingestion </w:t>
            </w:r>
            <w:r w:rsidRPr="007F5ECA">
              <w:rPr>
                <w:rFonts w:ascii="Mulish" w:hAnsi="Mulish"/>
                <w:b/>
                <w:bCs/>
                <w:sz w:val="20"/>
                <w:szCs w:val="20"/>
              </w:rPr>
              <w:t>capabilities</w:t>
            </w:r>
            <w:r w:rsidRPr="007F5ECA">
              <w:rPr>
                <w:rFonts w:ascii="Mulish" w:hAnsi="Mulish"/>
                <w:sz w:val="20"/>
                <w:szCs w:val="20"/>
              </w:rPr>
              <w:t xml:space="preserve"> </w:t>
            </w:r>
            <w:r w:rsidRPr="007F5ECA" w:rsidR="00D26FB0">
              <w:rPr>
                <w:rFonts w:ascii="Mulish" w:hAnsi="Mulish"/>
                <w:sz w:val="20"/>
                <w:szCs w:val="20"/>
              </w:rPr>
              <w:t>supporting</w:t>
            </w:r>
            <w:r w:rsidRPr="007F5ECA">
              <w:rPr>
                <w:rFonts w:ascii="Mulish" w:hAnsi="Mulish"/>
                <w:sz w:val="20"/>
                <w:szCs w:val="20"/>
              </w:rPr>
              <w:t xml:space="preserve"> </w:t>
            </w:r>
            <w:r w:rsidRPr="007F5ECA">
              <w:rPr>
                <w:rFonts w:ascii="Mulish" w:hAnsi="Mulish"/>
                <w:b/>
                <w:bCs/>
                <w:i/>
                <w:iCs/>
                <w:sz w:val="20"/>
                <w:szCs w:val="20"/>
              </w:rPr>
              <w:t>batch</w:t>
            </w:r>
            <w:r w:rsidRPr="007F5ECA">
              <w:rPr>
                <w:rFonts w:ascii="Mulish" w:hAnsi="Mulish"/>
                <w:sz w:val="20"/>
                <w:szCs w:val="20"/>
              </w:rPr>
              <w:t xml:space="preserve">, </w:t>
            </w:r>
            <w:r w:rsidRPr="007F5ECA">
              <w:rPr>
                <w:rFonts w:ascii="Mulish" w:hAnsi="Mulish"/>
                <w:b/>
                <w:bCs/>
                <w:i/>
                <w:iCs/>
                <w:sz w:val="20"/>
                <w:szCs w:val="20"/>
              </w:rPr>
              <w:t>event-driven</w:t>
            </w:r>
            <w:r w:rsidRPr="007F5ECA">
              <w:rPr>
                <w:rFonts w:ascii="Mulish" w:hAnsi="Mulish"/>
                <w:sz w:val="20"/>
                <w:szCs w:val="20"/>
              </w:rPr>
              <w:t xml:space="preserve"> and </w:t>
            </w:r>
            <w:r w:rsidRPr="007F5ECA">
              <w:rPr>
                <w:rFonts w:ascii="Mulish" w:hAnsi="Mulish"/>
                <w:b/>
                <w:bCs/>
                <w:i/>
                <w:iCs/>
                <w:sz w:val="20"/>
                <w:szCs w:val="20"/>
              </w:rPr>
              <w:t xml:space="preserve">streaming </w:t>
            </w:r>
            <w:r w:rsidRPr="007F5ECA">
              <w:rPr>
                <w:rFonts w:ascii="Mulish" w:hAnsi="Mulish"/>
                <w:sz w:val="20"/>
                <w:szCs w:val="20"/>
              </w:rPr>
              <w:t>data ingestion and processing, where required by individual use cases.</w:t>
            </w:r>
          </w:p>
        </w:tc>
      </w:tr>
      <w:tr w:rsidRPr="007F5ECA" w:rsidR="001D51E4" w:rsidTr="23685E28" w14:paraId="52014321"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0CF843E0" w14:textId="77777777">
            <w:pPr>
              <w:spacing w:after="160" w:line="278" w:lineRule="auto"/>
              <w:rPr>
                <w:rFonts w:ascii="Mulish" w:hAnsi="Mulish"/>
                <w:sz w:val="20"/>
                <w:szCs w:val="20"/>
              </w:rPr>
            </w:pPr>
            <w:r w:rsidRPr="007F5ECA">
              <w:rPr>
                <w:rFonts w:ascii="Mulish" w:hAnsi="Mulish"/>
                <w:b/>
                <w:bCs/>
                <w:sz w:val="20"/>
                <w:szCs w:val="20"/>
              </w:rPr>
              <w:t>FR-022</w:t>
            </w:r>
          </w:p>
        </w:tc>
        <w:tc>
          <w:tcPr>
            <w:tcW w:w="8080" w:type="dxa"/>
            <w:hideMark/>
          </w:tcPr>
          <w:p w:rsidRPr="007F5ECA" w:rsidR="001D51E4" w:rsidP="001D51E4" w:rsidRDefault="001D51E4" w14:paraId="2B50B37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support a range of </w:t>
            </w:r>
            <w:r w:rsidRPr="007F5ECA">
              <w:rPr>
                <w:rFonts w:ascii="Mulish" w:hAnsi="Mulish"/>
                <w:b/>
                <w:bCs/>
                <w:i/>
                <w:iCs/>
                <w:sz w:val="20"/>
                <w:szCs w:val="20"/>
              </w:rPr>
              <w:t>governed data-consumption mechanisms</w:t>
            </w:r>
            <w:r w:rsidRPr="007F5ECA">
              <w:rPr>
                <w:rFonts w:ascii="Mulish" w:hAnsi="Mulish"/>
                <w:sz w:val="20"/>
                <w:szCs w:val="20"/>
              </w:rPr>
              <w:t>, including reporting, analytical querying, data products and authorised data exchange.</w:t>
            </w:r>
          </w:p>
        </w:tc>
      </w:tr>
      <w:tr w:rsidRPr="007F5ECA" w:rsidR="001D51E4" w:rsidTr="23685E28" w14:paraId="6C0142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1579289A" w14:textId="77777777">
            <w:pPr>
              <w:spacing w:after="160" w:line="278" w:lineRule="auto"/>
              <w:rPr>
                <w:rFonts w:ascii="Mulish" w:hAnsi="Mulish"/>
                <w:sz w:val="20"/>
                <w:szCs w:val="20"/>
              </w:rPr>
            </w:pPr>
            <w:r w:rsidRPr="007F5ECA">
              <w:rPr>
                <w:rFonts w:ascii="Mulish" w:hAnsi="Mulish"/>
                <w:b/>
                <w:bCs/>
                <w:sz w:val="20"/>
                <w:szCs w:val="20"/>
              </w:rPr>
              <w:t>FR-023</w:t>
            </w:r>
          </w:p>
        </w:tc>
        <w:tc>
          <w:tcPr>
            <w:tcW w:w="8080" w:type="dxa"/>
            <w:shd w:val="clear" w:color="auto" w:fill="auto"/>
            <w:hideMark/>
          </w:tcPr>
          <w:p w:rsidRPr="007F5ECA" w:rsidR="001D51E4" w:rsidP="001D51E4" w:rsidRDefault="001D51E4" w14:paraId="641746BA" w14:textId="793CCD1D">
            <w:pPr>
              <w:spacing w:after="160" w:line="278" w:lineRule="auto"/>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7F5ECA">
              <w:rPr>
                <w:rFonts w:ascii="Mulish" w:hAnsi="Mulish"/>
                <w:sz w:val="20"/>
                <w:szCs w:val="20"/>
              </w:rPr>
              <w:t xml:space="preserve">The platform shall provide </w:t>
            </w:r>
            <w:r w:rsidRPr="007F5ECA" w:rsidR="00D26FB0">
              <w:rPr>
                <w:rFonts w:ascii="Mulish" w:hAnsi="Mulish"/>
                <w:sz w:val="20"/>
                <w:szCs w:val="20"/>
              </w:rPr>
              <w:t xml:space="preserve">advanced </w:t>
            </w:r>
            <w:r w:rsidRPr="007F5ECA" w:rsidR="00D26FB0">
              <w:rPr>
                <w:rFonts w:ascii="Mulish" w:hAnsi="Mulish"/>
                <w:b/>
                <w:bCs/>
                <w:i/>
                <w:iCs/>
                <w:sz w:val="20"/>
                <w:szCs w:val="20"/>
              </w:rPr>
              <w:t xml:space="preserve">data science and analytics </w:t>
            </w:r>
            <w:r w:rsidRPr="007F5ECA">
              <w:rPr>
                <w:rFonts w:ascii="Mulish" w:hAnsi="Mulish"/>
                <w:b/>
                <w:bCs/>
                <w:i/>
                <w:iCs/>
                <w:sz w:val="20"/>
                <w:szCs w:val="20"/>
              </w:rPr>
              <w:t>capabilities</w:t>
            </w:r>
            <w:r w:rsidRPr="007F5ECA">
              <w:rPr>
                <w:rFonts w:ascii="Mulish" w:hAnsi="Mulish"/>
                <w:sz w:val="20"/>
                <w:szCs w:val="20"/>
              </w:rPr>
              <w:t xml:space="preserve"> for the development, deployment and governed operation of advanced analytics, machine-learning and </w:t>
            </w:r>
            <w:r w:rsidRPr="007F5ECA" w:rsidR="00D26FB0">
              <w:rPr>
                <w:rFonts w:ascii="Mulish" w:hAnsi="Mulish"/>
                <w:sz w:val="20"/>
                <w:szCs w:val="20"/>
              </w:rPr>
              <w:t xml:space="preserve">generative AI </w:t>
            </w:r>
            <w:r w:rsidRPr="007F5ECA">
              <w:rPr>
                <w:rFonts w:ascii="Mulish" w:hAnsi="Mulish"/>
                <w:sz w:val="20"/>
                <w:szCs w:val="20"/>
              </w:rPr>
              <w:t>workloads.</w:t>
            </w:r>
          </w:p>
        </w:tc>
      </w:tr>
      <w:tr w:rsidRPr="007F5ECA" w:rsidR="001D51E4" w:rsidTr="23685E28" w14:paraId="7AF1E2EF" w14:textId="77777777">
        <w:tc>
          <w:tcPr>
            <w:cnfStyle w:val="001000000000" w:firstRow="0" w:lastRow="0" w:firstColumn="1" w:lastColumn="0" w:oddVBand="0" w:evenVBand="0" w:oddHBand="0" w:evenHBand="0" w:firstRowFirstColumn="0" w:firstRowLastColumn="0" w:lastRowFirstColumn="0" w:lastRowLastColumn="0"/>
            <w:tcW w:w="1276" w:type="dxa"/>
            <w:shd w:val="clear" w:color="auto" w:fill="auto"/>
            <w:hideMark/>
          </w:tcPr>
          <w:p w:rsidRPr="007F5ECA" w:rsidR="001D51E4" w:rsidP="001D51E4" w:rsidRDefault="001D51E4" w14:paraId="0770A95C" w14:textId="77777777">
            <w:pPr>
              <w:spacing w:after="160" w:line="278" w:lineRule="auto"/>
              <w:rPr>
                <w:rFonts w:ascii="Mulish" w:hAnsi="Mulish"/>
                <w:sz w:val="20"/>
                <w:szCs w:val="20"/>
              </w:rPr>
            </w:pPr>
            <w:r w:rsidRPr="007F5ECA">
              <w:rPr>
                <w:rFonts w:ascii="Mulish" w:hAnsi="Mulish"/>
                <w:b/>
                <w:bCs/>
                <w:sz w:val="20"/>
                <w:szCs w:val="20"/>
              </w:rPr>
              <w:t>FR-024</w:t>
            </w:r>
          </w:p>
        </w:tc>
        <w:tc>
          <w:tcPr>
            <w:tcW w:w="8080" w:type="dxa"/>
            <w:hideMark/>
          </w:tcPr>
          <w:p w:rsidRPr="007F5ECA" w:rsidR="001D51E4" w:rsidP="001D51E4" w:rsidRDefault="001D51E4" w14:paraId="081DD144" w14:textId="27672F1B">
            <w:pPr>
              <w:spacing w:after="160" w:line="278" w:lineRule="auto"/>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23685E28">
              <w:rPr>
                <w:rFonts w:ascii="Mulish" w:hAnsi="Mulish"/>
                <w:sz w:val="20"/>
                <w:szCs w:val="20"/>
              </w:rPr>
              <w:t xml:space="preserve">The platform shall </w:t>
            </w:r>
            <w:r w:rsidRPr="23685E28" w:rsidR="000F32A9">
              <w:rPr>
                <w:rFonts w:ascii="Mulish" w:hAnsi="Mulish"/>
                <w:sz w:val="20"/>
                <w:szCs w:val="20"/>
              </w:rPr>
              <w:t xml:space="preserve">be </w:t>
            </w:r>
            <w:r w:rsidRPr="23685E28" w:rsidR="000F32A9">
              <w:rPr>
                <w:rFonts w:ascii="Mulish" w:hAnsi="Mulish"/>
                <w:b/>
                <w:bCs/>
                <w:i/>
                <w:iCs/>
                <w:sz w:val="20"/>
                <w:szCs w:val="20"/>
              </w:rPr>
              <w:t>aligned</w:t>
            </w:r>
            <w:r w:rsidRPr="23685E28">
              <w:rPr>
                <w:rFonts w:ascii="Mulish" w:hAnsi="Mulish"/>
                <w:b/>
                <w:bCs/>
                <w:i/>
                <w:iCs/>
                <w:sz w:val="20"/>
                <w:szCs w:val="20"/>
              </w:rPr>
              <w:t xml:space="preserve"> with relevant </w:t>
            </w:r>
            <w:commentRangeStart w:id="32"/>
            <w:commentRangeStart w:id="33"/>
            <w:del w:author="Tom Wilson" w:date="2026-09-21T14:52:00Z" w16du:dateUtc="2026-09-21T13:52:00Z" w:id="34">
              <w:r w:rsidRPr="23685E28" w:rsidDel="00A578E5" w:rsidR="000F32A9">
                <w:rPr>
                  <w:rFonts w:ascii="Mulish" w:hAnsi="Mulish"/>
                  <w:b/>
                  <w:bCs/>
                  <w:i/>
                  <w:iCs/>
                  <w:sz w:val="20"/>
                  <w:szCs w:val="20"/>
                </w:rPr>
                <w:delText>Doubtless US</w:delText>
              </w:r>
            </w:del>
            <w:ins w:author="Tom Wilson" w:date="2026-09-21T14:52:00Z" w16du:dateUtc="2026-09-21T13:52:00Z" w:id="35">
              <w:r w:rsidR="00A578E5">
                <w:rPr>
                  <w:rFonts w:ascii="Mulish" w:hAnsi="Mulish"/>
                  <w:b/>
                  <w:bCs/>
                  <w:i/>
                  <w:iCs/>
                  <w:sz w:val="20"/>
                  <w:szCs w:val="20"/>
                </w:rPr>
                <w:t>Doubtless Pet Insurance North America</w:t>
              </w:r>
            </w:ins>
            <w:r w:rsidRPr="23685E28" w:rsidR="000F32A9">
              <w:rPr>
                <w:rFonts w:ascii="Mulish" w:hAnsi="Mulish"/>
                <w:b/>
                <w:bCs/>
                <w:i/>
                <w:iCs/>
                <w:sz w:val="20"/>
                <w:szCs w:val="20"/>
              </w:rPr>
              <w:t xml:space="preserve"> (</w:t>
            </w:r>
            <w:ins w:author="Tom Wilson" w:date="2026-09-21T14:52:00Z" w16du:dateUtc="2026-09-21T13:52:00Z" w:id="36">
              <w:r w:rsidR="00A578E5">
                <w:rPr>
                  <w:rFonts w:ascii="Mulish" w:hAnsi="Mulish"/>
                  <w:b/>
                  <w:bCs/>
                  <w:i/>
                  <w:iCs/>
                  <w:sz w:val="20"/>
                  <w:szCs w:val="20"/>
                </w:rPr>
                <w:t xml:space="preserve">formerly </w:t>
              </w:r>
            </w:ins>
            <w:r w:rsidRPr="23685E28" w:rsidR="000F32A9">
              <w:rPr>
                <w:rFonts w:ascii="Mulish" w:hAnsi="Mulish"/>
                <w:b/>
                <w:bCs/>
                <w:i/>
                <w:iCs/>
                <w:sz w:val="20"/>
                <w:szCs w:val="20"/>
              </w:rPr>
              <w:t>IPH)</w:t>
            </w:r>
            <w:r w:rsidRPr="23685E28">
              <w:rPr>
                <w:rFonts w:ascii="Mulish" w:hAnsi="Mulish"/>
                <w:b/>
                <w:bCs/>
                <w:i/>
                <w:iCs/>
                <w:sz w:val="20"/>
                <w:szCs w:val="20"/>
              </w:rPr>
              <w:t xml:space="preserve"> architecture</w:t>
            </w:r>
            <w:commentRangeEnd w:id="32"/>
            <w:r w:rsidRPr="23685E28">
              <w:rPr>
                <w:rStyle w:val="CommentReference"/>
                <w:rFonts w:ascii="Mulish" w:hAnsi="Mulish"/>
                <w:sz w:val="20"/>
                <w:szCs w:val="20"/>
              </w:rPr>
              <w:commentReference w:id="32"/>
            </w:r>
            <w:commentRangeEnd w:id="33"/>
            <w:r>
              <w:rPr>
                <w:rStyle w:val="CommentReference"/>
              </w:rPr>
              <w:commentReference w:id="33"/>
            </w:r>
            <w:r w:rsidRPr="23685E28">
              <w:rPr>
                <w:rFonts w:ascii="Mulish" w:hAnsi="Mulish"/>
                <w:sz w:val="20"/>
                <w:szCs w:val="20"/>
              </w:rPr>
              <w:t xml:space="preserve"> patterns and reusable technology standards where these are compatible with Doubtless</w:t>
            </w:r>
            <w:r w:rsidRPr="23685E28" w:rsidR="000F32A9">
              <w:rPr>
                <w:rFonts w:ascii="Mulish" w:hAnsi="Mulish"/>
                <w:sz w:val="20"/>
                <w:szCs w:val="20"/>
              </w:rPr>
              <w:t xml:space="preserve"> UK and Europe</w:t>
            </w:r>
            <w:r w:rsidRPr="23685E28">
              <w:rPr>
                <w:rFonts w:ascii="Mulish" w:hAnsi="Mulish"/>
                <w:sz w:val="20"/>
                <w:szCs w:val="20"/>
              </w:rPr>
              <w:t xml:space="preserve"> regulatory, operational and data-residency requirements.</w:t>
            </w:r>
          </w:p>
        </w:tc>
      </w:tr>
      <w:tr w:rsidRPr="007F5ECA" w:rsidR="005D33E1" w:rsidTr="23685E28" w14:paraId="19884E36" w14:textId="7777777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276" w:type="dxa"/>
            <w:shd w:val="clear" w:color="auto" w:fill="auto"/>
          </w:tcPr>
          <w:p w:rsidRPr="007F5ECA" w:rsidR="005D33E1" w:rsidP="001D51E4" w:rsidRDefault="00655558" w14:paraId="3E351D89" w14:textId="1A14B7A0">
            <w:pPr>
              <w:rPr>
                <w:rFonts w:ascii="Mulish" w:hAnsi="Mulish"/>
                <w:b/>
                <w:bCs/>
                <w:sz w:val="20"/>
                <w:szCs w:val="20"/>
              </w:rPr>
            </w:pPr>
            <w:r>
              <w:rPr>
                <w:rFonts w:ascii="Mulish" w:hAnsi="Mulish"/>
                <w:b/>
                <w:bCs/>
                <w:sz w:val="20"/>
                <w:szCs w:val="20"/>
              </w:rPr>
              <w:t>FR-025</w:t>
            </w:r>
          </w:p>
        </w:tc>
        <w:tc>
          <w:tcPr>
            <w:tcW w:w="8080" w:type="dxa"/>
            <w:shd w:val="clear" w:color="auto" w:fill="auto"/>
          </w:tcPr>
          <w:p w:rsidRPr="007F5ECA" w:rsidR="005D33E1" w:rsidP="001D51E4" w:rsidRDefault="625DBF04" w14:paraId="16BADBA0" w14:textId="5A6DC9A8">
            <w:pPr>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23685E28">
              <w:rPr>
                <w:rFonts w:ascii="Mulish" w:hAnsi="Mulish"/>
                <w:sz w:val="20"/>
                <w:szCs w:val="20"/>
              </w:rPr>
              <w:t xml:space="preserve">The platform shall </w:t>
            </w:r>
            <w:r w:rsidRPr="23685E28" w:rsidR="55DAC7D5">
              <w:rPr>
                <w:rFonts w:ascii="Mulish" w:hAnsi="Mulish"/>
                <w:sz w:val="20"/>
                <w:szCs w:val="20"/>
              </w:rPr>
              <w:t xml:space="preserve">be capable of </w:t>
            </w:r>
            <w:r w:rsidRPr="23685E28">
              <w:rPr>
                <w:rFonts w:ascii="Mulish" w:hAnsi="Mulish"/>
                <w:sz w:val="20"/>
                <w:szCs w:val="20"/>
              </w:rPr>
              <w:t>support</w:t>
            </w:r>
            <w:r w:rsidRPr="23685E28" w:rsidR="55DAC7D5">
              <w:rPr>
                <w:rFonts w:ascii="Mulish" w:hAnsi="Mulish"/>
                <w:sz w:val="20"/>
                <w:szCs w:val="20"/>
              </w:rPr>
              <w:t>ing</w:t>
            </w:r>
            <w:r w:rsidRPr="23685E28">
              <w:rPr>
                <w:rFonts w:ascii="Mulish" w:hAnsi="Mulish"/>
                <w:sz w:val="20"/>
                <w:szCs w:val="20"/>
              </w:rPr>
              <w:t xml:space="preserve"> both </w:t>
            </w:r>
            <w:r w:rsidRPr="23685E28" w:rsidR="3050163B">
              <w:rPr>
                <w:rFonts w:ascii="Mulish" w:hAnsi="Mulish"/>
                <w:b/>
                <w:bCs/>
                <w:i/>
                <w:iCs/>
                <w:sz w:val="20"/>
                <w:szCs w:val="20"/>
              </w:rPr>
              <w:t>Non-Critical (Tier 3)</w:t>
            </w:r>
            <w:r w:rsidRPr="23685E28" w:rsidR="3050163B">
              <w:rPr>
                <w:rFonts w:ascii="Mulish" w:hAnsi="Mulish"/>
                <w:sz w:val="20"/>
                <w:szCs w:val="20"/>
              </w:rPr>
              <w:t xml:space="preserve"> and </w:t>
            </w:r>
            <w:commentRangeStart w:id="37"/>
            <w:commentRangeStart w:id="38"/>
            <w:del w:author="Tom Wilson" w:date="2026-09-21T14:54:00Z" w16du:dateUtc="2026-09-21T13:54:00Z" w:id="39">
              <w:r w:rsidRPr="23685E28" w:rsidDel="00C507B0" w:rsidR="3050163B">
                <w:rPr>
                  <w:rFonts w:ascii="Mulish" w:hAnsi="Mulish"/>
                  <w:b/>
                  <w:bCs/>
                  <w:i/>
                  <w:iCs/>
                  <w:sz w:val="20"/>
                  <w:szCs w:val="20"/>
                </w:rPr>
                <w:delText>Important</w:delText>
              </w:r>
              <w:r w:rsidRPr="23685E28" w:rsidDel="00C507B0" w:rsidR="55DAC7D5">
                <w:rPr>
                  <w:rFonts w:ascii="Mulish" w:hAnsi="Mulish"/>
                  <w:b/>
                  <w:bCs/>
                  <w:i/>
                  <w:iCs/>
                  <w:sz w:val="20"/>
                  <w:szCs w:val="20"/>
                </w:rPr>
                <w:delText xml:space="preserve"> </w:delText>
              </w:r>
            </w:del>
            <w:ins w:author="Tom Wilson" w:date="2026-09-21T14:54:00Z" w16du:dateUtc="2026-09-21T13:54:00Z" w:id="40">
              <w:r w:rsidR="00C507B0">
                <w:rPr>
                  <w:rFonts w:ascii="Mulish" w:hAnsi="Mulish"/>
                  <w:b/>
                  <w:bCs/>
                  <w:i/>
                  <w:iCs/>
                  <w:sz w:val="20"/>
                  <w:szCs w:val="20"/>
                </w:rPr>
                <w:t>Critical</w:t>
              </w:r>
              <w:r w:rsidRPr="23685E28" w:rsidR="00C507B0">
                <w:rPr>
                  <w:rFonts w:ascii="Mulish" w:hAnsi="Mulish"/>
                  <w:b/>
                  <w:bCs/>
                  <w:i/>
                  <w:iCs/>
                  <w:sz w:val="20"/>
                  <w:szCs w:val="20"/>
                </w:rPr>
                <w:t xml:space="preserve"> </w:t>
              </w:r>
            </w:ins>
            <w:r w:rsidRPr="23685E28" w:rsidR="55DAC7D5">
              <w:rPr>
                <w:rFonts w:ascii="Mulish" w:hAnsi="Mulish"/>
                <w:b/>
                <w:bCs/>
                <w:i/>
                <w:iCs/>
                <w:sz w:val="20"/>
                <w:szCs w:val="20"/>
              </w:rPr>
              <w:t xml:space="preserve">(Tier </w:t>
            </w:r>
            <w:ins w:author="Tom Wilson" w:date="2026-09-21T14:54:00Z" w16du:dateUtc="2026-09-21T13:54:00Z" w:id="41">
              <w:r w:rsidR="00C507B0">
                <w:rPr>
                  <w:rFonts w:ascii="Mulish" w:hAnsi="Mulish"/>
                  <w:b/>
                  <w:bCs/>
                  <w:i/>
                  <w:iCs/>
                  <w:sz w:val="20"/>
                  <w:szCs w:val="20"/>
                </w:rPr>
                <w:t>1</w:t>
              </w:r>
            </w:ins>
            <w:del w:author="Tom Wilson" w:date="2026-09-21T14:54:00Z" w16du:dateUtc="2026-09-21T13:54:00Z" w:id="42">
              <w:r w:rsidRPr="23685E28" w:rsidDel="00C507B0" w:rsidR="55DAC7D5">
                <w:rPr>
                  <w:rFonts w:ascii="Mulish" w:hAnsi="Mulish"/>
                  <w:b/>
                  <w:bCs/>
                  <w:i/>
                  <w:iCs/>
                  <w:sz w:val="20"/>
                  <w:szCs w:val="20"/>
                </w:rPr>
                <w:delText>2</w:delText>
              </w:r>
            </w:del>
            <w:r w:rsidRPr="23685E28" w:rsidR="55DAC7D5">
              <w:rPr>
                <w:rFonts w:ascii="Mulish" w:hAnsi="Mulish"/>
                <w:b/>
                <w:bCs/>
                <w:i/>
                <w:iCs/>
                <w:sz w:val="20"/>
                <w:szCs w:val="20"/>
              </w:rPr>
              <w:t>)</w:t>
            </w:r>
            <w:r w:rsidRPr="23685E28" w:rsidR="55DAC7D5">
              <w:rPr>
                <w:rFonts w:ascii="Mulish" w:hAnsi="Mulish"/>
                <w:sz w:val="20"/>
                <w:szCs w:val="20"/>
              </w:rPr>
              <w:t xml:space="preserve"> </w:t>
            </w:r>
            <w:commentRangeEnd w:id="37"/>
            <w:r w:rsidRPr="23685E28" w:rsidR="00655558">
              <w:rPr>
                <w:rStyle w:val="CommentReference"/>
                <w:rFonts w:ascii="Mulish" w:hAnsi="Mulish"/>
                <w:sz w:val="20"/>
                <w:szCs w:val="20"/>
              </w:rPr>
              <w:commentReference w:id="37"/>
            </w:r>
            <w:commentRangeEnd w:id="38"/>
            <w:r>
              <w:rPr>
                <w:rStyle w:val="CommentReference"/>
              </w:rPr>
              <w:commentReference w:id="38"/>
            </w:r>
            <w:r w:rsidRPr="23685E28" w:rsidR="55DAC7D5">
              <w:rPr>
                <w:rFonts w:ascii="Mulish" w:hAnsi="Mulish"/>
                <w:sz w:val="20"/>
                <w:szCs w:val="20"/>
              </w:rPr>
              <w:t>workloads</w:t>
            </w:r>
            <w:r w:rsidRPr="23685E28" w:rsidR="0BDFD515">
              <w:rPr>
                <w:rFonts w:ascii="Mulish" w:hAnsi="Mulish"/>
                <w:sz w:val="20"/>
                <w:szCs w:val="20"/>
              </w:rPr>
              <w:t xml:space="preserve">, with different </w:t>
            </w:r>
            <w:r w:rsidRPr="23685E28" w:rsidR="2A60F021">
              <w:rPr>
                <w:rFonts w:ascii="Mulish" w:hAnsi="Mulish"/>
                <w:sz w:val="20"/>
                <w:szCs w:val="20"/>
              </w:rPr>
              <w:t>recovery point, recovery time and service level objectives.</w:t>
            </w:r>
          </w:p>
        </w:tc>
      </w:tr>
    </w:tbl>
    <w:p w:rsidR="008E2480" w:rsidP="00DD6BF0" w:rsidRDefault="008E2480" w14:paraId="607F3BB6" w14:textId="7BB42B84">
      <w:pPr>
        <w:rPr>
          <w:rFonts w:ascii="Mulish" w:hAnsi="Mulish"/>
          <w:b/>
          <w:bCs/>
        </w:rPr>
      </w:pPr>
    </w:p>
    <w:p w:rsidR="0079762D" w:rsidRDefault="0079762D" w14:paraId="1FE7B4F3" w14:textId="77777777">
      <w:pPr>
        <w:rPr>
          <w:rFonts w:ascii="Mulish" w:hAnsi="Mulish"/>
          <w:b/>
          <w:bCs/>
        </w:rPr>
        <w:sectPr w:rsidR="0079762D" w:rsidSect="0095748F">
          <w:headerReference w:type="even" r:id="rId15"/>
          <w:headerReference w:type="default" r:id="rId16"/>
          <w:footerReference w:type="even" r:id="rId17"/>
          <w:footerReference w:type="default" r:id="rId18"/>
          <w:headerReference w:type="first" r:id="rId19"/>
          <w:footerReference w:type="first" r:id="rId20"/>
          <w:pgSz w:w="11906" w:h="16838" w:orient="portrait"/>
          <w:pgMar w:top="1440" w:right="1110" w:bottom="1440" w:left="1298" w:header="708" w:footer="200" w:gutter="0"/>
          <w:cols w:space="708"/>
          <w:docGrid w:linePitch="360"/>
        </w:sectPr>
      </w:pPr>
    </w:p>
    <w:p w:rsidRPr="00693CD7" w:rsidR="002C2DAD" w:rsidP="00B04EE0" w:rsidRDefault="002C2DAD" w14:paraId="21381BB8" w14:textId="0F992D19">
      <w:pPr>
        <w:pStyle w:val="Heading3"/>
        <w:rPr>
          <w:rFonts w:ascii="Mulish" w:hAnsi="Mulish"/>
          <w:b/>
          <w:bCs/>
          <w:i/>
          <w:iCs/>
        </w:rPr>
      </w:pPr>
      <w:bookmarkStart w:name="_Toc240531965" w:id="43"/>
      <w:r w:rsidRPr="00693CD7">
        <w:rPr>
          <w:rFonts w:ascii="Mulish" w:hAnsi="Mulish"/>
          <w:b/>
          <w:bCs/>
          <w:i/>
          <w:iCs/>
        </w:rPr>
        <w:lastRenderedPageBreak/>
        <w:t>Non-Functional Requirements</w:t>
      </w:r>
      <w:bookmarkEnd w:id="43"/>
    </w:p>
    <w:p w:rsidR="002C2DAD" w:rsidP="002C2DAD" w:rsidRDefault="008C07C8" w14:paraId="4ABE5086" w14:textId="15159155">
      <w:pPr>
        <w:rPr>
          <w:rFonts w:ascii="Mulish" w:hAnsi="Mulish"/>
        </w:rPr>
      </w:pPr>
      <w:r>
        <w:rPr>
          <w:rFonts w:ascii="Mulish" w:hAnsi="Mulish"/>
        </w:rPr>
        <w:t xml:space="preserve">The Doubtless Europe and UK Data Platform will be designed to </w:t>
      </w:r>
      <w:r w:rsidR="002115D4">
        <w:rPr>
          <w:rFonts w:ascii="Mulish" w:hAnsi="Mulish"/>
        </w:rPr>
        <w:t xml:space="preserve">achieve the following Non-Functional Requirements (NFR). Each NFR is linked to one, or many, of the </w:t>
      </w:r>
      <w:r w:rsidR="006B6B39">
        <w:rPr>
          <w:rFonts w:ascii="Mulish" w:hAnsi="Mulish"/>
        </w:rPr>
        <w:t xml:space="preserve">FRs </w:t>
      </w:r>
      <w:r w:rsidR="002115D4">
        <w:rPr>
          <w:rFonts w:ascii="Mulish" w:hAnsi="Mulish"/>
        </w:rPr>
        <w:t xml:space="preserve">itemised </w:t>
      </w:r>
      <w:r w:rsidR="006B6B39">
        <w:rPr>
          <w:rFonts w:ascii="Mulish" w:hAnsi="Mulish"/>
        </w:rPr>
        <w:t>in the previous section</w:t>
      </w:r>
      <w:r w:rsidR="00D6660C">
        <w:rPr>
          <w:rFonts w:ascii="Mulish" w:hAnsi="Mulish"/>
        </w:rPr>
        <w:t>. This is designed to</w:t>
      </w:r>
      <w:r w:rsidR="002115D4">
        <w:rPr>
          <w:rFonts w:ascii="Mulish" w:hAnsi="Mulish"/>
        </w:rPr>
        <w:t xml:space="preserve"> provide </w:t>
      </w:r>
      <w:r w:rsidR="006B6B39">
        <w:rPr>
          <w:rFonts w:ascii="Mulish" w:hAnsi="Mulish"/>
        </w:rPr>
        <w:t xml:space="preserve">clear </w:t>
      </w:r>
      <w:r w:rsidR="00D6660C">
        <w:rPr>
          <w:rFonts w:ascii="Mulish" w:hAnsi="Mulish"/>
        </w:rPr>
        <w:t>evidence and traceability for the each NFR</w:t>
      </w:r>
      <w:r w:rsidR="006350A5">
        <w:rPr>
          <w:rFonts w:ascii="Mulish" w:hAnsi="Mulish"/>
        </w:rPr>
        <w:t>, calling out its relevance in supporting the key platform goals.</w:t>
      </w:r>
    </w:p>
    <w:p w:rsidR="00B36802" w:rsidP="002C2DAD" w:rsidRDefault="00B36802" w14:paraId="47B58BED" w14:textId="77777777">
      <w:pPr>
        <w:rPr>
          <w:rFonts w:ascii="Mulish" w:hAnsi="Mulish"/>
        </w:rPr>
      </w:pPr>
    </w:p>
    <w:tbl>
      <w:tblPr>
        <w:tblStyle w:val="PlainTable3"/>
        <w:tblW w:w="13750" w:type="dxa"/>
        <w:tblLayout w:type="fixed"/>
        <w:tblLook w:val="06A0" w:firstRow="1" w:lastRow="0" w:firstColumn="1" w:lastColumn="0" w:noHBand="1" w:noVBand="1"/>
      </w:tblPr>
      <w:tblGrid>
        <w:gridCol w:w="1276"/>
        <w:gridCol w:w="1559"/>
        <w:gridCol w:w="2410"/>
        <w:gridCol w:w="8505"/>
      </w:tblGrid>
      <w:tr w:rsidRPr="007F5ECA" w:rsidR="007F5ECA" w:rsidTr="23685E28" w14:paraId="25DA856C" w14:textId="77777777">
        <w:trPr>
          <w:cnfStyle w:val="100000000000" w:firstRow="1" w:lastRow="0" w:firstColumn="0" w:lastColumn="0" w:oddVBand="0" w:evenVBand="0" w:oddHBand="0" w:evenHBand="0" w:firstRowFirstColumn="0" w:firstRowLastColumn="0" w:lastRowFirstColumn="0" w:lastRowLastColumn="0"/>
          <w:trHeight w:val="463"/>
        </w:trPr>
        <w:tc>
          <w:tcPr>
            <w:cnfStyle w:val="001000000100" w:firstRow="0" w:lastRow="0" w:firstColumn="1" w:lastColumn="0" w:oddVBand="0" w:evenVBand="0" w:oddHBand="0" w:evenHBand="0" w:firstRowFirstColumn="1" w:firstRowLastColumn="0" w:lastRowFirstColumn="0" w:lastRowLastColumn="0"/>
            <w:tcW w:w="1276" w:type="dxa"/>
            <w:noWrap/>
            <w:hideMark/>
          </w:tcPr>
          <w:p w:rsidRPr="005E094A" w:rsidR="007F5ECA" w:rsidP="007F5ECA" w:rsidRDefault="007F5ECA" w14:paraId="43F44BF7" w14:textId="77777777">
            <w:pPr>
              <w:rPr>
                <w:rFonts w:ascii="Mulish" w:hAnsi="Mulish"/>
                <w:i/>
                <w:iCs/>
                <w:color w:val="000000" w:themeColor="text1"/>
                <w:sz w:val="20"/>
                <w:szCs w:val="20"/>
              </w:rPr>
            </w:pPr>
            <w:r w:rsidRPr="005E094A">
              <w:rPr>
                <w:rFonts w:ascii="Mulish" w:hAnsi="Mulish"/>
                <w:i/>
                <w:iCs/>
                <w:color w:val="000000" w:themeColor="text1"/>
                <w:sz w:val="20"/>
                <w:szCs w:val="20"/>
              </w:rPr>
              <w:t>Ref</w:t>
            </w:r>
          </w:p>
        </w:tc>
        <w:tc>
          <w:tcPr>
            <w:tcW w:w="1559" w:type="dxa"/>
            <w:hideMark/>
          </w:tcPr>
          <w:p w:rsidRPr="005E094A" w:rsidR="007F5ECA" w:rsidP="007F5ECA" w:rsidRDefault="007F5ECA" w14:paraId="0E13268A" w14:textId="77777777">
            <w:pPr>
              <w:cnfStyle w:val="100000000000" w:firstRow="1" w:lastRow="0" w:firstColumn="0" w:lastColumn="0" w:oddVBand="0" w:evenVBand="0" w:oddHBand="0" w:evenHBand="0" w:firstRowFirstColumn="0" w:firstRowLastColumn="0" w:lastRowFirstColumn="0" w:lastRowLastColumn="0"/>
              <w:rPr>
                <w:rFonts w:ascii="Mulish" w:hAnsi="Mulish"/>
                <w:i/>
                <w:iCs/>
                <w:color w:val="000000" w:themeColor="text1"/>
                <w:sz w:val="20"/>
                <w:szCs w:val="20"/>
              </w:rPr>
            </w:pPr>
            <w:r w:rsidRPr="005E094A">
              <w:rPr>
                <w:rFonts w:ascii="Mulish" w:hAnsi="Mulish"/>
                <w:i/>
                <w:iCs/>
                <w:color w:val="000000" w:themeColor="text1"/>
                <w:sz w:val="20"/>
                <w:szCs w:val="20"/>
              </w:rPr>
              <w:t>Mapped FR IDs</w:t>
            </w:r>
          </w:p>
        </w:tc>
        <w:tc>
          <w:tcPr>
            <w:tcW w:w="2410" w:type="dxa"/>
            <w:hideMark/>
          </w:tcPr>
          <w:p w:rsidRPr="005E094A" w:rsidR="007F5ECA" w:rsidP="007F5ECA" w:rsidRDefault="007F5ECA" w14:paraId="0FBA2D84" w14:textId="77777777">
            <w:pPr>
              <w:cnfStyle w:val="100000000000" w:firstRow="1" w:lastRow="0" w:firstColumn="0" w:lastColumn="0" w:oddVBand="0" w:evenVBand="0" w:oddHBand="0" w:evenHBand="0" w:firstRowFirstColumn="0" w:firstRowLastColumn="0" w:lastRowFirstColumn="0" w:lastRowLastColumn="0"/>
              <w:rPr>
                <w:rFonts w:ascii="Mulish" w:hAnsi="Mulish"/>
                <w:i/>
                <w:iCs/>
                <w:color w:val="000000" w:themeColor="text1"/>
                <w:sz w:val="20"/>
                <w:szCs w:val="20"/>
              </w:rPr>
            </w:pPr>
            <w:r w:rsidRPr="005E094A">
              <w:rPr>
                <w:rFonts w:ascii="Mulish" w:hAnsi="Mulish"/>
                <w:i/>
                <w:iCs/>
                <w:color w:val="000000" w:themeColor="text1"/>
                <w:sz w:val="20"/>
                <w:szCs w:val="20"/>
              </w:rPr>
              <w:t>Focus</w:t>
            </w:r>
          </w:p>
        </w:tc>
        <w:tc>
          <w:tcPr>
            <w:tcW w:w="8505" w:type="dxa"/>
            <w:hideMark/>
          </w:tcPr>
          <w:p w:rsidRPr="005E094A" w:rsidR="007F5ECA" w:rsidP="007F5ECA" w:rsidRDefault="007F5ECA" w14:paraId="7470C8F6" w14:textId="181D8094">
            <w:pPr>
              <w:cnfStyle w:val="100000000000" w:firstRow="1" w:lastRow="0" w:firstColumn="0" w:lastColumn="0" w:oddVBand="0" w:evenVBand="0" w:oddHBand="0" w:evenHBand="0" w:firstRowFirstColumn="0" w:firstRowLastColumn="0" w:lastRowFirstColumn="0" w:lastRowLastColumn="0"/>
              <w:rPr>
                <w:rFonts w:ascii="Mulish" w:hAnsi="Mulish"/>
                <w:i/>
                <w:iCs/>
                <w:color w:val="000000" w:themeColor="text1"/>
                <w:sz w:val="20"/>
                <w:szCs w:val="20"/>
              </w:rPr>
            </w:pPr>
            <w:r w:rsidRPr="005E094A">
              <w:rPr>
                <w:rFonts w:ascii="Mulish" w:hAnsi="Mulish"/>
                <w:i/>
                <w:iCs/>
                <w:color w:val="000000" w:themeColor="text1"/>
                <w:sz w:val="20"/>
                <w:szCs w:val="20"/>
              </w:rPr>
              <w:t>response</w:t>
            </w:r>
          </w:p>
        </w:tc>
      </w:tr>
      <w:tr w:rsidRPr="007F5ECA" w:rsidR="005E094A" w:rsidTr="23685E28" w14:paraId="33D126BA" w14:textId="77777777">
        <w:trPr>
          <w:trHeight w:val="275"/>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5E094A" w:rsidR="005E094A" w:rsidP="007F5ECA" w:rsidRDefault="005E094A" w14:paraId="4B3D440B" w14:textId="77777777">
            <w:pPr>
              <w:rPr>
                <w:rFonts w:ascii="Mulish" w:hAnsi="Mulish"/>
                <w:i/>
                <w:iCs/>
                <w:color w:val="000000" w:themeColor="text1"/>
                <w:sz w:val="20"/>
                <w:szCs w:val="20"/>
              </w:rPr>
            </w:pPr>
            <w:r w:rsidRPr="005E094A">
              <w:rPr>
                <w:rFonts w:ascii="Mulish" w:hAnsi="Mulish"/>
                <w:i/>
                <w:iCs/>
                <w:color w:val="000000" w:themeColor="text1"/>
                <w:sz w:val="20"/>
                <w:szCs w:val="20"/>
              </w:rPr>
              <w:t>NFR 1</w:t>
            </w:r>
          </w:p>
        </w:tc>
        <w:tc>
          <w:tcPr>
            <w:tcW w:w="12474" w:type="dxa"/>
            <w:gridSpan w:val="3"/>
            <w:shd w:val="clear" w:color="auto" w:fill="E8E8E8" w:themeFill="background2"/>
            <w:hideMark/>
          </w:tcPr>
          <w:p w:rsidRPr="005E094A" w:rsidR="005E094A" w:rsidP="005E094A" w:rsidRDefault="005E094A" w14:paraId="14C3BA5C" w14:textId="557632B3">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5E094A">
              <w:rPr>
                <w:rFonts w:ascii="Mulish" w:hAnsi="Mulish"/>
                <w:b/>
                <w:bCs/>
                <w:i/>
                <w:iCs/>
                <w:color w:val="000000" w:themeColor="text1"/>
                <w:sz w:val="20"/>
                <w:szCs w:val="20"/>
              </w:rPr>
              <w:t> Service Description</w:t>
            </w:r>
          </w:p>
        </w:tc>
      </w:tr>
      <w:tr w:rsidRPr="007F5ECA" w:rsidR="007F5ECA" w:rsidTr="23685E28" w14:paraId="407C0DF2"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9C77619" w14:textId="3B4619B9">
            <w:pPr>
              <w:rPr>
                <w:rFonts w:ascii="Mulish" w:hAnsi="Mulish"/>
                <w:color w:val="000000"/>
                <w:sz w:val="20"/>
                <w:szCs w:val="20"/>
              </w:rPr>
            </w:pPr>
            <w:r w:rsidRPr="007F5ECA">
              <w:rPr>
                <w:rFonts w:ascii="Mulish" w:hAnsi="Mulish"/>
                <w:color w:val="000000"/>
                <w:sz w:val="20"/>
                <w:szCs w:val="20"/>
              </w:rPr>
              <w:t>NFR 1.1</w:t>
            </w:r>
            <w:r w:rsidR="003F1B8C">
              <w:rPr>
                <w:rFonts w:ascii="Mulish" w:hAnsi="Mulish"/>
                <w:color w:val="000000"/>
                <w:sz w:val="20"/>
                <w:szCs w:val="20"/>
              </w:rPr>
              <w:t>.1</w:t>
            </w:r>
          </w:p>
        </w:tc>
        <w:tc>
          <w:tcPr>
            <w:tcW w:w="1559" w:type="dxa"/>
            <w:hideMark/>
          </w:tcPr>
          <w:p w:rsidRPr="007F5ECA" w:rsidR="007F5ECA" w:rsidP="007F5ECA" w:rsidRDefault="007F5ECA" w14:paraId="740A96B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FR-001, FR-005, FR-022, FR-023</w:t>
            </w:r>
          </w:p>
        </w:tc>
        <w:tc>
          <w:tcPr>
            <w:tcW w:w="2410" w:type="dxa"/>
            <w:hideMark/>
          </w:tcPr>
          <w:p w:rsidRPr="007F5ECA" w:rsidR="007F5ECA" w:rsidP="007F5ECA" w:rsidRDefault="007F5ECA" w14:paraId="5543D6A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Definition</w:t>
            </w:r>
          </w:p>
        </w:tc>
        <w:tc>
          <w:tcPr>
            <w:tcW w:w="8505" w:type="dxa"/>
            <w:hideMark/>
          </w:tcPr>
          <w:p w:rsidR="003F1B8C" w:rsidP="007F5ECA" w:rsidRDefault="0067364F" w14:paraId="54C8884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7364F">
              <w:rPr>
                <w:rFonts w:ascii="Mulish" w:hAnsi="Mulish"/>
                <w:color w:val="000000"/>
                <w:sz w:val="20"/>
                <w:szCs w:val="20"/>
              </w:rPr>
              <w:t xml:space="preserve">The Tier 1 Doubtless UK and Europe Group Data Platform shall support governed analytics, reporting, innovation, data science, Machine Learning, Generative AI and near-real-time analytical data services. </w:t>
            </w:r>
          </w:p>
          <w:p w:rsidR="003F1B8C" w:rsidP="007F5ECA" w:rsidRDefault="003F1B8C" w14:paraId="3261FFD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A36986" w:rsidP="007F5ECA" w:rsidRDefault="00186AA9" w14:paraId="6CDABC49" w14:textId="03748A9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ins w:author="Tom Wilson" w:date="2026-09-21T15:14:00Z" w16du:dateUtc="2026-09-21T14:14:00Z" w:id="44">
              <w:r w:rsidRPr="00186AA9">
                <w:rPr>
                  <w:rFonts w:ascii="Mulish" w:hAnsi="Mulish"/>
                  <w:color w:val="000000" w:themeColor="text1"/>
                  <w:sz w:val="20"/>
                  <w:szCs w:val="20"/>
                </w:rPr>
                <w:t>In addition, the data platform shall be built to support operational services that are currently provided by the group entities (Claims Processing supported provided by Animal Friends)</w:t>
              </w:r>
            </w:ins>
            <w:del w:author="Tom Wilson" w:date="2026-09-21T15:14:00Z" w16du:dateUtc="2026-09-21T14:14:00Z" w:id="45">
              <w:r w:rsidRPr="23685E28" w:rsidDel="00186AA9" w:rsidR="2AA93C4C">
                <w:rPr>
                  <w:rFonts w:ascii="Mulish" w:hAnsi="Mulish"/>
                  <w:color w:val="000000" w:themeColor="text1"/>
                  <w:sz w:val="20"/>
                  <w:szCs w:val="20"/>
                </w:rPr>
                <w:delText>Under the current scope, the platform is not a system of record and is not required for the transactional execution of policy o</w:delText>
              </w:r>
              <w:commentRangeStart w:id="46"/>
              <w:commentRangeStart w:id="47"/>
              <w:r w:rsidRPr="23685E28" w:rsidDel="00186AA9" w:rsidR="2AA93C4C">
                <w:rPr>
                  <w:rFonts w:ascii="Mulish" w:hAnsi="Mulish"/>
                  <w:color w:val="000000" w:themeColor="text1"/>
                  <w:sz w:val="20"/>
                  <w:szCs w:val="20"/>
                </w:rPr>
                <w:delText>r claims processes</w:delText>
              </w:r>
            </w:del>
            <w:r w:rsidRPr="23685E28" w:rsidR="2AA93C4C">
              <w:rPr>
                <w:rFonts w:ascii="Mulish" w:hAnsi="Mulish"/>
                <w:color w:val="000000" w:themeColor="text1"/>
                <w:sz w:val="20"/>
                <w:szCs w:val="20"/>
              </w:rPr>
              <w:t xml:space="preserve">. </w:t>
            </w:r>
            <w:commentRangeEnd w:id="46"/>
            <w:r w:rsidRPr="23685E28">
              <w:rPr>
                <w:rStyle w:val="CommentReference"/>
                <w:rFonts w:ascii="Mulish" w:hAnsi="Mulish"/>
                <w:color w:val="000000" w:themeColor="text1"/>
                <w:sz w:val="20"/>
                <w:szCs w:val="20"/>
              </w:rPr>
              <w:commentReference w:id="46"/>
            </w:r>
            <w:commentRangeEnd w:id="47"/>
            <w:r>
              <w:rPr>
                <w:rStyle w:val="CommentReference"/>
              </w:rPr>
              <w:commentReference w:id="47"/>
            </w:r>
            <w:r w:rsidRPr="23685E28" w:rsidR="2AA93C4C">
              <w:rPr>
                <w:rFonts w:ascii="Mulish" w:hAnsi="Mulish"/>
                <w:color w:val="000000" w:themeColor="text1"/>
                <w:sz w:val="20"/>
                <w:szCs w:val="20"/>
              </w:rPr>
              <w:t xml:space="preserve">Any future operational application dependency shall be separately approved and assigned an appropriate service </w:t>
            </w:r>
            <w:ins w:author="Tom Wilson" w:date="2026-09-21T15:14:00Z" w16du:dateUtc="2026-09-21T14:14:00Z" w:id="48">
              <w:r>
                <w:rPr>
                  <w:rFonts w:ascii="Mulish" w:hAnsi="Mulish"/>
                  <w:color w:val="000000" w:themeColor="text1"/>
                  <w:sz w:val="20"/>
                  <w:szCs w:val="20"/>
                </w:rPr>
                <w:t xml:space="preserve">criticality </w:t>
              </w:r>
            </w:ins>
            <w:r w:rsidRPr="23685E28" w:rsidR="2AA93C4C">
              <w:rPr>
                <w:rFonts w:ascii="Mulish" w:hAnsi="Mulish"/>
                <w:color w:val="000000" w:themeColor="text1"/>
                <w:sz w:val="20"/>
                <w:szCs w:val="20"/>
              </w:rPr>
              <w:t>profile</w:t>
            </w:r>
            <w:ins w:author="Tom Wilson" w:date="2026-09-21T15:14:00Z" w16du:dateUtc="2026-09-21T14:14:00Z" w:id="49">
              <w:r>
                <w:rPr>
                  <w:rFonts w:ascii="Mulish" w:hAnsi="Mulish"/>
                  <w:color w:val="000000" w:themeColor="text1"/>
                  <w:sz w:val="20"/>
                  <w:szCs w:val="20"/>
                </w:rPr>
                <w:t xml:space="preserve"> (see NFR 1.2.1)</w:t>
              </w:r>
            </w:ins>
            <w:r w:rsidRPr="23685E28" w:rsidR="2AA93C4C">
              <w:rPr>
                <w:rFonts w:ascii="Mulish" w:hAnsi="Mulish"/>
                <w:color w:val="000000" w:themeColor="text1"/>
                <w:sz w:val="20"/>
                <w:szCs w:val="20"/>
              </w:rPr>
              <w:t>.</w:t>
            </w:r>
          </w:p>
          <w:p w:rsidRPr="007F5ECA" w:rsidR="0067364F" w:rsidP="007F5ECA" w:rsidRDefault="0067364F" w14:paraId="268E69C2" w14:textId="0393758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903B634" w14:textId="77777777">
        <w:trPr>
          <w:trHeight w:val="1503"/>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22FC7EA" w14:textId="64BDA8D7">
            <w:pPr>
              <w:rPr>
                <w:rFonts w:ascii="Mulish" w:hAnsi="Mulish"/>
                <w:color w:val="000000"/>
                <w:sz w:val="20"/>
                <w:szCs w:val="20"/>
              </w:rPr>
            </w:pPr>
            <w:r w:rsidRPr="007F5ECA">
              <w:rPr>
                <w:rFonts w:ascii="Mulish" w:hAnsi="Mulish"/>
                <w:color w:val="000000"/>
                <w:sz w:val="20"/>
                <w:szCs w:val="20"/>
              </w:rPr>
              <w:t>NFR 1.1</w:t>
            </w:r>
            <w:r w:rsidR="00424426">
              <w:rPr>
                <w:rFonts w:ascii="Mulish" w:hAnsi="Mulish"/>
                <w:color w:val="000000"/>
                <w:sz w:val="20"/>
                <w:szCs w:val="20"/>
              </w:rPr>
              <w:t>.2</w:t>
            </w:r>
          </w:p>
        </w:tc>
        <w:tc>
          <w:tcPr>
            <w:tcW w:w="1559" w:type="dxa"/>
            <w:hideMark/>
          </w:tcPr>
          <w:p w:rsidRPr="007F5ECA" w:rsidR="007F5ECA" w:rsidP="007F5ECA" w:rsidRDefault="007F5ECA" w14:paraId="2E15556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FR-008, FR-009, FR-014, FR-019, FR-021, FR-022, FR-023</w:t>
            </w:r>
          </w:p>
        </w:tc>
        <w:tc>
          <w:tcPr>
            <w:tcW w:w="2410" w:type="dxa"/>
            <w:hideMark/>
          </w:tcPr>
          <w:p w:rsidRPr="007F5ECA" w:rsidR="007F5ECA" w:rsidP="007F5ECA" w:rsidRDefault="007F5ECA" w14:paraId="0379C11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Definition</w:t>
            </w:r>
          </w:p>
        </w:tc>
        <w:tc>
          <w:tcPr>
            <w:tcW w:w="8505" w:type="dxa"/>
            <w:hideMark/>
          </w:tcPr>
          <w:p w:rsidR="007F5ECA" w:rsidP="00424426" w:rsidRDefault="00424426" w14:paraId="012BD83C" w14:textId="1248CAA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24426">
              <w:rPr>
                <w:rFonts w:ascii="Mulish" w:hAnsi="Mulish"/>
                <w:color w:val="000000"/>
                <w:sz w:val="20"/>
                <w:szCs w:val="20"/>
              </w:rPr>
              <w:t xml:space="preserve">For the purposes of these NFRs, the platform scope includes data ingestion using batch, intra-day, event-based and streaming patterns; data transformation and orchestration; data storage; DevOps and DataOps tooling; Azure platform services; data governance; query and visualisation; data science; Machine Learning; Generative AI; </w:t>
            </w:r>
            <w:del w:author="Tom Wilson" w:date="2026-09-22T13:05:00Z" w16du:dateUtc="2026-09-22T12:05:00Z" w:id="50">
              <w:r w:rsidRPr="00424426" w:rsidDel="0074333C">
                <w:rPr>
                  <w:rFonts w:ascii="Mulish" w:hAnsi="Mulish"/>
                  <w:color w:val="000000"/>
                  <w:sz w:val="20"/>
                  <w:szCs w:val="20"/>
                </w:rPr>
                <w:delText xml:space="preserve">and </w:delText>
              </w:r>
            </w:del>
            <w:r w:rsidRPr="00424426">
              <w:rPr>
                <w:rFonts w:ascii="Mulish" w:hAnsi="Mulish"/>
                <w:color w:val="000000"/>
                <w:sz w:val="20"/>
                <w:szCs w:val="20"/>
              </w:rPr>
              <w:t xml:space="preserve">approved near-real-time analytical </w:t>
            </w:r>
            <w:commentRangeStart w:id="51"/>
            <w:r w:rsidRPr="00424426">
              <w:rPr>
                <w:rFonts w:ascii="Mulish" w:hAnsi="Mulish"/>
                <w:color w:val="000000"/>
                <w:sz w:val="20"/>
                <w:szCs w:val="20"/>
              </w:rPr>
              <w:t>serving</w:t>
            </w:r>
            <w:ins w:author="Tom Wilson" w:date="2026-09-22T13:05:00Z" w16du:dateUtc="2026-09-22T12:05:00Z" w:id="52">
              <w:r w:rsidR="0074333C">
                <w:rPr>
                  <w:rFonts w:ascii="Mulish" w:hAnsi="Mulish"/>
                  <w:color w:val="000000"/>
                  <w:sz w:val="20"/>
                  <w:szCs w:val="20"/>
                </w:rPr>
                <w:t xml:space="preserve">; and </w:t>
              </w:r>
              <w:r w:rsidR="005C35F2">
                <w:rPr>
                  <w:rFonts w:ascii="Mulish" w:hAnsi="Mulish"/>
                  <w:color w:val="000000"/>
                  <w:sz w:val="20"/>
                  <w:szCs w:val="20"/>
                </w:rPr>
                <w:t>oper</w:t>
              </w:r>
            </w:ins>
            <w:ins w:author="Tom Wilson" w:date="2026-09-22T13:06:00Z" w16du:dateUtc="2026-09-22T12:06:00Z" w:id="53">
              <w:r w:rsidR="005C35F2">
                <w:rPr>
                  <w:rFonts w:ascii="Mulish" w:hAnsi="Mulish"/>
                  <w:color w:val="000000"/>
                  <w:sz w:val="20"/>
                  <w:szCs w:val="20"/>
                </w:rPr>
                <w:t>ational service support</w:t>
              </w:r>
            </w:ins>
            <w:r w:rsidRPr="00424426">
              <w:rPr>
                <w:rFonts w:ascii="Mulish" w:hAnsi="Mulish"/>
                <w:color w:val="000000"/>
                <w:sz w:val="20"/>
                <w:szCs w:val="20"/>
              </w:rPr>
              <w:t xml:space="preserve"> capabilities.</w:t>
            </w:r>
            <w:commentRangeEnd w:id="51"/>
            <w:r w:rsidR="007E1B65">
              <w:rPr>
                <w:rStyle w:val="CommentReference"/>
                <w:rFonts w:ascii="Mulish" w:hAnsi="Mulish"/>
                <w:color w:val="000000"/>
                <w:sz w:val="20"/>
                <w:szCs w:val="20"/>
              </w:rPr>
              <w:commentReference w:id="51"/>
            </w:r>
          </w:p>
          <w:p w:rsidRPr="00424426" w:rsidR="000F4893" w:rsidP="00424426" w:rsidRDefault="000F4893" w14:paraId="70F02D38" w14:textId="40C3B84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65A87A26"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2E71C248" w14:textId="4CDD28AC">
            <w:pPr>
              <w:rPr>
                <w:rFonts w:ascii="Mulish" w:hAnsi="Mulish"/>
                <w:color w:val="000000"/>
                <w:sz w:val="20"/>
                <w:szCs w:val="20"/>
              </w:rPr>
            </w:pPr>
            <w:r w:rsidRPr="007F5ECA">
              <w:rPr>
                <w:rFonts w:ascii="Mulish" w:hAnsi="Mulish"/>
                <w:color w:val="000000"/>
                <w:sz w:val="20"/>
                <w:szCs w:val="20"/>
              </w:rPr>
              <w:t>NFR 1.1</w:t>
            </w:r>
            <w:r w:rsidR="00E763B0">
              <w:rPr>
                <w:rFonts w:ascii="Mulish" w:hAnsi="Mulish"/>
                <w:color w:val="000000"/>
                <w:sz w:val="20"/>
                <w:szCs w:val="20"/>
              </w:rPr>
              <w:t>.3</w:t>
            </w:r>
          </w:p>
        </w:tc>
        <w:tc>
          <w:tcPr>
            <w:tcW w:w="1559" w:type="dxa"/>
            <w:hideMark/>
          </w:tcPr>
          <w:p w:rsidRPr="007F5ECA" w:rsidR="007F5ECA" w:rsidP="007F5ECA" w:rsidRDefault="007F5ECA" w14:paraId="5D37126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FR-019, FR-013, FR-024</w:t>
            </w:r>
          </w:p>
        </w:tc>
        <w:tc>
          <w:tcPr>
            <w:tcW w:w="2410" w:type="dxa"/>
            <w:hideMark/>
          </w:tcPr>
          <w:p w:rsidRPr="007F5ECA" w:rsidR="007F5ECA" w:rsidP="007F5ECA" w:rsidRDefault="007F5ECA" w14:paraId="24C9055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Definition</w:t>
            </w:r>
          </w:p>
        </w:tc>
        <w:tc>
          <w:tcPr>
            <w:tcW w:w="8505" w:type="dxa"/>
            <w:hideMark/>
          </w:tcPr>
          <w:p w:rsidR="00E763B0" w:rsidP="00E763B0" w:rsidRDefault="00E763B0" w14:paraId="4E31DB4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763B0">
              <w:rPr>
                <w:rFonts w:ascii="Mulish" w:hAnsi="Mulish"/>
                <w:color w:val="000000"/>
                <w:sz w:val="20"/>
                <w:szCs w:val="20"/>
              </w:rPr>
              <w:t xml:space="preserve">The Group Data Platform capabilities described above are new at Group level. </w:t>
            </w:r>
          </w:p>
          <w:p w:rsidR="00E763B0" w:rsidP="00E763B0" w:rsidRDefault="00E763B0" w14:paraId="26C532D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E763B0" w:rsidR="00E763B0" w:rsidP="00E763B0" w:rsidRDefault="00E763B0" w14:paraId="4A77FD42" w14:textId="3FBE5FF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763B0">
              <w:rPr>
                <w:rFonts w:ascii="Mulish" w:hAnsi="Mulish"/>
                <w:color w:val="000000"/>
                <w:sz w:val="20"/>
                <w:szCs w:val="20"/>
              </w:rPr>
              <w:t>Existing entity capabilities may be retained, integrated, extended or migrated where this is agreed through</w:t>
            </w:r>
            <w:r>
              <w:rPr>
                <w:rFonts w:ascii="Mulish" w:hAnsi="Mulish"/>
                <w:color w:val="000000"/>
                <w:sz w:val="20"/>
                <w:szCs w:val="20"/>
              </w:rPr>
              <w:t xml:space="preserve"> process of</w:t>
            </w:r>
            <w:r w:rsidRPr="00E763B0">
              <w:rPr>
                <w:rFonts w:ascii="Mulish" w:hAnsi="Mulish"/>
                <w:color w:val="000000"/>
                <w:sz w:val="20"/>
                <w:szCs w:val="20"/>
              </w:rPr>
              <w:t xml:space="preserve"> entity onboarding and architecture governance.</w:t>
            </w:r>
          </w:p>
          <w:p w:rsidRPr="007F5ECA" w:rsidR="007F5ECA" w:rsidP="007F5ECA" w:rsidRDefault="007F5ECA" w14:paraId="4EDF4009" w14:textId="0E5FF56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1D6BA722"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0B62FEB1" w14:textId="13827E2B">
            <w:pPr>
              <w:rPr>
                <w:rFonts w:ascii="Mulish" w:hAnsi="Mulish"/>
                <w:color w:val="000000"/>
                <w:sz w:val="20"/>
                <w:szCs w:val="20"/>
              </w:rPr>
            </w:pPr>
            <w:r w:rsidRPr="007F5ECA">
              <w:rPr>
                <w:rFonts w:ascii="Mulish" w:hAnsi="Mulish"/>
                <w:color w:val="000000"/>
                <w:sz w:val="20"/>
                <w:szCs w:val="20"/>
              </w:rPr>
              <w:t>NFR 1.2</w:t>
            </w:r>
            <w:r w:rsidR="000D4429">
              <w:rPr>
                <w:rFonts w:ascii="Mulish" w:hAnsi="Mulish"/>
                <w:color w:val="000000"/>
                <w:sz w:val="20"/>
                <w:szCs w:val="20"/>
              </w:rPr>
              <w:t>.1</w:t>
            </w:r>
          </w:p>
        </w:tc>
        <w:tc>
          <w:tcPr>
            <w:tcW w:w="1559" w:type="dxa"/>
            <w:hideMark/>
          </w:tcPr>
          <w:p w:rsidRPr="007F5ECA" w:rsidR="007F5ECA" w:rsidP="007F5ECA" w:rsidRDefault="007F5ECA" w14:paraId="6FD17B94" w14:textId="70BC3FE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FR-005, FR-022</w:t>
            </w:r>
            <w:r w:rsidR="00291238">
              <w:rPr>
                <w:rFonts w:ascii="Mulish" w:hAnsi="Mulish"/>
                <w:color w:val="000000"/>
                <w:sz w:val="20"/>
                <w:szCs w:val="20"/>
              </w:rPr>
              <w:t>, FR-025</w:t>
            </w:r>
          </w:p>
        </w:tc>
        <w:tc>
          <w:tcPr>
            <w:tcW w:w="2410" w:type="dxa"/>
            <w:hideMark/>
          </w:tcPr>
          <w:p w:rsidRPr="007F5ECA" w:rsidR="007F5ECA" w:rsidP="007F5ECA" w:rsidRDefault="007F5ECA" w14:paraId="527ECE3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Criticality</w:t>
            </w:r>
          </w:p>
        </w:tc>
        <w:tc>
          <w:tcPr>
            <w:tcW w:w="8505" w:type="dxa"/>
            <w:hideMark/>
          </w:tcPr>
          <w:p w:rsidR="00E129DD" w:rsidP="007F5ECA" w:rsidRDefault="0A361DB1" w14:paraId="12B5466E" w14:textId="4F9B0CE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23685E28">
              <w:rPr>
                <w:rFonts w:ascii="Mulish" w:hAnsi="Mulish"/>
                <w:color w:val="000000" w:themeColor="text1"/>
                <w:sz w:val="20"/>
                <w:szCs w:val="20"/>
              </w:rPr>
              <w:t>T</w:t>
            </w:r>
            <w:commentRangeStart w:id="54"/>
            <w:commentRangeStart w:id="55"/>
            <w:r w:rsidRPr="23685E28">
              <w:rPr>
                <w:rFonts w:ascii="Mulish" w:hAnsi="Mulish"/>
                <w:color w:val="000000" w:themeColor="text1"/>
                <w:sz w:val="20"/>
                <w:szCs w:val="20"/>
              </w:rPr>
              <w:t>he Group Data Platform shall have a default service criticality</w:t>
            </w:r>
            <w:r w:rsidRPr="23685E28" w:rsidR="5026F66B">
              <w:rPr>
                <w:rFonts w:ascii="Mulish" w:hAnsi="Mulish"/>
                <w:color w:val="000000" w:themeColor="text1"/>
                <w:sz w:val="20"/>
                <w:szCs w:val="20"/>
              </w:rPr>
              <w:t xml:space="preserve"> of Tier 3 (Non-Critical)</w:t>
            </w:r>
            <w:r w:rsidRPr="23685E28">
              <w:rPr>
                <w:rFonts w:ascii="Mulish" w:hAnsi="Mulish"/>
                <w:color w:val="000000" w:themeColor="text1"/>
                <w:sz w:val="20"/>
                <w:szCs w:val="20"/>
              </w:rPr>
              <w:t xml:space="preserve"> for recovery planning. </w:t>
            </w:r>
            <w:ins w:author="Tom Wilson" w:date="2026-09-21T15:17:00Z" w16du:dateUtc="2026-09-21T14:17:00Z" w:id="56">
              <w:r w:rsidR="003907CD">
                <w:rPr>
                  <w:rFonts w:ascii="Mulish" w:hAnsi="Mulish"/>
                  <w:color w:val="000000" w:themeColor="text1"/>
                  <w:sz w:val="20"/>
                  <w:szCs w:val="20"/>
                </w:rPr>
                <w:t xml:space="preserve">Approved </w:t>
              </w:r>
            </w:ins>
            <w:del w:author="Tom Wilson" w:date="2026-09-21T15:17:00Z" w16du:dateUtc="2026-09-21T14:17:00Z" w:id="57">
              <w:r w:rsidRPr="23685E28" w:rsidDel="003907CD" w:rsidR="5233706F">
                <w:rPr>
                  <w:rFonts w:ascii="Mulish" w:hAnsi="Mulish"/>
                  <w:color w:val="000000" w:themeColor="text1"/>
                  <w:sz w:val="20"/>
                  <w:szCs w:val="20"/>
                </w:rPr>
                <w:delText xml:space="preserve">The </w:delText>
              </w:r>
            </w:del>
            <w:ins w:author="Tom Wilson" w:date="2026-09-21T15:18:00Z" w16du:dateUtc="2026-09-21T14:18:00Z" w:id="58">
              <w:r w:rsidR="001C46F1">
                <w:rPr>
                  <w:rFonts w:ascii="Mulish" w:hAnsi="Mulish"/>
                  <w:color w:val="000000" w:themeColor="text1"/>
                  <w:sz w:val="20"/>
                  <w:szCs w:val="20"/>
                </w:rPr>
                <w:t>workloads</w:t>
              </w:r>
            </w:ins>
            <w:ins w:author="Tom Wilson" w:date="2026-09-21T15:17:00Z" w16du:dateUtc="2026-09-21T14:17:00Z" w:id="59">
              <w:r w:rsidR="003907CD">
                <w:rPr>
                  <w:rFonts w:ascii="Mulish" w:hAnsi="Mulish"/>
                  <w:color w:val="000000" w:themeColor="text1"/>
                  <w:sz w:val="20"/>
                  <w:szCs w:val="20"/>
                </w:rPr>
                <w:t xml:space="preserve"> that provide</w:t>
              </w:r>
            </w:ins>
            <w:ins w:author="Tom Wilson" w:date="2026-09-21T15:18:00Z" w16du:dateUtc="2026-09-21T14:18:00Z" w:id="60">
              <w:r w:rsidR="003907CD">
                <w:rPr>
                  <w:rFonts w:ascii="Mulish" w:hAnsi="Mulish"/>
                  <w:color w:val="000000" w:themeColor="text1"/>
                  <w:sz w:val="20"/>
                  <w:szCs w:val="20"/>
                </w:rPr>
                <w:t xml:space="preserve"> support to critical operational services</w:t>
              </w:r>
              <w:r w:rsidR="001C46F1">
                <w:rPr>
                  <w:rFonts w:ascii="Mulish" w:hAnsi="Mulish"/>
                  <w:color w:val="000000" w:themeColor="text1"/>
                  <w:sz w:val="20"/>
                  <w:szCs w:val="20"/>
                </w:rPr>
                <w:t xml:space="preserve">, including </w:t>
              </w:r>
            </w:ins>
            <w:r w:rsidRPr="23685E28" w:rsidR="5233706F">
              <w:rPr>
                <w:rFonts w:ascii="Mulish" w:hAnsi="Mulish"/>
                <w:color w:val="000000" w:themeColor="text1"/>
                <w:sz w:val="20"/>
                <w:szCs w:val="20"/>
              </w:rPr>
              <w:t xml:space="preserve">low latency operational </w:t>
            </w:r>
            <w:ins w:author="Tom Wilson" w:date="2026-09-21T15:18:00Z" w16du:dateUtc="2026-09-21T14:18:00Z" w:id="61">
              <w:r w:rsidR="001C46F1">
                <w:rPr>
                  <w:rFonts w:ascii="Mulish" w:hAnsi="Mulish"/>
                  <w:color w:val="000000" w:themeColor="text1"/>
                  <w:sz w:val="20"/>
                  <w:szCs w:val="20"/>
                </w:rPr>
                <w:t xml:space="preserve">reporting, </w:t>
              </w:r>
            </w:ins>
            <w:del w:author="Tom Wilson" w:date="2026-09-21T15:18:00Z" w16du:dateUtc="2026-09-21T14:18:00Z" w:id="62">
              <w:r w:rsidRPr="23685E28" w:rsidDel="001C46F1" w:rsidR="5233706F">
                <w:rPr>
                  <w:rFonts w:ascii="Mulish" w:hAnsi="Mulish"/>
                  <w:color w:val="000000" w:themeColor="text1"/>
                  <w:sz w:val="20"/>
                  <w:szCs w:val="20"/>
                </w:rPr>
                <w:delText xml:space="preserve">reporting workspace </w:delText>
              </w:r>
            </w:del>
            <w:r w:rsidRPr="23685E28" w:rsidR="5233706F">
              <w:rPr>
                <w:rFonts w:ascii="Mulish" w:hAnsi="Mulish"/>
                <w:color w:val="000000" w:themeColor="text1"/>
                <w:sz w:val="20"/>
                <w:szCs w:val="20"/>
              </w:rPr>
              <w:t xml:space="preserve">shall have an </w:t>
            </w:r>
            <w:r w:rsidRPr="23685E28" w:rsidR="1FA44055">
              <w:rPr>
                <w:rFonts w:ascii="Mulish" w:hAnsi="Mulish"/>
                <w:color w:val="000000" w:themeColor="text1"/>
                <w:sz w:val="20"/>
                <w:szCs w:val="20"/>
              </w:rPr>
              <w:t>elevated</w:t>
            </w:r>
            <w:r w:rsidRPr="23685E28" w:rsidR="5233706F">
              <w:rPr>
                <w:rFonts w:ascii="Mulish" w:hAnsi="Mulish"/>
                <w:color w:val="000000" w:themeColor="text1"/>
                <w:sz w:val="20"/>
                <w:szCs w:val="20"/>
              </w:rPr>
              <w:t xml:space="preserve"> </w:t>
            </w:r>
            <w:r w:rsidRPr="23685E28" w:rsidR="1FA44055">
              <w:rPr>
                <w:rFonts w:ascii="Mulish" w:hAnsi="Mulish"/>
                <w:color w:val="000000" w:themeColor="text1"/>
                <w:sz w:val="20"/>
                <w:szCs w:val="20"/>
              </w:rPr>
              <w:t xml:space="preserve">service criticality of Tier </w:t>
            </w:r>
            <w:ins w:author="Tom Wilson" w:date="2026-09-21T15:18:00Z" w16du:dateUtc="2026-09-21T14:18:00Z" w:id="63">
              <w:r w:rsidR="001C46F1">
                <w:rPr>
                  <w:rFonts w:ascii="Mulish" w:hAnsi="Mulish"/>
                  <w:color w:val="000000" w:themeColor="text1"/>
                  <w:sz w:val="20"/>
                  <w:szCs w:val="20"/>
                </w:rPr>
                <w:t>1</w:t>
              </w:r>
            </w:ins>
            <w:del w:author="Tom Wilson" w:date="2026-09-21T15:18:00Z" w16du:dateUtc="2026-09-21T14:18:00Z" w:id="64">
              <w:r w:rsidRPr="23685E28" w:rsidDel="001C46F1" w:rsidR="1FA44055">
                <w:rPr>
                  <w:rFonts w:ascii="Mulish" w:hAnsi="Mulish"/>
                  <w:color w:val="000000" w:themeColor="text1"/>
                  <w:sz w:val="20"/>
                  <w:szCs w:val="20"/>
                </w:rPr>
                <w:delText>2</w:delText>
              </w:r>
            </w:del>
            <w:r w:rsidRPr="23685E28" w:rsidR="1FA44055">
              <w:rPr>
                <w:rFonts w:ascii="Mulish" w:hAnsi="Mulish"/>
                <w:color w:val="000000" w:themeColor="text1"/>
                <w:sz w:val="20"/>
                <w:szCs w:val="20"/>
              </w:rPr>
              <w:t xml:space="preserve"> (</w:t>
            </w:r>
            <w:del w:author="Tom Wilson" w:date="2026-09-21T15:18:00Z" w16du:dateUtc="2026-09-21T14:18:00Z" w:id="65">
              <w:r w:rsidRPr="23685E28" w:rsidDel="001C46F1" w:rsidR="1FA44055">
                <w:rPr>
                  <w:rFonts w:ascii="Mulish" w:hAnsi="Mulish"/>
                  <w:color w:val="000000" w:themeColor="text1"/>
                  <w:sz w:val="20"/>
                  <w:szCs w:val="20"/>
                </w:rPr>
                <w:delText>Important</w:delText>
              </w:r>
            </w:del>
            <w:ins w:author="Tom Wilson" w:date="2026-09-21T15:18:00Z" w16du:dateUtc="2026-09-21T14:18:00Z" w:id="66">
              <w:r w:rsidR="001C46F1">
                <w:rPr>
                  <w:rFonts w:ascii="Mulish" w:hAnsi="Mulish"/>
                  <w:color w:val="000000" w:themeColor="text1"/>
                  <w:sz w:val="20"/>
                  <w:szCs w:val="20"/>
                </w:rPr>
                <w:t>Critical</w:t>
              </w:r>
            </w:ins>
            <w:r w:rsidRPr="23685E28" w:rsidR="1FA44055">
              <w:rPr>
                <w:rFonts w:ascii="Mulish" w:hAnsi="Mulish"/>
                <w:color w:val="000000" w:themeColor="text1"/>
                <w:sz w:val="20"/>
                <w:szCs w:val="20"/>
              </w:rPr>
              <w:t>).</w:t>
            </w:r>
            <w:commentRangeEnd w:id="54"/>
            <w:r w:rsidR="000D4429">
              <w:rPr>
                <w:rStyle w:val="CommentReference"/>
                <w:rFonts w:ascii="Mulish" w:hAnsi="Mulish"/>
                <w:color w:val="000000"/>
                <w:sz w:val="20"/>
                <w:szCs w:val="20"/>
              </w:rPr>
              <w:commentReference w:id="54"/>
            </w:r>
            <w:commentRangeEnd w:id="55"/>
            <w:r>
              <w:rPr>
                <w:rStyle w:val="CommentReference"/>
              </w:rPr>
              <w:commentReference w:id="55"/>
            </w:r>
          </w:p>
          <w:p w:rsidR="00E129DD" w:rsidP="007F5ECA" w:rsidRDefault="00E129DD" w14:paraId="0A1DD31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F5ECA" w:rsidP="007F5ECA" w:rsidRDefault="000D4429" w14:paraId="20F7A9D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D4429">
              <w:rPr>
                <w:rFonts w:ascii="Mulish" w:hAnsi="Mulish"/>
                <w:color w:val="000000"/>
                <w:sz w:val="20"/>
                <w:szCs w:val="20"/>
              </w:rPr>
              <w:t>A production workload or data service may be assigned a different criticality, RTO, RPO or support profile where an approved business dependency requires it.</w:t>
            </w:r>
          </w:p>
          <w:p w:rsidRPr="007F5ECA" w:rsidR="00657097" w:rsidP="007F5ECA" w:rsidRDefault="00657097" w14:paraId="65B9A13E" w14:textId="4F5BA6E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578C3E6"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45F79480" w14:textId="4C5385AB">
            <w:pPr>
              <w:rPr>
                <w:rFonts w:ascii="Mulish" w:hAnsi="Mulish"/>
                <w:color w:val="000000"/>
                <w:sz w:val="20"/>
                <w:szCs w:val="20"/>
              </w:rPr>
            </w:pPr>
            <w:r w:rsidRPr="007F5ECA">
              <w:rPr>
                <w:rFonts w:ascii="Mulish" w:hAnsi="Mulish"/>
                <w:color w:val="000000"/>
                <w:sz w:val="20"/>
                <w:szCs w:val="20"/>
              </w:rPr>
              <w:lastRenderedPageBreak/>
              <w:t>NFR 1.2</w:t>
            </w:r>
            <w:r w:rsidR="00240397">
              <w:rPr>
                <w:rFonts w:ascii="Mulish" w:hAnsi="Mulish"/>
                <w:color w:val="000000"/>
                <w:sz w:val="20"/>
                <w:szCs w:val="20"/>
              </w:rPr>
              <w:t>.2</w:t>
            </w:r>
          </w:p>
        </w:tc>
        <w:tc>
          <w:tcPr>
            <w:tcW w:w="1559" w:type="dxa"/>
            <w:hideMark/>
          </w:tcPr>
          <w:p w:rsidRPr="007F5ECA" w:rsidR="007F5ECA" w:rsidP="007F5ECA" w:rsidRDefault="007F5ECA" w14:paraId="4608C17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FR-005, FR-015, FR-022</w:t>
            </w:r>
          </w:p>
        </w:tc>
        <w:tc>
          <w:tcPr>
            <w:tcW w:w="2410" w:type="dxa"/>
            <w:hideMark/>
          </w:tcPr>
          <w:p w:rsidRPr="007F5ECA" w:rsidR="007F5ECA" w:rsidP="007F5ECA" w:rsidRDefault="007F5ECA" w14:paraId="58F32A0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Criticality</w:t>
            </w:r>
          </w:p>
        </w:tc>
        <w:tc>
          <w:tcPr>
            <w:tcW w:w="8505" w:type="dxa"/>
            <w:hideMark/>
          </w:tcPr>
          <w:p w:rsidR="007F5ECA" w:rsidP="007F5ECA" w:rsidRDefault="00240397" w14:paraId="0F54F681" w14:textId="0998CEA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40397">
              <w:rPr>
                <w:rFonts w:ascii="Mulish" w:hAnsi="Mulish"/>
                <w:color w:val="000000"/>
                <w:sz w:val="20"/>
                <w:szCs w:val="20"/>
              </w:rPr>
              <w:t xml:space="preserve">Under the current scope, loss of the Group Data Platform shall not prevent the execution of core policy sales or claims transactions. An outage may disrupt </w:t>
            </w:r>
            <w:r>
              <w:rPr>
                <w:rFonts w:ascii="Mulish" w:hAnsi="Mulish"/>
                <w:color w:val="000000"/>
                <w:sz w:val="20"/>
                <w:szCs w:val="20"/>
              </w:rPr>
              <w:t xml:space="preserve">supporting applications, </w:t>
            </w:r>
            <w:r w:rsidRPr="00240397">
              <w:rPr>
                <w:rFonts w:ascii="Mulish" w:hAnsi="Mulish"/>
                <w:color w:val="000000"/>
                <w:sz w:val="20"/>
                <w:szCs w:val="20"/>
              </w:rPr>
              <w:t>reporting, analytics, data science and near-real-time analytical data services, with impact managed according to the relevant service profile.</w:t>
            </w:r>
          </w:p>
          <w:p w:rsidRPr="007F5ECA" w:rsidR="00240397" w:rsidP="007F5ECA" w:rsidRDefault="00240397" w14:paraId="03A03E0A" w14:textId="1BB79B0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1AE3F059" w14:textId="77777777">
        <w:trPr>
          <w:trHeight w:val="136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5002638" w14:textId="1224E896">
            <w:pPr>
              <w:rPr>
                <w:rFonts w:ascii="Mulish" w:hAnsi="Mulish"/>
                <w:color w:val="000000"/>
                <w:sz w:val="20"/>
                <w:szCs w:val="20"/>
              </w:rPr>
            </w:pPr>
            <w:r w:rsidRPr="007F5ECA">
              <w:rPr>
                <w:rFonts w:ascii="Mulish" w:hAnsi="Mulish"/>
                <w:color w:val="000000"/>
                <w:sz w:val="20"/>
                <w:szCs w:val="20"/>
              </w:rPr>
              <w:t>NFR 1.2</w:t>
            </w:r>
            <w:r w:rsidR="00A73CFA">
              <w:rPr>
                <w:rFonts w:ascii="Mulish" w:hAnsi="Mulish"/>
                <w:color w:val="000000"/>
                <w:sz w:val="20"/>
                <w:szCs w:val="20"/>
              </w:rPr>
              <w:t>.3</w:t>
            </w:r>
          </w:p>
        </w:tc>
        <w:tc>
          <w:tcPr>
            <w:tcW w:w="1559" w:type="dxa"/>
            <w:hideMark/>
          </w:tcPr>
          <w:p w:rsidRPr="007F5ECA" w:rsidR="007F5ECA" w:rsidP="007F5ECA" w:rsidRDefault="007F5ECA" w14:paraId="21C7201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FR-005, FR-022, FR-023</w:t>
            </w:r>
          </w:p>
        </w:tc>
        <w:tc>
          <w:tcPr>
            <w:tcW w:w="2410" w:type="dxa"/>
            <w:hideMark/>
          </w:tcPr>
          <w:p w:rsidRPr="007F5ECA" w:rsidR="007F5ECA" w:rsidP="007F5ECA" w:rsidRDefault="007F5ECA" w14:paraId="6F27D66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Criticality</w:t>
            </w:r>
          </w:p>
        </w:tc>
        <w:tc>
          <w:tcPr>
            <w:tcW w:w="8505" w:type="dxa"/>
            <w:hideMark/>
          </w:tcPr>
          <w:p w:rsidR="007F5ECA" w:rsidP="00A73CFA" w:rsidRDefault="00A73CFA" w14:paraId="5616948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73CFA">
              <w:rPr>
                <w:rFonts w:ascii="Mulish" w:hAnsi="Mulish"/>
                <w:color w:val="000000"/>
                <w:sz w:val="20"/>
                <w:szCs w:val="20"/>
              </w:rPr>
              <w:t>Service failure may result in data not being refreshed within agreed reporting or freshness targets; unavailability of Business Intelligence and reporting; unavailability of analytics, data science and innovation environments; and interruption of near-real-time analytical data services. Impacts shall be assessed against the applicable service profile.</w:t>
            </w:r>
          </w:p>
          <w:p w:rsidRPr="00A73CFA" w:rsidR="0062559B" w:rsidP="00A73CFA" w:rsidRDefault="0062559B" w14:paraId="6659B790" w14:textId="68F8AE7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276A61" w:rsidTr="23685E28" w14:paraId="1B7EDC7F" w14:textId="77777777">
        <w:trPr>
          <w:trHeight w:val="136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276A61" w:rsidP="007F5ECA" w:rsidRDefault="00276A61" w14:paraId="3BB0A581" w14:textId="642C71C2">
            <w:pPr>
              <w:rPr>
                <w:rFonts w:ascii="Mulish" w:hAnsi="Mulish"/>
                <w:color w:val="000000"/>
                <w:sz w:val="20"/>
                <w:szCs w:val="20"/>
              </w:rPr>
            </w:pPr>
            <w:r>
              <w:rPr>
                <w:rFonts w:ascii="Mulish" w:hAnsi="Mulish"/>
                <w:color w:val="000000"/>
                <w:sz w:val="20"/>
                <w:szCs w:val="20"/>
              </w:rPr>
              <w:t>NFR 1.2.4</w:t>
            </w:r>
          </w:p>
        </w:tc>
        <w:tc>
          <w:tcPr>
            <w:tcW w:w="1559" w:type="dxa"/>
          </w:tcPr>
          <w:p w:rsidRPr="007F5ECA" w:rsidR="00276A61" w:rsidP="007F5ECA" w:rsidRDefault="00956AFC" w14:paraId="02CA29D2" w14:textId="791795E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56AFC">
              <w:rPr>
                <w:rFonts w:ascii="Mulish" w:hAnsi="Mulish"/>
                <w:color w:val="000000"/>
                <w:sz w:val="20"/>
                <w:szCs w:val="20"/>
              </w:rPr>
              <w:t>FR-002, FR-012, FR-018, FR-025</w:t>
            </w:r>
            <w:r>
              <w:rPr>
                <w:rFonts w:ascii="Mulish" w:hAnsi="Mulish"/>
                <w:color w:val="000000"/>
                <w:sz w:val="20"/>
                <w:szCs w:val="20"/>
              </w:rPr>
              <w:t xml:space="preserve">, </w:t>
            </w:r>
            <w:r w:rsidRPr="00956AFC">
              <w:rPr>
                <w:rFonts w:ascii="Mulish" w:hAnsi="Mulish"/>
                <w:color w:val="000000"/>
                <w:sz w:val="20"/>
                <w:szCs w:val="20"/>
              </w:rPr>
              <w:t>FR-015, FR-021, FR-022, FR-023</w:t>
            </w:r>
          </w:p>
        </w:tc>
        <w:tc>
          <w:tcPr>
            <w:tcW w:w="2410" w:type="dxa"/>
          </w:tcPr>
          <w:p w:rsidRPr="007F5ECA" w:rsidR="00276A61" w:rsidP="007F5ECA" w:rsidRDefault="00AA433D" w14:paraId="20B31C9B" w14:textId="55E5875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Workload Isolation</w:t>
            </w:r>
          </w:p>
        </w:tc>
        <w:tc>
          <w:tcPr>
            <w:tcW w:w="8505" w:type="dxa"/>
          </w:tcPr>
          <w:p w:rsidR="00276A61" w:rsidP="00A73CFA" w:rsidRDefault="00AA433D" w14:paraId="7A0D6BD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A433D">
              <w:rPr>
                <w:rFonts w:ascii="Mulish" w:hAnsi="Mulish"/>
                <w:color w:val="000000"/>
                <w:sz w:val="20"/>
                <w:szCs w:val="20"/>
              </w:rPr>
              <w:t xml:space="preserve">Production </w:t>
            </w:r>
            <w:r w:rsidR="001B56E1">
              <w:rPr>
                <w:rFonts w:ascii="Mulish" w:hAnsi="Mulish"/>
                <w:color w:val="000000"/>
                <w:sz w:val="20"/>
                <w:szCs w:val="20"/>
              </w:rPr>
              <w:t>ingestion</w:t>
            </w:r>
            <w:r w:rsidRPr="00AA433D">
              <w:rPr>
                <w:rFonts w:ascii="Mulish" w:hAnsi="Mulish"/>
                <w:color w:val="000000"/>
                <w:sz w:val="20"/>
                <w:szCs w:val="20"/>
              </w:rPr>
              <w:t>, interactive</w:t>
            </w:r>
            <w:r w:rsidR="001B56E1">
              <w:rPr>
                <w:rFonts w:ascii="Mulish" w:hAnsi="Mulish"/>
                <w:color w:val="000000"/>
                <w:sz w:val="20"/>
                <w:szCs w:val="20"/>
              </w:rPr>
              <w:t xml:space="preserve"> analysis</w:t>
            </w:r>
            <w:r w:rsidRPr="00AA433D">
              <w:rPr>
                <w:rFonts w:ascii="Mulish" w:hAnsi="Mulish"/>
                <w:color w:val="000000"/>
                <w:sz w:val="20"/>
                <w:szCs w:val="20"/>
              </w:rPr>
              <w:t xml:space="preserve">, reporting, </w:t>
            </w:r>
            <w:r w:rsidR="001B56E1">
              <w:rPr>
                <w:rFonts w:ascii="Mulish" w:hAnsi="Mulish"/>
                <w:color w:val="000000"/>
                <w:sz w:val="20"/>
                <w:szCs w:val="20"/>
              </w:rPr>
              <w:t xml:space="preserve">data science (including </w:t>
            </w:r>
            <w:r w:rsidRPr="00AA433D">
              <w:rPr>
                <w:rFonts w:ascii="Mulish" w:hAnsi="Mulish"/>
                <w:color w:val="000000"/>
                <w:sz w:val="20"/>
                <w:szCs w:val="20"/>
              </w:rPr>
              <w:t>AI/ML</w:t>
            </w:r>
            <w:r w:rsidR="001B56E1">
              <w:rPr>
                <w:rFonts w:ascii="Mulish" w:hAnsi="Mulish"/>
                <w:color w:val="000000"/>
                <w:sz w:val="20"/>
                <w:szCs w:val="20"/>
              </w:rPr>
              <w:t>)</w:t>
            </w:r>
            <w:r w:rsidRPr="00AA433D">
              <w:rPr>
                <w:rFonts w:ascii="Mulish" w:hAnsi="Mulish"/>
                <w:color w:val="000000"/>
                <w:sz w:val="20"/>
                <w:szCs w:val="20"/>
              </w:rPr>
              <w:t xml:space="preserve"> and near-real-time workloads shall be isolated </w:t>
            </w:r>
            <w:r w:rsidR="001B56E1">
              <w:rPr>
                <w:rFonts w:ascii="Mulish" w:hAnsi="Mulish"/>
                <w:color w:val="000000"/>
                <w:sz w:val="20"/>
                <w:szCs w:val="20"/>
              </w:rPr>
              <w:t>or</w:t>
            </w:r>
            <w:r w:rsidRPr="00AA433D">
              <w:rPr>
                <w:rFonts w:ascii="Mulish" w:hAnsi="Mulish"/>
                <w:color w:val="000000"/>
                <w:sz w:val="20"/>
                <w:szCs w:val="20"/>
              </w:rPr>
              <w:t xml:space="preserve"> resource-governed so that activity in one workload does not materially cause another workload to breach its approved performance, availability or cost controls.</w:t>
            </w:r>
          </w:p>
          <w:p w:rsidRPr="00A73CFA" w:rsidR="001B56E1" w:rsidP="00A73CFA" w:rsidRDefault="001B56E1" w14:paraId="125D2C72" w14:textId="6F5097F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E094A" w:rsidTr="23685E28" w14:paraId="276E8921"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5E094A" w:rsidR="005E094A" w:rsidP="007F5ECA" w:rsidRDefault="005E094A" w14:paraId="3588426D" w14:textId="77777777">
            <w:pPr>
              <w:rPr>
                <w:rFonts w:ascii="Mulish" w:hAnsi="Mulish"/>
                <w:i/>
                <w:iCs/>
                <w:color w:val="000000" w:themeColor="text1"/>
                <w:sz w:val="20"/>
                <w:szCs w:val="20"/>
              </w:rPr>
            </w:pPr>
            <w:r w:rsidRPr="005E094A">
              <w:rPr>
                <w:rFonts w:ascii="Mulish" w:hAnsi="Mulish"/>
                <w:i/>
                <w:iCs/>
                <w:color w:val="000000" w:themeColor="text1"/>
                <w:sz w:val="20"/>
                <w:szCs w:val="20"/>
              </w:rPr>
              <w:t>NFR 2</w:t>
            </w:r>
          </w:p>
        </w:tc>
        <w:tc>
          <w:tcPr>
            <w:tcW w:w="12474" w:type="dxa"/>
            <w:gridSpan w:val="3"/>
            <w:shd w:val="clear" w:color="auto" w:fill="E8E8E8" w:themeFill="background2"/>
            <w:hideMark/>
          </w:tcPr>
          <w:p w:rsidRPr="005E094A" w:rsidR="005E094A" w:rsidP="005E094A" w:rsidRDefault="005E094A" w14:paraId="23E51BF7" w14:textId="397C86EE">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5E094A">
              <w:rPr>
                <w:rFonts w:ascii="Mulish" w:hAnsi="Mulish"/>
                <w:b/>
                <w:bCs/>
                <w:i/>
                <w:iCs/>
                <w:color w:val="000000" w:themeColor="text1"/>
                <w:sz w:val="20"/>
                <w:szCs w:val="20"/>
              </w:rPr>
              <w:t> Usability</w:t>
            </w:r>
          </w:p>
        </w:tc>
      </w:tr>
      <w:tr w:rsidRPr="007F5ECA" w:rsidR="007F5ECA" w:rsidTr="23685E28" w14:paraId="3DD7516C"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568F8BE2" w14:textId="70ED0629">
            <w:pPr>
              <w:rPr>
                <w:rFonts w:ascii="Mulish" w:hAnsi="Mulish"/>
                <w:color w:val="000000"/>
                <w:sz w:val="20"/>
                <w:szCs w:val="20"/>
              </w:rPr>
            </w:pPr>
            <w:r w:rsidRPr="007F5ECA">
              <w:rPr>
                <w:rFonts w:ascii="Mulish" w:hAnsi="Mulish"/>
                <w:color w:val="000000"/>
                <w:sz w:val="20"/>
                <w:szCs w:val="20"/>
              </w:rPr>
              <w:t>NFR 2.1</w:t>
            </w:r>
            <w:r w:rsidR="00A16293">
              <w:rPr>
                <w:rFonts w:ascii="Mulish" w:hAnsi="Mulish"/>
                <w:color w:val="000000"/>
                <w:sz w:val="20"/>
                <w:szCs w:val="20"/>
              </w:rPr>
              <w:t>.1</w:t>
            </w:r>
          </w:p>
        </w:tc>
        <w:tc>
          <w:tcPr>
            <w:tcW w:w="1559" w:type="dxa"/>
            <w:hideMark/>
          </w:tcPr>
          <w:p w:rsidRPr="007F5ECA" w:rsidR="007F5ECA" w:rsidP="007F5ECA" w:rsidRDefault="007F5ECA" w14:paraId="5BF62F3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FR-022, FR-003, FR-020, FR-023</w:t>
            </w:r>
          </w:p>
        </w:tc>
        <w:tc>
          <w:tcPr>
            <w:tcW w:w="2410" w:type="dxa"/>
            <w:hideMark/>
          </w:tcPr>
          <w:p w:rsidRPr="007F5ECA" w:rsidR="007F5ECA" w:rsidP="007F5ECA" w:rsidRDefault="007F5ECA" w14:paraId="0E7E7A8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Accessibility</w:t>
            </w:r>
          </w:p>
        </w:tc>
        <w:tc>
          <w:tcPr>
            <w:tcW w:w="8505" w:type="dxa"/>
            <w:hideMark/>
          </w:tcPr>
          <w:p w:rsidR="007F5ECA" w:rsidP="007F5ECA" w:rsidRDefault="007D6ADF" w14:paraId="46A88429" w14:textId="4D3237F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D6ADF">
              <w:rPr>
                <w:rFonts w:ascii="Mulish" w:hAnsi="Mulish"/>
                <w:color w:val="000000"/>
                <w:sz w:val="20"/>
                <w:szCs w:val="20"/>
              </w:rPr>
              <w:t xml:space="preserve">The platform shall support governed self-service for approved user groups, including report and dashboard consumption, governed data discovery, SQL analysis, approved analytical development and controlled sandbox or </w:t>
            </w:r>
            <w:r w:rsidR="00A16293">
              <w:rPr>
                <w:rFonts w:ascii="Mulish" w:hAnsi="Mulish"/>
                <w:color w:val="000000"/>
                <w:sz w:val="20"/>
                <w:szCs w:val="20"/>
              </w:rPr>
              <w:t>Labs</w:t>
            </w:r>
            <w:r w:rsidRPr="007D6ADF">
              <w:rPr>
                <w:rFonts w:ascii="Mulish" w:hAnsi="Mulish"/>
                <w:color w:val="000000"/>
                <w:sz w:val="20"/>
                <w:szCs w:val="20"/>
              </w:rPr>
              <w:t xml:space="preserve"> access, subject to role-appropriate access and governance controls.</w:t>
            </w:r>
          </w:p>
          <w:p w:rsidRPr="007F5ECA" w:rsidR="007D6ADF" w:rsidP="007F5ECA" w:rsidRDefault="007D6ADF" w14:paraId="2530025C" w14:textId="39EFFAC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7DA734D0"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085B7973" w14:textId="6633A40E">
            <w:pPr>
              <w:rPr>
                <w:rFonts w:ascii="Mulish" w:hAnsi="Mulish"/>
                <w:color w:val="000000"/>
                <w:sz w:val="20"/>
                <w:szCs w:val="20"/>
              </w:rPr>
            </w:pPr>
            <w:r w:rsidRPr="007F5ECA">
              <w:rPr>
                <w:rFonts w:ascii="Mulish" w:hAnsi="Mulish"/>
                <w:color w:val="000000"/>
                <w:sz w:val="20"/>
                <w:szCs w:val="20"/>
              </w:rPr>
              <w:t>NFR 2.1</w:t>
            </w:r>
            <w:r w:rsidR="00A16293">
              <w:rPr>
                <w:rFonts w:ascii="Mulish" w:hAnsi="Mulish"/>
                <w:color w:val="000000"/>
                <w:sz w:val="20"/>
                <w:szCs w:val="20"/>
              </w:rPr>
              <w:t>.2</w:t>
            </w:r>
          </w:p>
        </w:tc>
        <w:tc>
          <w:tcPr>
            <w:tcW w:w="1559" w:type="dxa"/>
            <w:hideMark/>
          </w:tcPr>
          <w:p w:rsidRPr="007F5ECA" w:rsidR="007F5ECA" w:rsidP="007F5ECA" w:rsidRDefault="007F5ECA" w14:paraId="384EE2C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FR-001, FR-003, FR-022</w:t>
            </w:r>
          </w:p>
        </w:tc>
        <w:tc>
          <w:tcPr>
            <w:tcW w:w="2410" w:type="dxa"/>
            <w:hideMark/>
          </w:tcPr>
          <w:p w:rsidRPr="007F5ECA" w:rsidR="007F5ECA" w:rsidP="007F5ECA" w:rsidRDefault="007F5ECA" w14:paraId="455DE5D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Accessibility</w:t>
            </w:r>
          </w:p>
        </w:tc>
        <w:tc>
          <w:tcPr>
            <w:tcW w:w="8505" w:type="dxa"/>
            <w:hideMark/>
          </w:tcPr>
          <w:p w:rsidR="007F5ECA" w:rsidP="007F5ECA" w:rsidRDefault="00A16293" w14:paraId="652D369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The data platform </w:t>
            </w:r>
            <w:r w:rsidRPr="007F5ECA" w:rsidR="007F5ECA">
              <w:rPr>
                <w:rFonts w:ascii="Mulish" w:hAnsi="Mulish"/>
                <w:color w:val="000000"/>
                <w:sz w:val="20"/>
                <w:szCs w:val="20"/>
              </w:rPr>
              <w:t>shall be reachable from both Doubtless on-premises and cloud locations.</w:t>
            </w:r>
          </w:p>
          <w:p w:rsidRPr="007F5ECA" w:rsidR="00A16293" w:rsidP="007F5ECA" w:rsidRDefault="00A16293" w14:paraId="3E487B19" w14:textId="51DD406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DE2858D"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2A1FB63" w14:textId="767693EE">
            <w:pPr>
              <w:rPr>
                <w:rFonts w:ascii="Mulish" w:hAnsi="Mulish"/>
                <w:color w:val="000000"/>
                <w:sz w:val="20"/>
                <w:szCs w:val="20"/>
              </w:rPr>
            </w:pPr>
            <w:r w:rsidRPr="007F5ECA">
              <w:rPr>
                <w:rFonts w:ascii="Mulish" w:hAnsi="Mulish"/>
                <w:color w:val="000000"/>
                <w:sz w:val="20"/>
                <w:szCs w:val="20"/>
              </w:rPr>
              <w:t>NFR 2.1</w:t>
            </w:r>
            <w:r w:rsidR="004A769B">
              <w:rPr>
                <w:rFonts w:ascii="Mulish" w:hAnsi="Mulish"/>
                <w:color w:val="000000"/>
                <w:sz w:val="20"/>
                <w:szCs w:val="20"/>
              </w:rPr>
              <w:t>.3</w:t>
            </w:r>
          </w:p>
        </w:tc>
        <w:tc>
          <w:tcPr>
            <w:tcW w:w="1559" w:type="dxa"/>
            <w:hideMark/>
          </w:tcPr>
          <w:p w:rsidRPr="007F5ECA" w:rsidR="007F5ECA" w:rsidP="007F5ECA" w:rsidRDefault="007F5ECA" w14:paraId="6B35C72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FR-010, FR-012</w:t>
            </w:r>
          </w:p>
        </w:tc>
        <w:tc>
          <w:tcPr>
            <w:tcW w:w="2410" w:type="dxa"/>
            <w:hideMark/>
          </w:tcPr>
          <w:p w:rsidRPr="007F5ECA" w:rsidR="007F5ECA" w:rsidP="007F5ECA" w:rsidRDefault="007F5ECA" w14:paraId="0924FF6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Accessibility</w:t>
            </w:r>
          </w:p>
        </w:tc>
        <w:tc>
          <w:tcPr>
            <w:tcW w:w="8505" w:type="dxa"/>
            <w:hideMark/>
          </w:tcPr>
          <w:p w:rsidRPr="004A769B" w:rsidR="004A769B" w:rsidP="004A769B" w:rsidRDefault="004A769B" w14:paraId="248490EA" w14:textId="21AA8BC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A769B">
              <w:rPr>
                <w:rFonts w:ascii="Mulish" w:hAnsi="Mulish"/>
                <w:color w:val="000000"/>
                <w:sz w:val="20"/>
                <w:szCs w:val="20"/>
              </w:rPr>
              <w:t>System shall support Doubtless IGA solution (Microsoft Azure Entra) RBAC access to include group-wide security policies for System administrators, developers, Analysts with Lab access and read only consumers.</w:t>
            </w:r>
          </w:p>
          <w:p w:rsidRPr="007F5ECA" w:rsidR="007F5ECA" w:rsidP="007F5ECA" w:rsidRDefault="007F5ECA" w14:paraId="6B65DD2A" w14:textId="573381F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23DC0BDE" w14:textId="77777777">
        <w:trPr>
          <w:trHeight w:val="1313"/>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362A3E47" w14:textId="69875BEE">
            <w:pPr>
              <w:rPr>
                <w:rFonts w:ascii="Mulish" w:hAnsi="Mulish"/>
                <w:color w:val="000000"/>
                <w:sz w:val="20"/>
                <w:szCs w:val="20"/>
              </w:rPr>
            </w:pPr>
            <w:r w:rsidRPr="007F5ECA">
              <w:rPr>
                <w:rFonts w:ascii="Mulish" w:hAnsi="Mulish"/>
                <w:color w:val="000000"/>
                <w:sz w:val="20"/>
                <w:szCs w:val="20"/>
              </w:rPr>
              <w:lastRenderedPageBreak/>
              <w:t>NFR 2.1</w:t>
            </w:r>
            <w:r w:rsidR="004A769B">
              <w:rPr>
                <w:rFonts w:ascii="Mulish" w:hAnsi="Mulish"/>
                <w:color w:val="000000"/>
                <w:sz w:val="20"/>
                <w:szCs w:val="20"/>
              </w:rPr>
              <w:t>.4</w:t>
            </w:r>
          </w:p>
        </w:tc>
        <w:tc>
          <w:tcPr>
            <w:tcW w:w="1559" w:type="dxa"/>
            <w:hideMark/>
          </w:tcPr>
          <w:p w:rsidRPr="007F5ECA" w:rsidR="007F5ECA" w:rsidP="007F5ECA" w:rsidRDefault="007F5ECA" w14:paraId="0DA3EB4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FR-010, FR-011, FR-012</w:t>
            </w:r>
          </w:p>
        </w:tc>
        <w:tc>
          <w:tcPr>
            <w:tcW w:w="2410" w:type="dxa"/>
            <w:hideMark/>
          </w:tcPr>
          <w:p w:rsidRPr="007F5ECA" w:rsidR="007F5ECA" w:rsidP="007F5ECA" w:rsidRDefault="007F5ECA" w14:paraId="6485F98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Accessibility</w:t>
            </w:r>
          </w:p>
        </w:tc>
        <w:tc>
          <w:tcPr>
            <w:tcW w:w="8505" w:type="dxa"/>
            <w:hideMark/>
          </w:tcPr>
          <w:p w:rsidR="00BE50EE" w:rsidP="004A769B" w:rsidRDefault="004A769B" w14:paraId="3782CC19" w14:textId="6268436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A769B">
              <w:rPr>
                <w:rFonts w:ascii="Mulish" w:hAnsi="Mulish"/>
                <w:color w:val="000000"/>
                <w:sz w:val="20"/>
                <w:szCs w:val="20"/>
              </w:rPr>
              <w:t xml:space="preserve">Access to platform functions and data shall be controlled through approved enterprise identity, group-based RBAC and platform-native permissions. </w:t>
            </w:r>
            <w:r w:rsidR="00BE50EE">
              <w:rPr>
                <w:rFonts w:ascii="Mulish" w:hAnsi="Mulish"/>
                <w:color w:val="000000"/>
                <w:sz w:val="20"/>
                <w:szCs w:val="20"/>
              </w:rPr>
              <w:t xml:space="preserve">This shall extend to row level </w:t>
            </w:r>
            <w:r w:rsidR="00234953">
              <w:rPr>
                <w:rFonts w:ascii="Mulish" w:hAnsi="Mulish"/>
                <w:color w:val="000000"/>
                <w:sz w:val="20"/>
                <w:szCs w:val="20"/>
              </w:rPr>
              <w:t xml:space="preserve">security and column masking </w:t>
            </w:r>
            <w:r w:rsidR="00377CCE">
              <w:rPr>
                <w:rFonts w:ascii="Mulish" w:hAnsi="Mulish"/>
                <w:color w:val="000000"/>
                <w:sz w:val="20"/>
                <w:szCs w:val="20"/>
              </w:rPr>
              <w:t xml:space="preserve">as </w:t>
            </w:r>
            <w:r w:rsidR="00234953">
              <w:rPr>
                <w:rFonts w:ascii="Mulish" w:hAnsi="Mulish"/>
                <w:color w:val="000000"/>
                <w:sz w:val="20"/>
                <w:szCs w:val="20"/>
              </w:rPr>
              <w:t xml:space="preserve">required by business or security </w:t>
            </w:r>
            <w:r w:rsidR="00377CCE">
              <w:rPr>
                <w:rFonts w:ascii="Mulish" w:hAnsi="Mulish"/>
                <w:color w:val="000000"/>
                <w:sz w:val="20"/>
                <w:szCs w:val="20"/>
              </w:rPr>
              <w:t>requirements.</w:t>
            </w:r>
          </w:p>
          <w:p w:rsidR="00BE50EE" w:rsidP="004A769B" w:rsidRDefault="00BE50EE" w14:paraId="3E6F31E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4A769B" w:rsidR="004A769B" w:rsidP="004A769B" w:rsidRDefault="004A769B" w14:paraId="71CF391C" w14:textId="44E7D48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A769B">
              <w:rPr>
                <w:rFonts w:ascii="Mulish" w:hAnsi="Mulish"/>
                <w:color w:val="000000"/>
                <w:sz w:val="20"/>
                <w:szCs w:val="20"/>
              </w:rPr>
              <w:t>Roles shall align to business responsibilities and least-privilege principles.</w:t>
            </w:r>
            <w:r w:rsidR="00BE50EE">
              <w:rPr>
                <w:rFonts w:ascii="Mulish" w:hAnsi="Mulish"/>
                <w:color w:val="000000"/>
                <w:sz w:val="20"/>
                <w:szCs w:val="20"/>
              </w:rPr>
              <w:t xml:space="preserve"> </w:t>
            </w:r>
            <w:r w:rsidRPr="004A769B">
              <w:rPr>
                <w:rFonts w:ascii="Mulish" w:hAnsi="Mulish"/>
                <w:color w:val="000000"/>
                <w:sz w:val="20"/>
                <w:szCs w:val="20"/>
              </w:rPr>
              <w:t>Direct assignment to individual users shall be minimised and administrative access restricted to authorised roles.</w:t>
            </w:r>
          </w:p>
          <w:p w:rsidRPr="007F5ECA" w:rsidR="007F5ECA" w:rsidP="007F5ECA" w:rsidRDefault="007F5ECA" w14:paraId="02C3929C" w14:textId="5C9BB78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D282F43"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4BC00909" w14:textId="6C397B3A">
            <w:pPr>
              <w:rPr>
                <w:rFonts w:ascii="Mulish" w:hAnsi="Mulish"/>
                <w:color w:val="000000"/>
                <w:sz w:val="20"/>
                <w:szCs w:val="20"/>
              </w:rPr>
            </w:pPr>
            <w:r w:rsidRPr="007F5ECA">
              <w:rPr>
                <w:rFonts w:ascii="Mulish" w:hAnsi="Mulish"/>
                <w:color w:val="000000"/>
                <w:sz w:val="20"/>
                <w:szCs w:val="20"/>
              </w:rPr>
              <w:t>NFR 2.1</w:t>
            </w:r>
            <w:r w:rsidR="009E0326">
              <w:rPr>
                <w:rFonts w:ascii="Mulish" w:hAnsi="Mulish"/>
                <w:color w:val="000000"/>
                <w:sz w:val="20"/>
                <w:szCs w:val="20"/>
              </w:rPr>
              <w:t>.5</w:t>
            </w:r>
          </w:p>
        </w:tc>
        <w:tc>
          <w:tcPr>
            <w:tcW w:w="1559" w:type="dxa"/>
            <w:hideMark/>
          </w:tcPr>
          <w:p w:rsidRPr="007F5ECA" w:rsidR="007F5ECA" w:rsidP="007F5ECA" w:rsidRDefault="007F5ECA" w14:paraId="2127706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FR-010, FR-012</w:t>
            </w:r>
          </w:p>
        </w:tc>
        <w:tc>
          <w:tcPr>
            <w:tcW w:w="2410" w:type="dxa"/>
            <w:hideMark/>
          </w:tcPr>
          <w:p w:rsidRPr="007F5ECA" w:rsidR="007F5ECA" w:rsidP="007F5ECA" w:rsidRDefault="007F5ECA" w14:paraId="010F892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Accessibility</w:t>
            </w:r>
          </w:p>
        </w:tc>
        <w:tc>
          <w:tcPr>
            <w:tcW w:w="8505" w:type="dxa"/>
            <w:hideMark/>
          </w:tcPr>
          <w:p w:rsidR="007F5ECA" w:rsidP="007F5ECA" w:rsidRDefault="009E0326" w14:paraId="63120CC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E0326">
              <w:rPr>
                <w:rFonts w:ascii="Mulish" w:hAnsi="Mulish"/>
                <w:color w:val="000000"/>
                <w:sz w:val="20"/>
                <w:szCs w:val="20"/>
              </w:rPr>
              <w:t>The Tier 1 Data Platform shall support single sign-on through Microsoft Entra ID. Suppliers and other external users shall use approved Entra B2B guest or equivalent enterprise identity processes and shall not use platform-local username and password authentication unless explicitly approved by Group Security.</w:t>
            </w:r>
          </w:p>
          <w:p w:rsidRPr="007F5ECA" w:rsidR="009E0326" w:rsidP="007F5ECA" w:rsidRDefault="009E0326" w14:paraId="4C0DEC1F" w14:textId="5B5AC19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63B13050"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9AA0604" w14:textId="5381D2AA">
            <w:pPr>
              <w:rPr>
                <w:rFonts w:ascii="Mulish" w:hAnsi="Mulish"/>
                <w:color w:val="000000"/>
                <w:sz w:val="20"/>
                <w:szCs w:val="20"/>
              </w:rPr>
            </w:pPr>
            <w:r w:rsidRPr="007F5ECA">
              <w:rPr>
                <w:rFonts w:ascii="Mulish" w:hAnsi="Mulish"/>
                <w:color w:val="000000"/>
                <w:sz w:val="20"/>
                <w:szCs w:val="20"/>
              </w:rPr>
              <w:t>NFR 2.1</w:t>
            </w:r>
            <w:r w:rsidR="009E0326">
              <w:rPr>
                <w:rFonts w:ascii="Mulish" w:hAnsi="Mulish"/>
                <w:color w:val="000000"/>
                <w:sz w:val="20"/>
                <w:szCs w:val="20"/>
              </w:rPr>
              <w:t>.6</w:t>
            </w:r>
          </w:p>
        </w:tc>
        <w:tc>
          <w:tcPr>
            <w:tcW w:w="1559" w:type="dxa"/>
            <w:hideMark/>
          </w:tcPr>
          <w:p w:rsidRPr="007F5ECA" w:rsidR="007F5ECA" w:rsidP="007F5ECA" w:rsidRDefault="007F5ECA" w14:paraId="2AB597C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FR-011, FR-002, FR-004, FR-010</w:t>
            </w:r>
          </w:p>
        </w:tc>
        <w:tc>
          <w:tcPr>
            <w:tcW w:w="2410" w:type="dxa"/>
            <w:hideMark/>
          </w:tcPr>
          <w:p w:rsidRPr="007F5ECA" w:rsidR="007F5ECA" w:rsidP="007F5ECA" w:rsidRDefault="007F5ECA" w14:paraId="138C7C5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Accessibility</w:t>
            </w:r>
          </w:p>
        </w:tc>
        <w:tc>
          <w:tcPr>
            <w:tcW w:w="8505" w:type="dxa"/>
            <w:hideMark/>
          </w:tcPr>
          <w:p w:rsidRPr="007F5ECA" w:rsidR="007F5ECA" w:rsidP="007F5ECA" w:rsidRDefault="007F5ECA" w14:paraId="0F8B07A6" w14:textId="625B1A1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The Tier 1 Data Platform application shall ensure data encryption at rest (AES-256) and in transit (TLS 1.2+) by default.</w:t>
            </w:r>
          </w:p>
        </w:tc>
      </w:tr>
      <w:tr w:rsidRPr="007F5ECA" w:rsidR="007F5ECA" w:rsidTr="23685E28" w14:paraId="1C597C58"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F975211" w14:textId="4F7FB7F4">
            <w:pPr>
              <w:rPr>
                <w:rFonts w:ascii="Mulish" w:hAnsi="Mulish"/>
                <w:color w:val="000000"/>
                <w:sz w:val="20"/>
                <w:szCs w:val="20"/>
              </w:rPr>
            </w:pPr>
            <w:r w:rsidRPr="007F5ECA">
              <w:rPr>
                <w:rFonts w:ascii="Mulish" w:hAnsi="Mulish"/>
                <w:color w:val="000000"/>
                <w:sz w:val="20"/>
                <w:szCs w:val="20"/>
              </w:rPr>
              <w:t>NFR 2.1</w:t>
            </w:r>
            <w:r w:rsidR="00BA1C33">
              <w:rPr>
                <w:rFonts w:ascii="Mulish" w:hAnsi="Mulish"/>
                <w:color w:val="000000"/>
                <w:sz w:val="20"/>
                <w:szCs w:val="20"/>
              </w:rPr>
              <w:t>.7</w:t>
            </w:r>
          </w:p>
        </w:tc>
        <w:tc>
          <w:tcPr>
            <w:tcW w:w="1559" w:type="dxa"/>
            <w:hideMark/>
          </w:tcPr>
          <w:p w:rsidRPr="007F5ECA" w:rsidR="007F5ECA" w:rsidP="007F5ECA" w:rsidRDefault="007F5ECA" w14:paraId="0B342A5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FR-002, FR-004, FR-010, FR-012</w:t>
            </w:r>
          </w:p>
        </w:tc>
        <w:tc>
          <w:tcPr>
            <w:tcW w:w="2410" w:type="dxa"/>
            <w:hideMark/>
          </w:tcPr>
          <w:p w:rsidRPr="007F5ECA" w:rsidR="007F5ECA" w:rsidP="007F5ECA" w:rsidRDefault="007F5ECA" w14:paraId="6B4864F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Accessibility</w:t>
            </w:r>
          </w:p>
        </w:tc>
        <w:tc>
          <w:tcPr>
            <w:tcW w:w="8505" w:type="dxa"/>
            <w:hideMark/>
          </w:tcPr>
          <w:p w:rsidR="007F5ECA" w:rsidP="007F5ECA" w:rsidRDefault="007F5ECA" w14:paraId="19F2556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The platform shall enforce default-deny logical isolation between entities so that an identity assigned to one entity cannot discover, query, modify or administer another entity's data, compute, metadata or consumption assets unless an approved sharing policy explicitly permits it.</w:t>
            </w:r>
          </w:p>
          <w:p w:rsidRPr="007F5ECA" w:rsidR="00BA1C33" w:rsidP="007F5ECA" w:rsidRDefault="00BA1C33" w14:paraId="5355C453" w14:textId="7B60836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E6698" w:rsidTr="23685E28" w14:paraId="1282E673"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7E6698" w:rsidP="007F5ECA" w:rsidRDefault="007E6698" w14:paraId="73D33846" w14:textId="7B072ADE">
            <w:pPr>
              <w:rPr>
                <w:rFonts w:ascii="Mulish" w:hAnsi="Mulish"/>
                <w:color w:val="000000"/>
                <w:sz w:val="20"/>
                <w:szCs w:val="20"/>
              </w:rPr>
            </w:pPr>
            <w:r>
              <w:rPr>
                <w:rFonts w:ascii="Mulish" w:hAnsi="Mulish"/>
                <w:color w:val="000000"/>
                <w:sz w:val="20"/>
                <w:szCs w:val="20"/>
              </w:rPr>
              <w:t>NFR 2.1.8</w:t>
            </w:r>
          </w:p>
        </w:tc>
        <w:tc>
          <w:tcPr>
            <w:tcW w:w="1559" w:type="dxa"/>
          </w:tcPr>
          <w:p w:rsidRPr="007F5ECA" w:rsidR="007E6698" w:rsidP="007F5ECA" w:rsidRDefault="006E54EB" w14:paraId="0922BFC2" w14:textId="0DEB135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E54EB">
              <w:rPr>
                <w:rFonts w:ascii="Mulish" w:hAnsi="Mulish"/>
                <w:color w:val="000000"/>
                <w:sz w:val="20"/>
                <w:szCs w:val="20"/>
              </w:rPr>
              <w:t>FR-010, FR-012</w:t>
            </w:r>
            <w:r>
              <w:rPr>
                <w:rFonts w:ascii="Mulish" w:hAnsi="Mulish"/>
                <w:color w:val="000000"/>
                <w:sz w:val="20"/>
                <w:szCs w:val="20"/>
              </w:rPr>
              <w:t>,</w:t>
            </w:r>
            <w:r w:rsidRPr="006E54EB">
              <w:rPr>
                <w:rFonts w:ascii="Mulish" w:hAnsi="Mulish"/>
                <w:color w:val="000000"/>
                <w:sz w:val="20"/>
                <w:szCs w:val="20"/>
              </w:rPr>
              <w:t xml:space="preserve"> FR-013, FR-015, FR-019</w:t>
            </w:r>
          </w:p>
        </w:tc>
        <w:tc>
          <w:tcPr>
            <w:tcW w:w="2410" w:type="dxa"/>
          </w:tcPr>
          <w:p w:rsidRPr="007F5ECA" w:rsidR="007E6698" w:rsidP="007F5ECA" w:rsidRDefault="007E6698" w14:paraId="15231F5D" w14:textId="4B6EF44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Accessibility</w:t>
            </w:r>
          </w:p>
        </w:tc>
        <w:tc>
          <w:tcPr>
            <w:tcW w:w="8505" w:type="dxa"/>
          </w:tcPr>
          <w:p w:rsidR="007E6698" w:rsidP="007F5ECA" w:rsidRDefault="007E6698" w14:paraId="1D0B42B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All production </w:t>
            </w:r>
            <w:r w:rsidRPr="007E6698">
              <w:rPr>
                <w:rFonts w:ascii="Mulish" w:hAnsi="Mulish"/>
                <w:color w:val="000000"/>
                <w:sz w:val="20"/>
                <w:szCs w:val="20"/>
              </w:rPr>
              <w:t>workloads shall use approved workload identities or service principals with least-privilege permissions and auditable ownership. Privileged platform access shall be restricted, auditable and subject to approved elevation controls where required.</w:t>
            </w:r>
          </w:p>
          <w:p w:rsidRPr="007F5ECA" w:rsidR="006E54EB" w:rsidP="007F5ECA" w:rsidRDefault="006E54EB" w14:paraId="7F76FADD" w14:textId="46D326B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C966136"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30040DCB" w14:textId="0EDF51C3">
            <w:pPr>
              <w:rPr>
                <w:rFonts w:ascii="Mulish" w:hAnsi="Mulish"/>
                <w:color w:val="000000"/>
                <w:sz w:val="20"/>
                <w:szCs w:val="20"/>
              </w:rPr>
            </w:pPr>
            <w:r w:rsidRPr="007F5ECA">
              <w:rPr>
                <w:rFonts w:ascii="Mulish" w:hAnsi="Mulish"/>
                <w:color w:val="000000"/>
                <w:sz w:val="20"/>
                <w:szCs w:val="20"/>
              </w:rPr>
              <w:t>NFR 2.2</w:t>
            </w:r>
            <w:r w:rsidR="00B44486">
              <w:rPr>
                <w:rFonts w:ascii="Mulish" w:hAnsi="Mulish"/>
                <w:color w:val="000000"/>
                <w:sz w:val="20"/>
                <w:szCs w:val="20"/>
              </w:rPr>
              <w:t>.1</w:t>
            </w:r>
          </w:p>
        </w:tc>
        <w:tc>
          <w:tcPr>
            <w:tcW w:w="1559" w:type="dxa"/>
            <w:hideMark/>
          </w:tcPr>
          <w:p w:rsidRPr="007F5ECA" w:rsidR="007F5ECA" w:rsidP="007F5ECA" w:rsidRDefault="007F5ECA" w14:paraId="2691E5B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FR-022, FR-005</w:t>
            </w:r>
          </w:p>
        </w:tc>
        <w:tc>
          <w:tcPr>
            <w:tcW w:w="2410" w:type="dxa"/>
            <w:hideMark/>
          </w:tcPr>
          <w:p w:rsidRPr="007F5ECA" w:rsidR="007F5ECA" w:rsidP="007F5ECA" w:rsidRDefault="007F5ECA" w14:paraId="46263D1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Volumes - users / data / transactions</w:t>
            </w:r>
          </w:p>
        </w:tc>
        <w:tc>
          <w:tcPr>
            <w:tcW w:w="8505" w:type="dxa"/>
            <w:hideMark/>
          </w:tcPr>
          <w:p w:rsidR="007F5ECA" w:rsidP="007F5ECA" w:rsidRDefault="00B44486" w14:paraId="31A6DC2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44486">
              <w:rPr>
                <w:rFonts w:ascii="Mulish" w:hAnsi="Mulish"/>
                <w:color w:val="000000"/>
                <w:sz w:val="20"/>
                <w:szCs w:val="20"/>
              </w:rPr>
              <w:t>The platform shall be designed to support an indicative upper planning bound of 1,000 concurrent Power BI report consumers. The figure represents expected user concurrency rather than a fixed reserved capacity and shall be validated through representative reporting workloads before production use.</w:t>
            </w:r>
          </w:p>
          <w:p w:rsidRPr="007F5ECA" w:rsidR="00B44486" w:rsidP="007F5ECA" w:rsidRDefault="00B44486" w14:paraId="4402DAF2" w14:textId="1F62C04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72566BE1"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01C32A6" w14:textId="3C0FF8F0">
            <w:pPr>
              <w:rPr>
                <w:rFonts w:ascii="Mulish" w:hAnsi="Mulish"/>
                <w:color w:val="000000"/>
                <w:sz w:val="20"/>
                <w:szCs w:val="20"/>
              </w:rPr>
            </w:pPr>
            <w:r w:rsidRPr="007F5ECA">
              <w:rPr>
                <w:rFonts w:ascii="Mulish" w:hAnsi="Mulish"/>
                <w:color w:val="000000"/>
                <w:sz w:val="20"/>
                <w:szCs w:val="20"/>
              </w:rPr>
              <w:t>NFR 2.2</w:t>
            </w:r>
            <w:r w:rsidR="004F6CBE">
              <w:rPr>
                <w:rFonts w:ascii="Mulish" w:hAnsi="Mulish"/>
                <w:color w:val="000000"/>
                <w:sz w:val="20"/>
                <w:szCs w:val="20"/>
              </w:rPr>
              <w:t>.2</w:t>
            </w:r>
          </w:p>
        </w:tc>
        <w:tc>
          <w:tcPr>
            <w:tcW w:w="1559" w:type="dxa"/>
            <w:hideMark/>
          </w:tcPr>
          <w:p w:rsidRPr="007F5ECA" w:rsidR="007F5ECA" w:rsidP="007F5ECA" w:rsidRDefault="007F5ECA" w14:paraId="04D008F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FR-023, FR-003, FR-022</w:t>
            </w:r>
          </w:p>
        </w:tc>
        <w:tc>
          <w:tcPr>
            <w:tcW w:w="2410" w:type="dxa"/>
            <w:hideMark/>
          </w:tcPr>
          <w:p w:rsidRPr="007F5ECA" w:rsidR="007F5ECA" w:rsidP="007F5ECA" w:rsidRDefault="007F5ECA" w14:paraId="3BF3919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Volumes - users / data / transactions</w:t>
            </w:r>
          </w:p>
        </w:tc>
        <w:tc>
          <w:tcPr>
            <w:tcW w:w="8505" w:type="dxa"/>
            <w:hideMark/>
          </w:tcPr>
          <w:p w:rsidR="007F5ECA" w:rsidP="007F5ECA" w:rsidRDefault="004F6CBE" w14:paraId="11BF47A8" w14:textId="3A7F609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F6CBE">
              <w:rPr>
                <w:rFonts w:ascii="Mulish" w:hAnsi="Mulish"/>
                <w:color w:val="000000"/>
                <w:sz w:val="20"/>
                <w:szCs w:val="20"/>
              </w:rPr>
              <w:t xml:space="preserve">The platform shall be designed to support an indicative upper planning bound of </w:t>
            </w:r>
            <w:r>
              <w:rPr>
                <w:rFonts w:ascii="Mulish" w:hAnsi="Mulish"/>
                <w:color w:val="000000"/>
                <w:sz w:val="20"/>
                <w:szCs w:val="20"/>
              </w:rPr>
              <w:t>2</w:t>
            </w:r>
            <w:r w:rsidRPr="004F6CBE">
              <w:rPr>
                <w:rFonts w:ascii="Mulish" w:hAnsi="Mulish"/>
                <w:color w:val="000000"/>
                <w:sz w:val="20"/>
                <w:szCs w:val="20"/>
              </w:rPr>
              <w:t>00 concurrent users performing interactive analytics using Databricks compute. Validation shall use a representative mix of the approved interactive workloads and user access patterns.</w:t>
            </w:r>
          </w:p>
          <w:p w:rsidRPr="007F5ECA" w:rsidR="004F6CBE" w:rsidP="007F5ECA" w:rsidRDefault="004F6CBE" w14:paraId="0A26173E" w14:textId="05F7C8F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5198A051"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8758614" w14:textId="44318239">
            <w:pPr>
              <w:rPr>
                <w:rFonts w:ascii="Mulish" w:hAnsi="Mulish"/>
                <w:color w:val="000000"/>
                <w:sz w:val="20"/>
                <w:szCs w:val="20"/>
              </w:rPr>
            </w:pPr>
            <w:r w:rsidRPr="007F5ECA">
              <w:rPr>
                <w:rFonts w:ascii="Mulish" w:hAnsi="Mulish"/>
                <w:color w:val="000000"/>
                <w:sz w:val="20"/>
                <w:szCs w:val="20"/>
              </w:rPr>
              <w:lastRenderedPageBreak/>
              <w:t>NFR 2.2</w:t>
            </w:r>
            <w:r w:rsidR="004F6CBE">
              <w:rPr>
                <w:rFonts w:ascii="Mulish" w:hAnsi="Mulish"/>
                <w:color w:val="000000"/>
                <w:sz w:val="20"/>
                <w:szCs w:val="20"/>
              </w:rPr>
              <w:t>.3</w:t>
            </w:r>
          </w:p>
        </w:tc>
        <w:tc>
          <w:tcPr>
            <w:tcW w:w="1559" w:type="dxa"/>
            <w:hideMark/>
          </w:tcPr>
          <w:p w:rsidRPr="007F5ECA" w:rsidR="007F5ECA" w:rsidP="007F5ECA" w:rsidRDefault="007F5ECA" w14:paraId="4FA5AA5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FR-009, FR-001, FR-005, FR-022</w:t>
            </w:r>
          </w:p>
        </w:tc>
        <w:tc>
          <w:tcPr>
            <w:tcW w:w="2410" w:type="dxa"/>
            <w:hideMark/>
          </w:tcPr>
          <w:p w:rsidRPr="007F5ECA" w:rsidR="007F5ECA" w:rsidP="007F5ECA" w:rsidRDefault="007F5ECA" w14:paraId="2183EBC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Volumes - users / data / transactions</w:t>
            </w:r>
          </w:p>
        </w:tc>
        <w:tc>
          <w:tcPr>
            <w:tcW w:w="8505" w:type="dxa"/>
            <w:hideMark/>
          </w:tcPr>
          <w:p w:rsidR="007F5ECA" w:rsidP="007F5ECA" w:rsidRDefault="004F6CBE" w14:paraId="53D1D74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F6CBE">
              <w:rPr>
                <w:rFonts w:ascii="Mulish" w:hAnsi="Mulish"/>
                <w:color w:val="000000"/>
                <w:sz w:val="20"/>
                <w:szCs w:val="20"/>
              </w:rPr>
              <w:t xml:space="preserve">The lakehouse </w:t>
            </w:r>
            <w:r>
              <w:rPr>
                <w:rFonts w:ascii="Mulish" w:hAnsi="Mulish"/>
                <w:color w:val="000000"/>
                <w:sz w:val="20"/>
                <w:szCs w:val="20"/>
              </w:rPr>
              <w:t xml:space="preserve">data platform </w:t>
            </w:r>
            <w:r w:rsidRPr="004F6CBE">
              <w:rPr>
                <w:rFonts w:ascii="Mulish" w:hAnsi="Mulish"/>
                <w:color w:val="000000"/>
                <w:sz w:val="20"/>
                <w:szCs w:val="20"/>
              </w:rPr>
              <w:t>shall accommodate an indicative planning bound of 100 TB of curated logical data and shall scale beyond that bound without structural re-platforming. The figure is a capacity-planning assumption rather than a fixed allocation or maximum permitted volume.</w:t>
            </w:r>
          </w:p>
          <w:p w:rsidRPr="007F5ECA" w:rsidR="004F6CBE" w:rsidP="007F5ECA" w:rsidRDefault="004F6CBE" w14:paraId="5CF8D88E" w14:textId="37D4482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7224164E"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74B305F" w14:textId="1147E2E3">
            <w:pPr>
              <w:rPr>
                <w:rFonts w:ascii="Mulish" w:hAnsi="Mulish"/>
                <w:color w:val="000000"/>
                <w:sz w:val="20"/>
                <w:szCs w:val="20"/>
              </w:rPr>
            </w:pPr>
            <w:r w:rsidRPr="007F5ECA">
              <w:rPr>
                <w:rFonts w:ascii="Mulish" w:hAnsi="Mulish"/>
                <w:color w:val="000000"/>
                <w:sz w:val="20"/>
                <w:szCs w:val="20"/>
              </w:rPr>
              <w:t>NFR 2.2</w:t>
            </w:r>
            <w:r w:rsidR="00C61D9E">
              <w:rPr>
                <w:rFonts w:ascii="Mulish" w:hAnsi="Mulish"/>
                <w:color w:val="000000"/>
                <w:sz w:val="20"/>
                <w:szCs w:val="20"/>
              </w:rPr>
              <w:t>.4</w:t>
            </w:r>
          </w:p>
        </w:tc>
        <w:tc>
          <w:tcPr>
            <w:tcW w:w="1559" w:type="dxa"/>
            <w:hideMark/>
          </w:tcPr>
          <w:p w:rsidRPr="007F5ECA" w:rsidR="007F5ECA" w:rsidP="007F5ECA" w:rsidRDefault="007F5ECA" w14:paraId="4A8B8A6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FR-009, FR-008, FR-011, FR-021</w:t>
            </w:r>
          </w:p>
        </w:tc>
        <w:tc>
          <w:tcPr>
            <w:tcW w:w="2410" w:type="dxa"/>
            <w:hideMark/>
          </w:tcPr>
          <w:p w:rsidRPr="007F5ECA" w:rsidR="007F5ECA" w:rsidP="007F5ECA" w:rsidRDefault="007F5ECA" w14:paraId="6649356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Volumes - users / data / transactions</w:t>
            </w:r>
          </w:p>
        </w:tc>
        <w:tc>
          <w:tcPr>
            <w:tcW w:w="8505" w:type="dxa"/>
            <w:hideMark/>
          </w:tcPr>
          <w:p w:rsidR="007F5ECA" w:rsidP="007F5ECA" w:rsidRDefault="00C61D9E" w14:paraId="332F94C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61D9E">
              <w:rPr>
                <w:rFonts w:ascii="Mulish" w:hAnsi="Mulish"/>
                <w:color w:val="000000"/>
                <w:sz w:val="20"/>
                <w:szCs w:val="20"/>
              </w:rPr>
              <w:t>The Data Lake shall retain raw source data in accordance with Doubtless Group retention policies and shall be capable of scaling elastically to petabyte-scale volumes without structural re-platforming. Forecast volumes shall be refined as entities and source systems are onboarded.</w:t>
            </w:r>
          </w:p>
          <w:p w:rsidRPr="007F5ECA" w:rsidR="00C61D9E" w:rsidP="007F5ECA" w:rsidRDefault="00C61D9E" w14:paraId="2191D1A3" w14:textId="736F20E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99B6634"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D78A219" w14:textId="2C477498">
            <w:pPr>
              <w:rPr>
                <w:rFonts w:ascii="Mulish" w:hAnsi="Mulish"/>
                <w:color w:val="000000"/>
                <w:sz w:val="20"/>
                <w:szCs w:val="20"/>
              </w:rPr>
            </w:pPr>
            <w:r w:rsidRPr="007F5ECA">
              <w:rPr>
                <w:rFonts w:ascii="Mulish" w:hAnsi="Mulish"/>
                <w:color w:val="000000"/>
                <w:sz w:val="20"/>
                <w:szCs w:val="20"/>
              </w:rPr>
              <w:t>NFR 2.2</w:t>
            </w:r>
            <w:r w:rsidR="00C61D9E">
              <w:rPr>
                <w:rFonts w:ascii="Mulish" w:hAnsi="Mulish"/>
                <w:color w:val="000000"/>
                <w:sz w:val="20"/>
                <w:szCs w:val="20"/>
              </w:rPr>
              <w:t>.5</w:t>
            </w:r>
          </w:p>
        </w:tc>
        <w:tc>
          <w:tcPr>
            <w:tcW w:w="1559" w:type="dxa"/>
            <w:hideMark/>
          </w:tcPr>
          <w:p w:rsidRPr="007F5ECA" w:rsidR="007F5ECA" w:rsidP="007F5ECA" w:rsidRDefault="007F5ECA" w14:paraId="47EF8B5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FR-001, FR-021, FR-022, FR-023</w:t>
            </w:r>
          </w:p>
        </w:tc>
        <w:tc>
          <w:tcPr>
            <w:tcW w:w="2410" w:type="dxa"/>
            <w:hideMark/>
          </w:tcPr>
          <w:p w:rsidRPr="007F5ECA" w:rsidR="007F5ECA" w:rsidP="007F5ECA" w:rsidRDefault="007F5ECA" w14:paraId="4BC1AF5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Volumes - users / data / transactions</w:t>
            </w:r>
          </w:p>
        </w:tc>
        <w:tc>
          <w:tcPr>
            <w:tcW w:w="8505" w:type="dxa"/>
            <w:hideMark/>
          </w:tcPr>
          <w:p w:rsidRPr="007F5ECA" w:rsidR="007F5ECA" w:rsidP="007F5ECA" w:rsidRDefault="007F5ECA" w14:paraId="606FBC65" w14:textId="5AA6A3E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Platform shall be able to scale without requiring physical hardware upgrade.</w:t>
            </w:r>
          </w:p>
        </w:tc>
      </w:tr>
      <w:tr w:rsidRPr="007F5ECA" w:rsidR="007F5ECA" w:rsidTr="23685E28" w14:paraId="0E0179DD"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9ACA7DE" w14:textId="4FA21945">
            <w:pPr>
              <w:rPr>
                <w:rFonts w:ascii="Mulish" w:hAnsi="Mulish"/>
                <w:color w:val="000000"/>
                <w:sz w:val="20"/>
                <w:szCs w:val="20"/>
              </w:rPr>
            </w:pPr>
            <w:r w:rsidRPr="007F5ECA">
              <w:rPr>
                <w:rFonts w:ascii="Mulish" w:hAnsi="Mulish"/>
                <w:color w:val="000000"/>
                <w:sz w:val="20"/>
                <w:szCs w:val="20"/>
              </w:rPr>
              <w:t>NFR 2.2</w:t>
            </w:r>
            <w:r w:rsidR="00C61D9E">
              <w:rPr>
                <w:rFonts w:ascii="Mulish" w:hAnsi="Mulish"/>
                <w:color w:val="000000"/>
                <w:sz w:val="20"/>
                <w:szCs w:val="20"/>
              </w:rPr>
              <w:t>.6</w:t>
            </w:r>
          </w:p>
        </w:tc>
        <w:tc>
          <w:tcPr>
            <w:tcW w:w="1559" w:type="dxa"/>
            <w:hideMark/>
          </w:tcPr>
          <w:p w:rsidRPr="007F5ECA" w:rsidR="007F5ECA" w:rsidP="007F5ECA" w:rsidRDefault="007F5ECA" w14:paraId="0FB0B45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FR-021, FR-008</w:t>
            </w:r>
          </w:p>
        </w:tc>
        <w:tc>
          <w:tcPr>
            <w:tcW w:w="2410" w:type="dxa"/>
            <w:hideMark/>
          </w:tcPr>
          <w:p w:rsidRPr="007F5ECA" w:rsidR="007F5ECA" w:rsidP="007F5ECA" w:rsidRDefault="007F5ECA" w14:paraId="0903F68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Volumes - users / data / transactions</w:t>
            </w:r>
          </w:p>
        </w:tc>
        <w:tc>
          <w:tcPr>
            <w:tcW w:w="8505" w:type="dxa"/>
            <w:hideMark/>
          </w:tcPr>
          <w:p w:rsidR="00C61D9E" w:rsidP="007F5ECA" w:rsidRDefault="00C61D9E" w14:paraId="068AD0B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61D9E">
              <w:rPr>
                <w:rFonts w:ascii="Mulish" w:hAnsi="Mulish"/>
                <w:color w:val="000000"/>
                <w:sz w:val="20"/>
                <w:szCs w:val="20"/>
              </w:rPr>
              <w:t xml:space="preserve">The data platform shall support transactional-data ingestion using batch, intra-day, event-driven pull and streaming push patterns. </w:t>
            </w:r>
          </w:p>
          <w:p w:rsidR="00C61D9E" w:rsidP="007F5ECA" w:rsidRDefault="00C61D9E" w14:paraId="1A39BFC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F5ECA" w:rsidP="007F5ECA" w:rsidRDefault="00C61D9E" w14:paraId="5E2CAA5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61D9E">
              <w:rPr>
                <w:rFonts w:ascii="Mulish" w:hAnsi="Mulish"/>
                <w:color w:val="000000"/>
                <w:sz w:val="20"/>
                <w:szCs w:val="20"/>
              </w:rPr>
              <w:t>The selected pattern, cadence, throughput and freshness target shall be defined for each onboarded data asset or service profile.</w:t>
            </w:r>
            <w:r>
              <w:rPr>
                <w:rFonts w:ascii="Mulish" w:hAnsi="Mulish"/>
                <w:color w:val="000000"/>
                <w:sz w:val="20"/>
                <w:szCs w:val="20"/>
              </w:rPr>
              <w:t xml:space="preserve"> </w:t>
            </w:r>
            <w:r w:rsidRPr="007F5ECA" w:rsidR="007F5ECA">
              <w:rPr>
                <w:rFonts w:ascii="Mulish" w:hAnsi="Mulish"/>
                <w:color w:val="000000"/>
                <w:sz w:val="20"/>
                <w:szCs w:val="20"/>
              </w:rPr>
              <w:t>Specific data ingestion frequency requirements are specified in NFR 9.1.2</w:t>
            </w:r>
          </w:p>
          <w:p w:rsidRPr="007F5ECA" w:rsidR="00FB12D2" w:rsidP="007F5ECA" w:rsidRDefault="00FB12D2" w14:paraId="781663D9" w14:textId="1674CF1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F5AD10D"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9ACDAB1" w14:textId="2398FC5D">
            <w:pPr>
              <w:rPr>
                <w:rFonts w:ascii="Mulish" w:hAnsi="Mulish"/>
                <w:color w:val="000000"/>
                <w:sz w:val="20"/>
                <w:szCs w:val="20"/>
              </w:rPr>
            </w:pPr>
            <w:r w:rsidRPr="007F5ECA">
              <w:rPr>
                <w:rFonts w:ascii="Mulish" w:hAnsi="Mulish"/>
                <w:color w:val="000000"/>
                <w:sz w:val="20"/>
                <w:szCs w:val="20"/>
              </w:rPr>
              <w:t>NFR 2.3</w:t>
            </w:r>
            <w:r w:rsidR="00B16671">
              <w:rPr>
                <w:rFonts w:ascii="Mulish" w:hAnsi="Mulish"/>
                <w:color w:val="000000"/>
                <w:sz w:val="20"/>
                <w:szCs w:val="20"/>
              </w:rPr>
              <w:t>.1</w:t>
            </w:r>
          </w:p>
        </w:tc>
        <w:tc>
          <w:tcPr>
            <w:tcW w:w="1559" w:type="dxa"/>
            <w:hideMark/>
          </w:tcPr>
          <w:p w:rsidRPr="007F5ECA" w:rsidR="007F5ECA" w:rsidP="007F5ECA" w:rsidRDefault="007F5ECA" w14:paraId="274E961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FR-001, FR-021, FR-022, FR-023</w:t>
            </w:r>
          </w:p>
        </w:tc>
        <w:tc>
          <w:tcPr>
            <w:tcW w:w="2410" w:type="dxa"/>
            <w:hideMark/>
          </w:tcPr>
          <w:p w:rsidRPr="007F5ECA" w:rsidR="007F5ECA" w:rsidP="007F5ECA" w:rsidRDefault="007F5ECA" w14:paraId="0CE199E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Scalability</w:t>
            </w:r>
          </w:p>
        </w:tc>
        <w:tc>
          <w:tcPr>
            <w:tcW w:w="8505" w:type="dxa"/>
            <w:hideMark/>
          </w:tcPr>
          <w:p w:rsidRPr="007F5ECA" w:rsidR="007F5ECA" w:rsidP="007F5ECA" w:rsidRDefault="00B16671" w14:paraId="45D9CB58" w14:textId="3C998B0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The data platform services </w:t>
            </w:r>
            <w:r w:rsidRPr="007F5ECA" w:rsidR="007F5ECA">
              <w:rPr>
                <w:rFonts w:ascii="Mulish" w:hAnsi="Mulish"/>
                <w:color w:val="000000"/>
                <w:sz w:val="20"/>
                <w:szCs w:val="20"/>
              </w:rPr>
              <w:t>shall be capable of auto scaling based on the demand placed on th</w:t>
            </w:r>
            <w:r>
              <w:rPr>
                <w:rFonts w:ascii="Mulish" w:hAnsi="Mulish"/>
                <w:color w:val="000000"/>
                <w:sz w:val="20"/>
                <w:szCs w:val="20"/>
              </w:rPr>
              <w:t>ose</w:t>
            </w:r>
            <w:r w:rsidRPr="007F5ECA" w:rsidR="007F5ECA">
              <w:rPr>
                <w:rFonts w:ascii="Mulish" w:hAnsi="Mulish"/>
                <w:color w:val="000000"/>
                <w:sz w:val="20"/>
                <w:szCs w:val="20"/>
              </w:rPr>
              <w:t xml:space="preserve"> services.</w:t>
            </w:r>
          </w:p>
        </w:tc>
      </w:tr>
      <w:tr w:rsidRPr="007F5ECA" w:rsidR="007F5ECA" w:rsidTr="23685E28" w14:paraId="2782A06D"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A12B0A5" w14:textId="67C54C71">
            <w:pPr>
              <w:rPr>
                <w:rFonts w:ascii="Mulish" w:hAnsi="Mulish"/>
                <w:color w:val="000000"/>
                <w:sz w:val="20"/>
                <w:szCs w:val="20"/>
              </w:rPr>
            </w:pPr>
            <w:r w:rsidRPr="007F5ECA">
              <w:rPr>
                <w:rFonts w:ascii="Mulish" w:hAnsi="Mulish"/>
                <w:color w:val="000000"/>
                <w:sz w:val="20"/>
                <w:szCs w:val="20"/>
              </w:rPr>
              <w:t>NFR 2.3</w:t>
            </w:r>
            <w:r w:rsidR="00566655">
              <w:rPr>
                <w:rFonts w:ascii="Mulish" w:hAnsi="Mulish"/>
                <w:color w:val="000000"/>
                <w:sz w:val="20"/>
                <w:szCs w:val="20"/>
              </w:rPr>
              <w:t>.2</w:t>
            </w:r>
          </w:p>
        </w:tc>
        <w:tc>
          <w:tcPr>
            <w:tcW w:w="1559" w:type="dxa"/>
            <w:hideMark/>
          </w:tcPr>
          <w:p w:rsidRPr="007F5ECA" w:rsidR="007F5ECA" w:rsidP="007F5ECA" w:rsidRDefault="007F5ECA" w14:paraId="6A0F8A5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FR-018, FR-021, FR-023</w:t>
            </w:r>
          </w:p>
        </w:tc>
        <w:tc>
          <w:tcPr>
            <w:tcW w:w="2410" w:type="dxa"/>
            <w:hideMark/>
          </w:tcPr>
          <w:p w:rsidRPr="007F5ECA" w:rsidR="007F5ECA" w:rsidP="007F5ECA" w:rsidRDefault="007F5ECA" w14:paraId="713C55F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Scalability</w:t>
            </w:r>
          </w:p>
        </w:tc>
        <w:tc>
          <w:tcPr>
            <w:tcW w:w="8505" w:type="dxa"/>
            <w:hideMark/>
          </w:tcPr>
          <w:p w:rsidR="007F5ECA" w:rsidP="007F5ECA" w:rsidRDefault="00566655" w14:paraId="4680015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66655">
              <w:rPr>
                <w:rFonts w:ascii="Mulish" w:hAnsi="Mulish"/>
                <w:color w:val="000000"/>
                <w:sz w:val="20"/>
                <w:szCs w:val="20"/>
              </w:rPr>
              <w:t>The platform shall support configurable scaling and consumption controls that balance workload performance with cost. Limits, alerts and the required behaviour when a control is reached shall be defined for each relevant workload or service class.</w:t>
            </w:r>
          </w:p>
          <w:p w:rsidRPr="007F5ECA" w:rsidR="00566655" w:rsidP="007F5ECA" w:rsidRDefault="00566655" w14:paraId="32BA1349" w14:textId="09E03BF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69DAA652"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59514552" w14:textId="6C22AB07">
            <w:pPr>
              <w:rPr>
                <w:rFonts w:ascii="Mulish" w:hAnsi="Mulish"/>
                <w:color w:val="000000"/>
                <w:sz w:val="20"/>
                <w:szCs w:val="20"/>
              </w:rPr>
            </w:pPr>
            <w:r w:rsidRPr="007F5ECA">
              <w:rPr>
                <w:rFonts w:ascii="Mulish" w:hAnsi="Mulish"/>
                <w:color w:val="000000"/>
                <w:sz w:val="20"/>
                <w:szCs w:val="20"/>
              </w:rPr>
              <w:t>NFR 2.3</w:t>
            </w:r>
            <w:r w:rsidR="00BD4878">
              <w:rPr>
                <w:rFonts w:ascii="Mulish" w:hAnsi="Mulish"/>
                <w:color w:val="000000"/>
                <w:sz w:val="20"/>
                <w:szCs w:val="20"/>
              </w:rPr>
              <w:t>.3</w:t>
            </w:r>
          </w:p>
        </w:tc>
        <w:tc>
          <w:tcPr>
            <w:tcW w:w="1559" w:type="dxa"/>
            <w:hideMark/>
          </w:tcPr>
          <w:p w:rsidRPr="007F5ECA" w:rsidR="007F5ECA" w:rsidP="007F5ECA" w:rsidRDefault="007F5ECA" w14:paraId="1DDD3ED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FR-009, FR-001, FR-018</w:t>
            </w:r>
          </w:p>
        </w:tc>
        <w:tc>
          <w:tcPr>
            <w:tcW w:w="2410" w:type="dxa"/>
            <w:hideMark/>
          </w:tcPr>
          <w:p w:rsidRPr="007F5ECA" w:rsidR="007F5ECA" w:rsidP="007F5ECA" w:rsidRDefault="007F5ECA" w14:paraId="4BBFC49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Scalability</w:t>
            </w:r>
          </w:p>
        </w:tc>
        <w:tc>
          <w:tcPr>
            <w:tcW w:w="8505" w:type="dxa"/>
            <w:hideMark/>
          </w:tcPr>
          <w:p w:rsidRPr="007F5ECA" w:rsidR="007F5ECA" w:rsidP="007F5ECA" w:rsidRDefault="007F5ECA" w14:paraId="16E4FD6B" w14:textId="2B81AD0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Storage shall be able to scale separately from compute.</w:t>
            </w:r>
          </w:p>
        </w:tc>
      </w:tr>
      <w:tr w:rsidRPr="007F5ECA" w:rsidR="007F5ECA" w:rsidTr="23685E28" w14:paraId="16E3CA30"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042B7754" w14:textId="1910154F">
            <w:pPr>
              <w:rPr>
                <w:rFonts w:ascii="Mulish" w:hAnsi="Mulish"/>
                <w:color w:val="000000"/>
                <w:sz w:val="20"/>
                <w:szCs w:val="20"/>
              </w:rPr>
            </w:pPr>
            <w:r w:rsidRPr="007F5ECA">
              <w:rPr>
                <w:rFonts w:ascii="Mulish" w:hAnsi="Mulish"/>
                <w:color w:val="000000"/>
                <w:sz w:val="20"/>
                <w:szCs w:val="20"/>
              </w:rPr>
              <w:t>NFR 2.3</w:t>
            </w:r>
            <w:r w:rsidR="00BD4878">
              <w:rPr>
                <w:rFonts w:ascii="Mulish" w:hAnsi="Mulish"/>
                <w:color w:val="000000"/>
                <w:sz w:val="20"/>
                <w:szCs w:val="20"/>
              </w:rPr>
              <w:t>.4</w:t>
            </w:r>
          </w:p>
        </w:tc>
        <w:tc>
          <w:tcPr>
            <w:tcW w:w="1559" w:type="dxa"/>
            <w:hideMark/>
          </w:tcPr>
          <w:p w:rsidRPr="007F5ECA" w:rsidR="007F5ECA" w:rsidP="007F5ECA" w:rsidRDefault="007F5ECA" w14:paraId="128D755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FR-021, FR-008</w:t>
            </w:r>
          </w:p>
        </w:tc>
        <w:tc>
          <w:tcPr>
            <w:tcW w:w="2410" w:type="dxa"/>
            <w:hideMark/>
          </w:tcPr>
          <w:p w:rsidRPr="007F5ECA" w:rsidR="007F5ECA" w:rsidP="007F5ECA" w:rsidRDefault="007F5ECA" w14:paraId="57DB10F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Scalability</w:t>
            </w:r>
          </w:p>
        </w:tc>
        <w:tc>
          <w:tcPr>
            <w:tcW w:w="8505" w:type="dxa"/>
            <w:hideMark/>
          </w:tcPr>
          <w:p w:rsidR="007F5ECA" w:rsidP="007F5ECA" w:rsidRDefault="00BD4878" w14:paraId="4C5AD46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D4878">
              <w:rPr>
                <w:rFonts w:ascii="Mulish" w:hAnsi="Mulish"/>
                <w:color w:val="000000"/>
                <w:sz w:val="20"/>
                <w:szCs w:val="20"/>
              </w:rPr>
              <w:t>Data ingestion and transformation services shall scale to the indicative baseline, peak and growth volumes defined for each workload, while meeting the applicable processing-time or freshness target.</w:t>
            </w:r>
          </w:p>
          <w:p w:rsidRPr="007F5ECA" w:rsidR="00BD4878" w:rsidP="007F5ECA" w:rsidRDefault="00BD4878" w14:paraId="0A270B29" w14:textId="550132E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1BB81C7F"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3BD03FF2" w14:textId="2A79386F">
            <w:pPr>
              <w:rPr>
                <w:rFonts w:ascii="Mulish" w:hAnsi="Mulish"/>
                <w:color w:val="000000"/>
                <w:sz w:val="20"/>
                <w:szCs w:val="20"/>
              </w:rPr>
            </w:pPr>
            <w:r w:rsidRPr="007F5ECA">
              <w:rPr>
                <w:rFonts w:ascii="Mulish" w:hAnsi="Mulish"/>
                <w:color w:val="000000"/>
                <w:sz w:val="20"/>
                <w:szCs w:val="20"/>
              </w:rPr>
              <w:lastRenderedPageBreak/>
              <w:t>NFR 2.4</w:t>
            </w:r>
            <w:r w:rsidR="00BD4878">
              <w:rPr>
                <w:rFonts w:ascii="Mulish" w:hAnsi="Mulish"/>
                <w:color w:val="000000"/>
                <w:sz w:val="20"/>
                <w:szCs w:val="20"/>
              </w:rPr>
              <w:t>.1</w:t>
            </w:r>
          </w:p>
        </w:tc>
        <w:tc>
          <w:tcPr>
            <w:tcW w:w="1559" w:type="dxa"/>
            <w:hideMark/>
          </w:tcPr>
          <w:p w:rsidRPr="007F5ECA" w:rsidR="007F5ECA" w:rsidP="007F5ECA" w:rsidRDefault="007F5ECA" w14:paraId="3F31FCB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FR-018</w:t>
            </w:r>
          </w:p>
        </w:tc>
        <w:tc>
          <w:tcPr>
            <w:tcW w:w="2410" w:type="dxa"/>
            <w:hideMark/>
          </w:tcPr>
          <w:p w:rsidRPr="007F5ECA" w:rsidR="007F5ECA" w:rsidP="007F5ECA" w:rsidRDefault="007F5ECA" w14:paraId="7BB884C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Licensing</w:t>
            </w:r>
          </w:p>
        </w:tc>
        <w:tc>
          <w:tcPr>
            <w:tcW w:w="8505" w:type="dxa"/>
            <w:hideMark/>
          </w:tcPr>
          <w:p w:rsidRPr="00BD4878" w:rsidR="00BD4878" w:rsidP="00BD4878" w:rsidRDefault="00BD4878" w14:paraId="104A15BF" w14:textId="741FB4C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D4878">
              <w:rPr>
                <w:rFonts w:ascii="Mulish" w:hAnsi="Mulish"/>
                <w:color w:val="000000"/>
                <w:sz w:val="20"/>
                <w:szCs w:val="20"/>
              </w:rPr>
              <w:t>The platform shall provide Cost Management and FinOps visibility at the lowest technically practical level, including attribution by legal entity, environment and major workload or service. Shared platform costs shall be identifiable and allocated usin</w:t>
            </w:r>
            <w:r>
              <w:rPr>
                <w:rFonts w:ascii="Mulish" w:hAnsi="Mulish"/>
                <w:color w:val="000000"/>
                <w:sz w:val="20"/>
                <w:szCs w:val="20"/>
              </w:rPr>
              <w:t>g appropriate tagging (as laid out in the design decision records)</w:t>
            </w:r>
            <w:r w:rsidRPr="00BD4878">
              <w:rPr>
                <w:rFonts w:ascii="Mulish" w:hAnsi="Mulish"/>
                <w:color w:val="000000"/>
                <w:sz w:val="20"/>
                <w:szCs w:val="20"/>
              </w:rPr>
              <w:t>.</w:t>
            </w:r>
          </w:p>
          <w:p w:rsidRPr="007F5ECA" w:rsidR="007F5ECA" w:rsidP="007F5ECA" w:rsidRDefault="007F5ECA" w14:paraId="70CA4B4F" w14:textId="4FB90C0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2C5F8336"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012A054A" w14:textId="62B35C99">
            <w:pPr>
              <w:rPr>
                <w:rFonts w:ascii="Mulish" w:hAnsi="Mulish"/>
                <w:color w:val="000000"/>
                <w:sz w:val="20"/>
                <w:szCs w:val="20"/>
              </w:rPr>
            </w:pPr>
            <w:r w:rsidRPr="007F5ECA">
              <w:rPr>
                <w:rFonts w:ascii="Mulish" w:hAnsi="Mulish"/>
                <w:color w:val="000000"/>
                <w:sz w:val="20"/>
                <w:szCs w:val="20"/>
              </w:rPr>
              <w:t>NFR 2.4</w:t>
            </w:r>
            <w:r w:rsidR="00C110B5">
              <w:rPr>
                <w:rFonts w:ascii="Mulish" w:hAnsi="Mulish"/>
                <w:color w:val="000000"/>
                <w:sz w:val="20"/>
                <w:szCs w:val="20"/>
              </w:rPr>
              <w:t>.2</w:t>
            </w:r>
          </w:p>
        </w:tc>
        <w:tc>
          <w:tcPr>
            <w:tcW w:w="1559" w:type="dxa"/>
            <w:hideMark/>
          </w:tcPr>
          <w:p w:rsidRPr="007F5ECA" w:rsidR="007F5ECA" w:rsidP="007F5ECA" w:rsidRDefault="007F5ECA" w14:paraId="4419907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FR-018, FR-015</w:t>
            </w:r>
          </w:p>
        </w:tc>
        <w:tc>
          <w:tcPr>
            <w:tcW w:w="2410" w:type="dxa"/>
            <w:hideMark/>
          </w:tcPr>
          <w:p w:rsidRPr="007F5ECA" w:rsidR="007F5ECA" w:rsidP="007F5ECA" w:rsidRDefault="007F5ECA" w14:paraId="23C91CD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Licensing</w:t>
            </w:r>
          </w:p>
        </w:tc>
        <w:tc>
          <w:tcPr>
            <w:tcW w:w="8505" w:type="dxa"/>
            <w:hideMark/>
          </w:tcPr>
          <w:p w:rsidR="007F5ECA" w:rsidP="007F5ECA" w:rsidRDefault="00C110B5" w14:paraId="419823E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110B5">
              <w:rPr>
                <w:rFonts w:ascii="Mulish" w:hAnsi="Mulish"/>
                <w:color w:val="000000"/>
                <w:sz w:val="20"/>
                <w:szCs w:val="20"/>
              </w:rPr>
              <w:t>The Doubtless UK and Europe Data Team shall be able to monitor resource consumption and receive configurable alerts when agreed budgets, limits or anomalous usage thresholds are reached. Ownership and escalation routes shall be defined in the operating model.</w:t>
            </w:r>
          </w:p>
          <w:p w:rsidRPr="007F5ECA" w:rsidR="00C110B5" w:rsidP="007F5ECA" w:rsidRDefault="00C110B5" w14:paraId="7564856C" w14:textId="02221C0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6FFC83B"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7397592" w14:textId="2A2CA217">
            <w:pPr>
              <w:rPr>
                <w:rFonts w:ascii="Mulish" w:hAnsi="Mulish"/>
                <w:color w:val="000000"/>
                <w:sz w:val="20"/>
                <w:szCs w:val="20"/>
              </w:rPr>
            </w:pPr>
            <w:r w:rsidRPr="007F5ECA">
              <w:rPr>
                <w:rFonts w:ascii="Mulish" w:hAnsi="Mulish"/>
                <w:color w:val="000000"/>
                <w:sz w:val="20"/>
                <w:szCs w:val="20"/>
              </w:rPr>
              <w:t>NFR 2.4</w:t>
            </w:r>
            <w:r w:rsidR="00C110B5">
              <w:rPr>
                <w:rFonts w:ascii="Mulish" w:hAnsi="Mulish"/>
                <w:color w:val="000000"/>
                <w:sz w:val="20"/>
                <w:szCs w:val="20"/>
              </w:rPr>
              <w:t>.3</w:t>
            </w:r>
          </w:p>
        </w:tc>
        <w:tc>
          <w:tcPr>
            <w:tcW w:w="1559" w:type="dxa"/>
            <w:hideMark/>
          </w:tcPr>
          <w:p w:rsidRPr="007F5ECA" w:rsidR="007F5ECA" w:rsidP="007F5ECA" w:rsidRDefault="007F5ECA" w14:paraId="226062C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FR-018</w:t>
            </w:r>
          </w:p>
        </w:tc>
        <w:tc>
          <w:tcPr>
            <w:tcW w:w="2410" w:type="dxa"/>
            <w:hideMark/>
          </w:tcPr>
          <w:p w:rsidRPr="007F5ECA" w:rsidR="007F5ECA" w:rsidP="007F5ECA" w:rsidRDefault="007F5ECA" w14:paraId="66B9D54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Licensing</w:t>
            </w:r>
          </w:p>
        </w:tc>
        <w:tc>
          <w:tcPr>
            <w:tcW w:w="8505" w:type="dxa"/>
            <w:hideMark/>
          </w:tcPr>
          <w:p w:rsidR="007F5ECA" w:rsidP="007F5ECA" w:rsidRDefault="00C110B5" w14:paraId="4E6371F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110B5">
              <w:rPr>
                <w:rFonts w:ascii="Mulish" w:hAnsi="Mulish"/>
                <w:color w:val="000000"/>
                <w:sz w:val="20"/>
                <w:szCs w:val="20"/>
              </w:rPr>
              <w:t>The platform shall provide capabilities to identify and implement cost optimisation across chargeable services, including appropriate right-sizing, scheduling, scaling, usage analysis and optimisation recommendations where supported.</w:t>
            </w:r>
          </w:p>
          <w:p w:rsidRPr="007F5ECA" w:rsidR="00C110B5" w:rsidP="007F5ECA" w:rsidRDefault="00C110B5" w14:paraId="02385ACB" w14:textId="5857B4F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282C341F"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5DB158E6" w14:textId="4729FDA6">
            <w:pPr>
              <w:rPr>
                <w:rFonts w:ascii="Mulish" w:hAnsi="Mulish"/>
                <w:color w:val="000000"/>
                <w:sz w:val="20"/>
                <w:szCs w:val="20"/>
              </w:rPr>
            </w:pPr>
            <w:r w:rsidRPr="007F5ECA">
              <w:rPr>
                <w:rFonts w:ascii="Mulish" w:hAnsi="Mulish"/>
                <w:color w:val="000000"/>
                <w:sz w:val="20"/>
                <w:szCs w:val="20"/>
              </w:rPr>
              <w:t>NFR 2.5</w:t>
            </w:r>
            <w:r w:rsidR="00C110B5">
              <w:rPr>
                <w:rFonts w:ascii="Mulish" w:hAnsi="Mulish"/>
                <w:color w:val="000000"/>
                <w:sz w:val="20"/>
                <w:szCs w:val="20"/>
              </w:rPr>
              <w:t>.1</w:t>
            </w:r>
          </w:p>
        </w:tc>
        <w:tc>
          <w:tcPr>
            <w:tcW w:w="1559" w:type="dxa"/>
            <w:hideMark/>
          </w:tcPr>
          <w:p w:rsidRPr="007F5ECA" w:rsidR="007F5ECA" w:rsidP="007F5ECA" w:rsidRDefault="007F5ECA" w14:paraId="77AC5BC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FR-012, FR-019, FR-023</w:t>
            </w:r>
          </w:p>
        </w:tc>
        <w:tc>
          <w:tcPr>
            <w:tcW w:w="2410" w:type="dxa"/>
            <w:hideMark/>
          </w:tcPr>
          <w:p w:rsidRPr="007F5ECA" w:rsidR="007F5ECA" w:rsidP="007F5ECA" w:rsidRDefault="007F5ECA" w14:paraId="2A48B9A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Environments</w:t>
            </w:r>
          </w:p>
        </w:tc>
        <w:tc>
          <w:tcPr>
            <w:tcW w:w="8505" w:type="dxa"/>
            <w:hideMark/>
          </w:tcPr>
          <w:p w:rsidR="00C01E22" w:rsidP="007F5ECA" w:rsidRDefault="00C01E22" w14:paraId="5EF47423" w14:textId="69B3C34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01E22">
              <w:rPr>
                <w:rFonts w:ascii="Mulish" w:hAnsi="Mulish"/>
                <w:color w:val="000000"/>
                <w:sz w:val="20"/>
                <w:szCs w:val="20"/>
              </w:rPr>
              <w:t>The platform shall maintain segregation between Development, Tes</w:t>
            </w:r>
            <w:ins w:author="Tom Wilson" w:date="2026-09-22T13:07:00Z" w16du:dateUtc="2026-09-22T12:07:00Z" w:id="67">
              <w:r w:rsidR="00AF5904">
                <w:rPr>
                  <w:rFonts w:ascii="Mulish" w:hAnsi="Mulish"/>
                  <w:color w:val="000000"/>
                  <w:sz w:val="20"/>
                  <w:szCs w:val="20"/>
                </w:rPr>
                <w:t>t</w:t>
              </w:r>
            </w:ins>
            <w:del w:author="Tom Wilson" w:date="2026-09-22T13:07:00Z" w16du:dateUtc="2026-09-22T12:07:00Z" w:id="68">
              <w:r w:rsidRPr="00C01E22" w:rsidDel="00AF5904">
                <w:rPr>
                  <w:rFonts w:ascii="Mulish" w:hAnsi="Mulish"/>
                  <w:color w:val="000000"/>
                  <w:sz w:val="20"/>
                  <w:szCs w:val="20"/>
                </w:rPr>
                <w:delText>t/UAT</w:delText>
              </w:r>
            </w:del>
            <w:r w:rsidRPr="00C01E22">
              <w:rPr>
                <w:rFonts w:ascii="Mulish" w:hAnsi="Mulish"/>
                <w:color w:val="000000"/>
                <w:sz w:val="20"/>
                <w:szCs w:val="20"/>
              </w:rPr>
              <w:t xml:space="preserve">, </w:t>
            </w:r>
            <w:r>
              <w:rPr>
                <w:rFonts w:ascii="Mulish" w:hAnsi="Mulish"/>
                <w:color w:val="000000"/>
                <w:sz w:val="20"/>
                <w:szCs w:val="20"/>
              </w:rPr>
              <w:t>Staging</w:t>
            </w:r>
            <w:r w:rsidRPr="00C01E22">
              <w:rPr>
                <w:rFonts w:ascii="Mulish" w:hAnsi="Mulish"/>
                <w:color w:val="000000"/>
                <w:sz w:val="20"/>
                <w:szCs w:val="20"/>
              </w:rPr>
              <w:t xml:space="preserve"> and Production environments</w:t>
            </w:r>
            <w:commentRangeStart w:id="69"/>
            <w:r w:rsidRPr="00C01E22">
              <w:rPr>
                <w:rFonts w:ascii="Mulish" w:hAnsi="Mulish"/>
                <w:color w:val="000000"/>
                <w:sz w:val="20"/>
                <w:szCs w:val="20"/>
              </w:rPr>
              <w:t>.</w:t>
            </w:r>
            <w:ins w:author="Tom Wilson" w:date="2026-09-22T13:07:00Z" w16du:dateUtc="2026-09-22T12:07:00Z" w:id="70">
              <w:r w:rsidR="00AF5904">
                <w:rPr>
                  <w:rFonts w:ascii="Mulish" w:hAnsi="Mulish"/>
                  <w:color w:val="000000"/>
                  <w:sz w:val="20"/>
                  <w:szCs w:val="20"/>
                </w:rPr>
                <w:t xml:space="preserve"> </w:t>
              </w:r>
            </w:ins>
            <w:ins w:author="Tom Wilson" w:date="2026-09-22T13:08:00Z" w16du:dateUtc="2026-09-22T12:08:00Z" w:id="71">
              <w:r w:rsidR="00CC26D9">
                <w:rPr>
                  <w:rFonts w:ascii="Mulish" w:hAnsi="Mulish"/>
                  <w:color w:val="000000"/>
                  <w:sz w:val="20"/>
                  <w:szCs w:val="20"/>
                </w:rPr>
                <w:t xml:space="preserve">Non-critical </w:t>
              </w:r>
              <w:r w:rsidR="00F6578F">
                <w:rPr>
                  <w:rFonts w:ascii="Mulish" w:hAnsi="Mulish"/>
                  <w:color w:val="000000"/>
                  <w:sz w:val="20"/>
                  <w:szCs w:val="20"/>
                </w:rPr>
                <w:t>(Tier 3</w:t>
              </w:r>
            </w:ins>
            <w:ins w:author="Tom Wilson" w:date="2026-09-22T13:09:00Z" w16du:dateUtc="2026-09-22T12:09:00Z" w:id="72">
              <w:r w:rsidR="00F6578F">
                <w:rPr>
                  <w:rFonts w:ascii="Mulish" w:hAnsi="Mulish"/>
                  <w:color w:val="000000"/>
                  <w:sz w:val="20"/>
                  <w:szCs w:val="20"/>
                </w:rPr>
                <w:t xml:space="preserve">) </w:t>
              </w:r>
            </w:ins>
            <w:ins w:author="Tom Wilson" w:date="2026-09-22T13:08:00Z" w16du:dateUtc="2026-09-22T12:08:00Z" w:id="73">
              <w:r w:rsidR="00CC26D9">
                <w:rPr>
                  <w:rFonts w:ascii="Mulish" w:hAnsi="Mulish"/>
                  <w:color w:val="000000"/>
                  <w:sz w:val="20"/>
                  <w:szCs w:val="20"/>
                </w:rPr>
                <w:t xml:space="preserve">analytics and reporting workloads </w:t>
              </w:r>
              <w:r w:rsidR="00F6578F">
                <w:rPr>
                  <w:rFonts w:ascii="Mulish" w:hAnsi="Mulish"/>
                  <w:color w:val="000000"/>
                  <w:sz w:val="20"/>
                  <w:szCs w:val="20"/>
                </w:rPr>
                <w:t xml:space="preserve">will use a separate set of environments to the </w:t>
              </w:r>
            </w:ins>
            <w:ins w:author="Tom Wilson" w:date="2026-09-22T13:09:00Z" w16du:dateUtc="2026-09-22T12:09:00Z" w:id="74">
              <w:r w:rsidR="00F6578F">
                <w:rPr>
                  <w:rFonts w:ascii="Mulish" w:hAnsi="Mulish"/>
                  <w:color w:val="000000"/>
                  <w:sz w:val="20"/>
                  <w:szCs w:val="20"/>
                </w:rPr>
                <w:t>Critical (Tier 1) operational supporting workloads.</w:t>
              </w:r>
            </w:ins>
            <w:commentRangeEnd w:id="69"/>
            <w:r w:rsidRPr="00C01E22" w:rsidR="00EA10E2">
              <w:rPr>
                <w:rStyle w:val="CommentReference"/>
                <w:rFonts w:ascii="Mulish" w:hAnsi="Mulish"/>
                <w:color w:val="000000"/>
                <w:sz w:val="20"/>
                <w:szCs w:val="20"/>
              </w:rPr>
              <w:commentReference w:id="69"/>
            </w:r>
            <w:del w:author="Tom Wilson" w:date="2026-09-22T13:07:00Z" w16du:dateUtc="2026-09-22T12:07:00Z" w:id="75">
              <w:r w:rsidRPr="00C01E22" w:rsidDel="00AF5904">
                <w:rPr>
                  <w:rFonts w:ascii="Mulish" w:hAnsi="Mulish"/>
                  <w:color w:val="000000"/>
                  <w:sz w:val="20"/>
                  <w:szCs w:val="20"/>
                </w:rPr>
                <w:delText xml:space="preserve"> </w:delText>
              </w:r>
            </w:del>
          </w:p>
          <w:p w:rsidR="00C01E22" w:rsidP="007F5ECA" w:rsidRDefault="00C01E22" w14:paraId="344DBFF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F5ECA" w:rsidP="007F5ECA" w:rsidRDefault="00C01E22" w14:paraId="4272CCD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01E22">
              <w:rPr>
                <w:rFonts w:ascii="Mulish" w:hAnsi="Mulish"/>
                <w:color w:val="000000"/>
                <w:sz w:val="20"/>
                <w:szCs w:val="20"/>
              </w:rPr>
              <w:t xml:space="preserve">Promotion into Production shall be controlled, and Production services shall not depend on Development or </w:t>
            </w:r>
            <w:r>
              <w:rPr>
                <w:rFonts w:ascii="Mulish" w:hAnsi="Mulish"/>
                <w:color w:val="000000"/>
                <w:sz w:val="20"/>
                <w:szCs w:val="20"/>
              </w:rPr>
              <w:t>Testing</w:t>
            </w:r>
            <w:r w:rsidRPr="00C01E22">
              <w:rPr>
                <w:rFonts w:ascii="Mulish" w:hAnsi="Mulish"/>
                <w:color w:val="000000"/>
                <w:sz w:val="20"/>
                <w:szCs w:val="20"/>
              </w:rPr>
              <w:t xml:space="preserve"> assets.</w:t>
            </w:r>
          </w:p>
          <w:p w:rsidRPr="007F5ECA" w:rsidR="00C01E22" w:rsidP="007F5ECA" w:rsidRDefault="00C01E22" w14:paraId="43081576" w14:textId="0EBB609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1A6BE892"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42D86473" w14:textId="2043DBFF">
            <w:pPr>
              <w:rPr>
                <w:rFonts w:ascii="Mulish" w:hAnsi="Mulish"/>
                <w:color w:val="000000"/>
                <w:sz w:val="20"/>
                <w:szCs w:val="20"/>
              </w:rPr>
            </w:pPr>
            <w:r w:rsidRPr="007F5ECA">
              <w:rPr>
                <w:rFonts w:ascii="Mulish" w:hAnsi="Mulish"/>
                <w:color w:val="000000"/>
                <w:sz w:val="20"/>
                <w:szCs w:val="20"/>
              </w:rPr>
              <w:t>NFR 2.6</w:t>
            </w:r>
            <w:r w:rsidR="00667AD3">
              <w:rPr>
                <w:rFonts w:ascii="Mulish" w:hAnsi="Mulish"/>
                <w:color w:val="000000"/>
                <w:sz w:val="20"/>
                <w:szCs w:val="20"/>
              </w:rPr>
              <w:t>.1</w:t>
            </w:r>
          </w:p>
        </w:tc>
        <w:tc>
          <w:tcPr>
            <w:tcW w:w="1559" w:type="dxa"/>
            <w:hideMark/>
          </w:tcPr>
          <w:p w:rsidRPr="007F5ECA" w:rsidR="007F5ECA" w:rsidP="007F5ECA" w:rsidRDefault="007F5ECA" w14:paraId="02926BC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FR-011, FR-008, FR-009</w:t>
            </w:r>
          </w:p>
        </w:tc>
        <w:tc>
          <w:tcPr>
            <w:tcW w:w="2410" w:type="dxa"/>
            <w:hideMark/>
          </w:tcPr>
          <w:p w:rsidRPr="007F5ECA" w:rsidR="007F5ECA" w:rsidP="007F5ECA" w:rsidRDefault="007F5ECA" w14:paraId="463E005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Retention &amp; Archival</w:t>
            </w:r>
          </w:p>
        </w:tc>
        <w:tc>
          <w:tcPr>
            <w:tcW w:w="8505" w:type="dxa"/>
            <w:hideMark/>
          </w:tcPr>
          <w:p w:rsidR="007F5ECA" w:rsidP="007F5ECA" w:rsidRDefault="00667AD3" w14:paraId="3389EF8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7AD3">
              <w:rPr>
                <w:rFonts w:ascii="Mulish" w:hAnsi="Mulish"/>
                <w:color w:val="000000"/>
                <w:sz w:val="20"/>
                <w:szCs w:val="20"/>
              </w:rPr>
              <w:t>Data retention, archival and deletion shall comply with the Doubtless Group Data Retention Policy across relevant data, backups, logs and retained history. Any technical or business exception shall be documented, risk assessed and formally approved.</w:t>
            </w:r>
          </w:p>
          <w:p w:rsidRPr="007F5ECA" w:rsidR="00667AD3" w:rsidP="007F5ECA" w:rsidRDefault="00667AD3" w14:paraId="539F1EC2" w14:textId="074074F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0452C536"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38C5F8B0" w14:textId="5E5EDDEA">
            <w:pPr>
              <w:rPr>
                <w:rFonts w:ascii="Mulish" w:hAnsi="Mulish"/>
                <w:color w:val="000000"/>
                <w:sz w:val="20"/>
                <w:szCs w:val="20"/>
              </w:rPr>
            </w:pPr>
            <w:r w:rsidRPr="007F5ECA">
              <w:rPr>
                <w:rFonts w:ascii="Mulish" w:hAnsi="Mulish"/>
                <w:color w:val="000000"/>
                <w:sz w:val="20"/>
                <w:szCs w:val="20"/>
              </w:rPr>
              <w:t>NFR 2.6</w:t>
            </w:r>
            <w:r w:rsidR="00667AD3">
              <w:rPr>
                <w:rFonts w:ascii="Mulish" w:hAnsi="Mulish"/>
                <w:color w:val="000000"/>
                <w:sz w:val="20"/>
                <w:szCs w:val="20"/>
              </w:rPr>
              <w:t>.2</w:t>
            </w:r>
          </w:p>
        </w:tc>
        <w:tc>
          <w:tcPr>
            <w:tcW w:w="1559" w:type="dxa"/>
            <w:hideMark/>
          </w:tcPr>
          <w:p w:rsidRPr="007F5ECA" w:rsidR="007F5ECA" w:rsidP="007F5ECA" w:rsidRDefault="007F5ECA" w14:paraId="1DE2550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FR-008, FR-009, FR-011, FR-014</w:t>
            </w:r>
          </w:p>
        </w:tc>
        <w:tc>
          <w:tcPr>
            <w:tcW w:w="2410" w:type="dxa"/>
            <w:hideMark/>
          </w:tcPr>
          <w:p w:rsidRPr="007F5ECA" w:rsidR="007F5ECA" w:rsidP="007F5ECA" w:rsidRDefault="007F5ECA" w14:paraId="0EE3AB6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Retention &amp; Archival</w:t>
            </w:r>
          </w:p>
        </w:tc>
        <w:tc>
          <w:tcPr>
            <w:tcW w:w="8505" w:type="dxa"/>
            <w:hideMark/>
          </w:tcPr>
          <w:p w:rsidR="007F5ECA" w:rsidP="007F5ECA" w:rsidRDefault="007F5ECA" w14:paraId="5EC23A6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Retention, legal hold and deletion policies shall be applied consistently across raw, curated, serving, metadata, feature, vector and backup stores, with deletion propagated and evidenced within the policy-defined period.</w:t>
            </w:r>
          </w:p>
          <w:p w:rsidRPr="007F5ECA" w:rsidR="00667AD3" w:rsidP="007F5ECA" w:rsidRDefault="00667AD3" w14:paraId="4F33766B" w14:textId="36069B3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E094A" w:rsidTr="23685E28" w14:paraId="3B70293D"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5E094A" w:rsidR="005E094A" w:rsidP="007F5ECA" w:rsidRDefault="005E094A" w14:paraId="76645007" w14:textId="77777777">
            <w:pPr>
              <w:rPr>
                <w:rFonts w:ascii="Mulish" w:hAnsi="Mulish"/>
                <w:i/>
                <w:iCs/>
                <w:color w:val="000000" w:themeColor="text1"/>
                <w:sz w:val="20"/>
                <w:szCs w:val="20"/>
              </w:rPr>
            </w:pPr>
            <w:r w:rsidRPr="005E094A">
              <w:rPr>
                <w:rFonts w:ascii="Mulish" w:hAnsi="Mulish"/>
                <w:i/>
                <w:iCs/>
                <w:color w:val="000000" w:themeColor="text1"/>
                <w:sz w:val="20"/>
                <w:szCs w:val="20"/>
              </w:rPr>
              <w:t>NFR 3</w:t>
            </w:r>
          </w:p>
        </w:tc>
        <w:tc>
          <w:tcPr>
            <w:tcW w:w="12474" w:type="dxa"/>
            <w:gridSpan w:val="3"/>
            <w:shd w:val="clear" w:color="auto" w:fill="E8E8E8" w:themeFill="background2"/>
            <w:hideMark/>
          </w:tcPr>
          <w:p w:rsidRPr="005E094A" w:rsidR="005E094A" w:rsidP="005E094A" w:rsidRDefault="005E094A" w14:paraId="02E2374D" w14:textId="06EE072E">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5E094A">
              <w:rPr>
                <w:rFonts w:ascii="Mulish" w:hAnsi="Mulish"/>
                <w:b/>
                <w:bCs/>
                <w:i/>
                <w:iCs/>
                <w:color w:val="000000" w:themeColor="text1"/>
                <w:sz w:val="20"/>
                <w:szCs w:val="20"/>
              </w:rPr>
              <w:t> Reliability</w:t>
            </w:r>
          </w:p>
        </w:tc>
      </w:tr>
      <w:tr w:rsidRPr="007F5ECA" w:rsidR="007F5ECA" w:rsidTr="23685E28" w14:paraId="6A4BCBC9"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58EADFB4" w14:textId="2FF683C4">
            <w:pPr>
              <w:rPr>
                <w:rFonts w:ascii="Mulish" w:hAnsi="Mulish"/>
                <w:color w:val="000000"/>
                <w:sz w:val="20"/>
                <w:szCs w:val="20"/>
              </w:rPr>
            </w:pPr>
            <w:r w:rsidRPr="007F5ECA">
              <w:rPr>
                <w:rFonts w:ascii="Mulish" w:hAnsi="Mulish"/>
                <w:color w:val="000000"/>
                <w:sz w:val="20"/>
                <w:szCs w:val="20"/>
              </w:rPr>
              <w:t>NFR 3.1</w:t>
            </w:r>
            <w:r w:rsidR="00760161">
              <w:rPr>
                <w:rFonts w:ascii="Mulish" w:hAnsi="Mulish"/>
                <w:color w:val="000000"/>
                <w:sz w:val="20"/>
                <w:szCs w:val="20"/>
              </w:rPr>
              <w:t>.1</w:t>
            </w:r>
          </w:p>
        </w:tc>
        <w:tc>
          <w:tcPr>
            <w:tcW w:w="1559" w:type="dxa"/>
            <w:hideMark/>
          </w:tcPr>
          <w:p w:rsidRPr="007F5ECA" w:rsidR="007F5ECA" w:rsidP="007F5ECA" w:rsidRDefault="007F5ECA" w14:paraId="4594E55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FR-005, FR-021, FR-022</w:t>
            </w:r>
          </w:p>
        </w:tc>
        <w:tc>
          <w:tcPr>
            <w:tcW w:w="2410" w:type="dxa"/>
            <w:hideMark/>
          </w:tcPr>
          <w:p w:rsidRPr="007F5ECA" w:rsidR="007F5ECA" w:rsidP="007F5ECA" w:rsidRDefault="007F5ECA" w14:paraId="7C300CF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Availability</w:t>
            </w:r>
          </w:p>
        </w:tc>
        <w:tc>
          <w:tcPr>
            <w:tcW w:w="8505" w:type="dxa"/>
            <w:hideMark/>
          </w:tcPr>
          <w:p w:rsidR="00760161" w:rsidP="007F5ECA" w:rsidRDefault="00760161" w14:paraId="1FC642B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60161">
              <w:rPr>
                <w:rFonts w:ascii="Mulish" w:hAnsi="Mulish"/>
                <w:color w:val="000000"/>
                <w:sz w:val="20"/>
                <w:szCs w:val="20"/>
              </w:rPr>
              <w:t xml:space="preserve">The Group Data Platform shall target 99.9% availability, equivalent to no more than approximately 8 hours 46 minutes of unplanned downtime per year. </w:t>
            </w:r>
          </w:p>
          <w:p w:rsidR="00760161" w:rsidP="007F5ECA" w:rsidRDefault="00760161" w14:paraId="684A696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F5ECA" w:rsidP="007F5ECA" w:rsidRDefault="00760161" w14:paraId="02D703BF" w14:textId="74C54CB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60161">
              <w:rPr>
                <w:rFonts w:ascii="Mulish" w:hAnsi="Mulish"/>
                <w:color w:val="000000"/>
                <w:sz w:val="20"/>
                <w:szCs w:val="20"/>
              </w:rPr>
              <w:lastRenderedPageBreak/>
              <w:t xml:space="preserve">Measurement scope, reporting window and approved exclusions shall be documented. Workload-specific service profiles may define different targets where </w:t>
            </w:r>
            <w:r>
              <w:rPr>
                <w:rFonts w:ascii="Mulish" w:hAnsi="Mulish"/>
                <w:color w:val="000000"/>
                <w:sz w:val="20"/>
                <w:szCs w:val="20"/>
              </w:rPr>
              <w:t xml:space="preserve">explicitly </w:t>
            </w:r>
            <w:r w:rsidRPr="00760161">
              <w:rPr>
                <w:rFonts w:ascii="Mulish" w:hAnsi="Mulish"/>
                <w:color w:val="000000"/>
                <w:sz w:val="20"/>
                <w:szCs w:val="20"/>
              </w:rPr>
              <w:t>approved.</w:t>
            </w:r>
          </w:p>
          <w:p w:rsidRPr="007F5ECA" w:rsidR="00760161" w:rsidP="007F5ECA" w:rsidRDefault="00760161" w14:paraId="5A6EDE1C" w14:textId="13F9915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54E4477D"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8D5C245" w14:textId="20A46E5F">
            <w:pPr>
              <w:rPr>
                <w:rFonts w:ascii="Mulish" w:hAnsi="Mulish"/>
                <w:color w:val="000000"/>
                <w:sz w:val="20"/>
                <w:szCs w:val="20"/>
              </w:rPr>
            </w:pPr>
            <w:r w:rsidRPr="007F5ECA">
              <w:rPr>
                <w:rFonts w:ascii="Mulish" w:hAnsi="Mulish"/>
                <w:color w:val="000000"/>
                <w:sz w:val="20"/>
                <w:szCs w:val="20"/>
              </w:rPr>
              <w:lastRenderedPageBreak/>
              <w:t>NFR 3.1</w:t>
            </w:r>
            <w:r w:rsidR="00634946">
              <w:rPr>
                <w:rFonts w:ascii="Mulish" w:hAnsi="Mulish"/>
                <w:color w:val="000000"/>
                <w:sz w:val="20"/>
                <w:szCs w:val="20"/>
              </w:rPr>
              <w:t>.2</w:t>
            </w:r>
          </w:p>
        </w:tc>
        <w:tc>
          <w:tcPr>
            <w:tcW w:w="1559" w:type="dxa"/>
            <w:hideMark/>
          </w:tcPr>
          <w:p w:rsidRPr="007F5ECA" w:rsidR="007F5ECA" w:rsidP="007F5ECA" w:rsidRDefault="007F5ECA" w14:paraId="3B8AD29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FR-019, FR-015, FR-022</w:t>
            </w:r>
          </w:p>
        </w:tc>
        <w:tc>
          <w:tcPr>
            <w:tcW w:w="2410" w:type="dxa"/>
            <w:hideMark/>
          </w:tcPr>
          <w:p w:rsidRPr="007F5ECA" w:rsidR="007F5ECA" w:rsidP="007F5ECA" w:rsidRDefault="007F5ECA" w14:paraId="57BED37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Availability</w:t>
            </w:r>
          </w:p>
        </w:tc>
        <w:tc>
          <w:tcPr>
            <w:tcW w:w="8505" w:type="dxa"/>
            <w:hideMark/>
          </w:tcPr>
          <w:p w:rsidR="00634946" w:rsidP="007F5ECA" w:rsidRDefault="00634946" w14:paraId="454B15F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34946">
              <w:rPr>
                <w:rFonts w:ascii="Mulish" w:hAnsi="Mulish"/>
                <w:color w:val="000000"/>
                <w:sz w:val="20"/>
                <w:szCs w:val="20"/>
              </w:rPr>
              <w:t xml:space="preserve">Software deployments and upgrades shall be controlled and designed to minimise user disruption, with availability maintained within the applicable service target. </w:t>
            </w:r>
          </w:p>
          <w:p w:rsidR="00634946" w:rsidP="007F5ECA" w:rsidRDefault="00634946" w14:paraId="5A6D2CD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7F5ECA" w:rsidR="007F5ECA" w:rsidP="007F5ECA" w:rsidRDefault="00634946" w14:paraId="4EC41EF4" w14:textId="6C963B4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34946">
              <w:rPr>
                <w:rFonts w:ascii="Mulish" w:hAnsi="Mulish"/>
                <w:color w:val="000000"/>
                <w:sz w:val="20"/>
                <w:szCs w:val="20"/>
              </w:rPr>
              <w:t>Vendor-managed services may apply releases according to their supported service model.</w:t>
            </w:r>
          </w:p>
        </w:tc>
      </w:tr>
      <w:tr w:rsidRPr="007F5ECA" w:rsidR="007F5ECA" w:rsidTr="23685E28" w14:paraId="1E7F6E2E"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54975FE0" w14:textId="178E6C0C">
            <w:pPr>
              <w:rPr>
                <w:rFonts w:ascii="Mulish" w:hAnsi="Mulish"/>
                <w:color w:val="000000"/>
                <w:sz w:val="20"/>
                <w:szCs w:val="20"/>
              </w:rPr>
            </w:pPr>
            <w:r w:rsidRPr="007F5ECA">
              <w:rPr>
                <w:rFonts w:ascii="Mulish" w:hAnsi="Mulish"/>
                <w:color w:val="000000"/>
                <w:sz w:val="20"/>
                <w:szCs w:val="20"/>
              </w:rPr>
              <w:t>NFR 3.2</w:t>
            </w:r>
            <w:r w:rsidR="00320100">
              <w:rPr>
                <w:rFonts w:ascii="Mulish" w:hAnsi="Mulish"/>
                <w:color w:val="000000"/>
                <w:sz w:val="20"/>
                <w:szCs w:val="20"/>
              </w:rPr>
              <w:t>.</w:t>
            </w:r>
            <w:r w:rsidR="008A10BA">
              <w:rPr>
                <w:rFonts w:ascii="Mulish" w:hAnsi="Mulish"/>
                <w:color w:val="000000"/>
                <w:sz w:val="20"/>
                <w:szCs w:val="20"/>
              </w:rPr>
              <w:t>1</w:t>
            </w:r>
          </w:p>
        </w:tc>
        <w:tc>
          <w:tcPr>
            <w:tcW w:w="1559" w:type="dxa"/>
            <w:hideMark/>
          </w:tcPr>
          <w:p w:rsidRPr="007F5ECA" w:rsidR="007F5ECA" w:rsidP="007F5ECA" w:rsidRDefault="007F5ECA" w14:paraId="4E45E99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FR-021, FR-022</w:t>
            </w:r>
          </w:p>
        </w:tc>
        <w:tc>
          <w:tcPr>
            <w:tcW w:w="2410" w:type="dxa"/>
            <w:hideMark/>
          </w:tcPr>
          <w:p w:rsidRPr="007F5ECA" w:rsidR="007F5ECA" w:rsidP="007F5ECA" w:rsidRDefault="007F5ECA" w14:paraId="6B1E4DA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Recoverability</w:t>
            </w:r>
          </w:p>
        </w:tc>
        <w:tc>
          <w:tcPr>
            <w:tcW w:w="8505" w:type="dxa"/>
            <w:hideMark/>
          </w:tcPr>
          <w:p w:rsidR="007F5ECA" w:rsidP="007F5ECA" w:rsidRDefault="00320100" w14:paraId="59E9440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20100">
              <w:rPr>
                <w:rFonts w:ascii="Mulish" w:hAnsi="Mulish"/>
                <w:color w:val="000000"/>
                <w:sz w:val="20"/>
                <w:szCs w:val="20"/>
              </w:rPr>
              <w:t>The platform shall provide fault-tolerance and error-handling appropriate to each workload, including detection of failures, controlled retries where safe, failure isolation, preservation of diagnostic context and restart from an appropriate recovery point.</w:t>
            </w:r>
          </w:p>
          <w:p w:rsidRPr="007F5ECA" w:rsidR="00320100" w:rsidP="007F5ECA" w:rsidRDefault="00320100" w14:paraId="04968BD7" w14:textId="72B1B2F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05099889"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9B2A199" w14:textId="50C55C4C">
            <w:pPr>
              <w:rPr>
                <w:rFonts w:ascii="Mulish" w:hAnsi="Mulish"/>
                <w:color w:val="000000"/>
                <w:sz w:val="20"/>
                <w:szCs w:val="20"/>
              </w:rPr>
            </w:pPr>
            <w:r w:rsidRPr="007F5ECA">
              <w:rPr>
                <w:rFonts w:ascii="Mulish" w:hAnsi="Mulish"/>
                <w:color w:val="000000"/>
                <w:sz w:val="20"/>
                <w:szCs w:val="20"/>
              </w:rPr>
              <w:t>NFR 3.2</w:t>
            </w:r>
            <w:r w:rsidR="00F4538E">
              <w:rPr>
                <w:rFonts w:ascii="Mulish" w:hAnsi="Mulish"/>
                <w:color w:val="000000"/>
                <w:sz w:val="20"/>
                <w:szCs w:val="20"/>
              </w:rPr>
              <w:t>.</w:t>
            </w:r>
            <w:r w:rsidR="008A10BA">
              <w:rPr>
                <w:rFonts w:ascii="Mulish" w:hAnsi="Mulish"/>
                <w:color w:val="000000"/>
                <w:sz w:val="20"/>
                <w:szCs w:val="20"/>
              </w:rPr>
              <w:t>2</w:t>
            </w:r>
          </w:p>
        </w:tc>
        <w:tc>
          <w:tcPr>
            <w:tcW w:w="1559" w:type="dxa"/>
            <w:hideMark/>
          </w:tcPr>
          <w:p w:rsidRPr="007F5ECA" w:rsidR="007F5ECA" w:rsidP="007F5ECA" w:rsidRDefault="007F5ECA" w14:paraId="74EE179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FR-005, FR-014</w:t>
            </w:r>
          </w:p>
        </w:tc>
        <w:tc>
          <w:tcPr>
            <w:tcW w:w="2410" w:type="dxa"/>
            <w:hideMark/>
          </w:tcPr>
          <w:p w:rsidRPr="007F5ECA" w:rsidR="007F5ECA" w:rsidP="007F5ECA" w:rsidRDefault="007F5ECA" w14:paraId="6D0CC23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Recoverability</w:t>
            </w:r>
          </w:p>
        </w:tc>
        <w:tc>
          <w:tcPr>
            <w:tcW w:w="8505" w:type="dxa"/>
            <w:hideMark/>
          </w:tcPr>
          <w:p w:rsidR="00320100" w:rsidP="007F5ECA" w:rsidRDefault="00320100" w14:paraId="1A2F6C15" w14:textId="3DC9538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20100">
              <w:rPr>
                <w:rFonts w:ascii="Mulish" w:hAnsi="Mulish"/>
                <w:color w:val="000000"/>
                <w:sz w:val="20"/>
                <w:szCs w:val="20"/>
              </w:rPr>
              <w:t xml:space="preserve">The platform shall provide recoverability for critical data and platform state, including relevant databases, storage, infrastructure and platform configuration, catalogues and permissions, pipeline and job definitions, and model or application configuration where in scope. </w:t>
            </w:r>
          </w:p>
          <w:p w:rsidR="00320100" w:rsidP="007F5ECA" w:rsidRDefault="00320100" w14:paraId="6F84E40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F5ECA" w:rsidP="007F5ECA" w:rsidRDefault="00320100" w14:paraId="578D534E" w14:textId="285211E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20100">
              <w:rPr>
                <w:rFonts w:ascii="Mulish" w:hAnsi="Mulish"/>
                <w:color w:val="000000"/>
                <w:sz w:val="20"/>
                <w:szCs w:val="20"/>
              </w:rPr>
              <w:t>The recovery mechanism may vary by component.</w:t>
            </w:r>
          </w:p>
          <w:p w:rsidRPr="007F5ECA" w:rsidR="00320100" w:rsidP="007F5ECA" w:rsidRDefault="00320100" w14:paraId="1D84A70E" w14:textId="342437C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E906427"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5C2D6814" w14:textId="536AA974">
            <w:pPr>
              <w:rPr>
                <w:rFonts w:ascii="Mulish" w:hAnsi="Mulish"/>
                <w:color w:val="000000"/>
                <w:sz w:val="20"/>
                <w:szCs w:val="20"/>
              </w:rPr>
            </w:pPr>
            <w:r w:rsidRPr="007F5ECA">
              <w:rPr>
                <w:rFonts w:ascii="Mulish" w:hAnsi="Mulish"/>
                <w:color w:val="000000"/>
                <w:sz w:val="20"/>
                <w:szCs w:val="20"/>
              </w:rPr>
              <w:t>NFR 3.2</w:t>
            </w:r>
            <w:r w:rsidR="00F4538E">
              <w:rPr>
                <w:rFonts w:ascii="Mulish" w:hAnsi="Mulish"/>
                <w:color w:val="000000"/>
                <w:sz w:val="20"/>
                <w:szCs w:val="20"/>
              </w:rPr>
              <w:t>.</w:t>
            </w:r>
            <w:r w:rsidR="008A10BA">
              <w:rPr>
                <w:rFonts w:ascii="Mulish" w:hAnsi="Mulish"/>
                <w:color w:val="000000"/>
                <w:sz w:val="20"/>
                <w:szCs w:val="20"/>
              </w:rPr>
              <w:t>3</w:t>
            </w:r>
          </w:p>
        </w:tc>
        <w:tc>
          <w:tcPr>
            <w:tcW w:w="1559" w:type="dxa"/>
            <w:hideMark/>
          </w:tcPr>
          <w:p w:rsidRPr="007F5ECA" w:rsidR="007F5ECA" w:rsidP="007F5ECA" w:rsidRDefault="007F5ECA" w14:paraId="54FEBCD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FR-005</w:t>
            </w:r>
          </w:p>
        </w:tc>
        <w:tc>
          <w:tcPr>
            <w:tcW w:w="2410" w:type="dxa"/>
            <w:hideMark/>
          </w:tcPr>
          <w:p w:rsidRPr="007F5ECA" w:rsidR="007F5ECA" w:rsidP="007F5ECA" w:rsidRDefault="007F5ECA" w14:paraId="4B9EEAA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Recoverability</w:t>
            </w:r>
          </w:p>
        </w:tc>
        <w:tc>
          <w:tcPr>
            <w:tcW w:w="8505" w:type="dxa"/>
            <w:hideMark/>
          </w:tcPr>
          <w:p w:rsidR="007F5ECA" w:rsidP="007F5ECA" w:rsidRDefault="00320100" w14:paraId="23C730D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20100">
              <w:rPr>
                <w:rFonts w:ascii="Mulish" w:hAnsi="Mulish"/>
                <w:color w:val="000000"/>
                <w:sz w:val="20"/>
                <w:szCs w:val="20"/>
              </w:rPr>
              <w:t>Recoverable backup copies shall be retained for a minimum Group-agreed baseline of seven days. Longer retention shall be applied where required by Group policy, the applicable service profile, detection timescales or regulatory obligations.</w:t>
            </w:r>
          </w:p>
          <w:p w:rsidRPr="007F5ECA" w:rsidR="00D56CC0" w:rsidP="007F5ECA" w:rsidRDefault="00D56CC0" w14:paraId="2A9C059F" w14:textId="6749FDE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7C3FF9A"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445EF945" w14:textId="4614B320">
            <w:pPr>
              <w:rPr>
                <w:rFonts w:ascii="Mulish" w:hAnsi="Mulish"/>
                <w:color w:val="000000"/>
                <w:sz w:val="20"/>
                <w:szCs w:val="20"/>
              </w:rPr>
            </w:pPr>
            <w:r w:rsidRPr="007F5ECA">
              <w:rPr>
                <w:rFonts w:ascii="Mulish" w:hAnsi="Mulish"/>
                <w:color w:val="000000"/>
                <w:sz w:val="20"/>
                <w:szCs w:val="20"/>
              </w:rPr>
              <w:t>NFR 3.2</w:t>
            </w:r>
            <w:r w:rsidR="00F4538E">
              <w:rPr>
                <w:rFonts w:ascii="Mulish" w:hAnsi="Mulish"/>
                <w:color w:val="000000"/>
                <w:sz w:val="20"/>
                <w:szCs w:val="20"/>
              </w:rPr>
              <w:t>.</w:t>
            </w:r>
            <w:r w:rsidR="008A10BA">
              <w:rPr>
                <w:rFonts w:ascii="Mulish" w:hAnsi="Mulish"/>
                <w:color w:val="000000"/>
                <w:sz w:val="20"/>
                <w:szCs w:val="20"/>
              </w:rPr>
              <w:t>4</w:t>
            </w:r>
          </w:p>
        </w:tc>
        <w:tc>
          <w:tcPr>
            <w:tcW w:w="1559" w:type="dxa"/>
            <w:hideMark/>
          </w:tcPr>
          <w:p w:rsidRPr="007F5ECA" w:rsidR="007F5ECA" w:rsidP="007F5ECA" w:rsidRDefault="007F5ECA" w14:paraId="0A8DA26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FR-005</w:t>
            </w:r>
          </w:p>
        </w:tc>
        <w:tc>
          <w:tcPr>
            <w:tcW w:w="2410" w:type="dxa"/>
            <w:hideMark/>
          </w:tcPr>
          <w:p w:rsidRPr="007F5ECA" w:rsidR="007F5ECA" w:rsidP="007F5ECA" w:rsidRDefault="007F5ECA" w14:paraId="769B6D0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Recoverability</w:t>
            </w:r>
          </w:p>
        </w:tc>
        <w:tc>
          <w:tcPr>
            <w:tcW w:w="8505" w:type="dxa"/>
            <w:hideMark/>
          </w:tcPr>
          <w:p w:rsidR="00D56CC0" w:rsidP="007F5ECA" w:rsidRDefault="00D56CC0" w14:paraId="1749099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56CC0">
              <w:rPr>
                <w:rFonts w:ascii="Mulish" w:hAnsi="Mulish"/>
                <w:color w:val="000000"/>
                <w:sz w:val="20"/>
                <w:szCs w:val="20"/>
              </w:rPr>
              <w:t xml:space="preserve">Backup-protected platform state shall be captured at least daily, providing a default backup RPO of no more than 24 hours. </w:t>
            </w:r>
          </w:p>
          <w:p w:rsidR="00D56CC0" w:rsidP="007F5ECA" w:rsidRDefault="00D56CC0" w14:paraId="0A70806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F5ECA" w:rsidP="007F5ECA" w:rsidRDefault="00D56CC0" w14:paraId="0FABAE4E" w14:textId="680106D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56CC0">
              <w:rPr>
                <w:rFonts w:ascii="Mulish" w:hAnsi="Mulish"/>
                <w:color w:val="000000"/>
                <w:sz w:val="20"/>
                <w:szCs w:val="20"/>
              </w:rPr>
              <w:t>A different RPO or recovery mechanism shall be defined where required by a workload service profile or native service capability.</w:t>
            </w:r>
          </w:p>
          <w:p w:rsidRPr="007F5ECA" w:rsidR="00D56CC0" w:rsidP="007F5ECA" w:rsidRDefault="00D56CC0" w14:paraId="43B2A72B" w14:textId="6548EBF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FFC14B9"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5318EC2" w14:textId="7AD9D5B8">
            <w:pPr>
              <w:rPr>
                <w:rFonts w:ascii="Mulish" w:hAnsi="Mulish"/>
                <w:color w:val="000000"/>
                <w:sz w:val="20"/>
                <w:szCs w:val="20"/>
              </w:rPr>
            </w:pPr>
            <w:r w:rsidRPr="007F5ECA">
              <w:rPr>
                <w:rFonts w:ascii="Mulish" w:hAnsi="Mulish"/>
                <w:color w:val="000000"/>
                <w:sz w:val="20"/>
                <w:szCs w:val="20"/>
              </w:rPr>
              <w:t>NFR 3.2</w:t>
            </w:r>
            <w:r w:rsidR="00DA588F">
              <w:rPr>
                <w:rFonts w:ascii="Mulish" w:hAnsi="Mulish"/>
                <w:color w:val="000000"/>
                <w:sz w:val="20"/>
                <w:szCs w:val="20"/>
              </w:rPr>
              <w:t>.5</w:t>
            </w:r>
          </w:p>
        </w:tc>
        <w:tc>
          <w:tcPr>
            <w:tcW w:w="1559" w:type="dxa"/>
            <w:hideMark/>
          </w:tcPr>
          <w:p w:rsidRPr="007F5ECA" w:rsidR="007F5ECA" w:rsidP="007F5ECA" w:rsidRDefault="007F5ECA" w14:paraId="093EA43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FR-006, FR-024</w:t>
            </w:r>
          </w:p>
        </w:tc>
        <w:tc>
          <w:tcPr>
            <w:tcW w:w="2410" w:type="dxa"/>
            <w:hideMark/>
          </w:tcPr>
          <w:p w:rsidRPr="007F5ECA" w:rsidR="007F5ECA" w:rsidP="007F5ECA" w:rsidRDefault="007F5ECA" w14:paraId="432D74B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Recoverability</w:t>
            </w:r>
          </w:p>
        </w:tc>
        <w:tc>
          <w:tcPr>
            <w:tcW w:w="8505" w:type="dxa"/>
            <w:hideMark/>
          </w:tcPr>
          <w:p w:rsidR="007F5ECA" w:rsidP="00DA588F" w:rsidRDefault="00DA588F" w14:paraId="2EE1D96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A588F">
              <w:rPr>
                <w:rFonts w:ascii="Mulish" w:hAnsi="Mulish"/>
                <w:color w:val="000000"/>
                <w:sz w:val="20"/>
                <w:szCs w:val="20"/>
              </w:rPr>
              <w:t>Backups and recoverable configuration shall use zone-redundant storage within the approved primary region where technically supported. Cross-region disaster recovery is not required under the current scope unless subsequently approved through architecture and risk governance.</w:t>
            </w:r>
          </w:p>
          <w:p w:rsidRPr="007F5ECA" w:rsidR="00DA588F" w:rsidP="00DA588F" w:rsidRDefault="00DA588F" w14:paraId="41E381EC" w14:textId="39872DE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688D7AE8"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4B3DCD2" w14:textId="4BABF53D">
            <w:pPr>
              <w:rPr>
                <w:rFonts w:ascii="Mulish" w:hAnsi="Mulish"/>
                <w:color w:val="000000"/>
                <w:sz w:val="20"/>
                <w:szCs w:val="20"/>
              </w:rPr>
            </w:pPr>
            <w:r w:rsidRPr="007F5ECA">
              <w:rPr>
                <w:rFonts w:ascii="Mulish" w:hAnsi="Mulish"/>
                <w:color w:val="000000"/>
                <w:sz w:val="20"/>
                <w:szCs w:val="20"/>
              </w:rPr>
              <w:lastRenderedPageBreak/>
              <w:t>NFR 3.2</w:t>
            </w:r>
            <w:r w:rsidR="00DA588F">
              <w:rPr>
                <w:rFonts w:ascii="Mulish" w:hAnsi="Mulish"/>
                <w:color w:val="000000"/>
                <w:sz w:val="20"/>
                <w:szCs w:val="20"/>
              </w:rPr>
              <w:t>.6</w:t>
            </w:r>
          </w:p>
        </w:tc>
        <w:tc>
          <w:tcPr>
            <w:tcW w:w="1559" w:type="dxa"/>
            <w:hideMark/>
          </w:tcPr>
          <w:p w:rsidRPr="007F5ECA" w:rsidR="007F5ECA" w:rsidP="007F5ECA" w:rsidRDefault="007F5ECA" w14:paraId="532B0F1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FR-005, FR-022</w:t>
            </w:r>
          </w:p>
        </w:tc>
        <w:tc>
          <w:tcPr>
            <w:tcW w:w="2410" w:type="dxa"/>
            <w:hideMark/>
          </w:tcPr>
          <w:p w:rsidRPr="007F5ECA" w:rsidR="007F5ECA" w:rsidP="007F5ECA" w:rsidRDefault="007F5ECA" w14:paraId="35EE1AE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Recoverability</w:t>
            </w:r>
          </w:p>
        </w:tc>
        <w:tc>
          <w:tcPr>
            <w:tcW w:w="8505" w:type="dxa"/>
            <w:hideMark/>
          </w:tcPr>
          <w:p w:rsidR="007F5ECA" w:rsidP="007F5ECA" w:rsidRDefault="00DA588F" w14:paraId="3305BCF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A588F">
              <w:rPr>
                <w:rFonts w:ascii="Mulish" w:hAnsi="Mulish"/>
                <w:color w:val="000000"/>
                <w:sz w:val="20"/>
                <w:szCs w:val="20"/>
              </w:rPr>
              <w:t>An active disaster-recovery environment is not required under the current platform scope and criticality. This decision shall be reviewed if an operational application dependency or higher-criticality workload is approved.</w:t>
            </w:r>
          </w:p>
          <w:p w:rsidRPr="007F5ECA" w:rsidR="00DA588F" w:rsidP="007F5ECA" w:rsidRDefault="00DA588F" w14:paraId="0A89EE73" w14:textId="3882ED5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0D3DF625"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6B0FAEA" w14:textId="615C5F49">
            <w:pPr>
              <w:rPr>
                <w:rFonts w:ascii="Mulish" w:hAnsi="Mulish"/>
                <w:color w:val="000000"/>
                <w:sz w:val="20"/>
                <w:szCs w:val="20"/>
              </w:rPr>
            </w:pPr>
            <w:r w:rsidRPr="007F5ECA">
              <w:rPr>
                <w:rFonts w:ascii="Mulish" w:hAnsi="Mulish"/>
                <w:color w:val="000000"/>
                <w:sz w:val="20"/>
                <w:szCs w:val="20"/>
              </w:rPr>
              <w:t>NFR 3.2</w:t>
            </w:r>
            <w:r w:rsidR="00AC5EB0">
              <w:rPr>
                <w:rFonts w:ascii="Mulish" w:hAnsi="Mulish"/>
                <w:color w:val="000000"/>
                <w:sz w:val="20"/>
                <w:szCs w:val="20"/>
              </w:rPr>
              <w:t>.7</w:t>
            </w:r>
          </w:p>
        </w:tc>
        <w:tc>
          <w:tcPr>
            <w:tcW w:w="1559" w:type="dxa"/>
            <w:hideMark/>
          </w:tcPr>
          <w:p w:rsidRPr="007F5ECA" w:rsidR="007F5ECA" w:rsidP="007F5ECA" w:rsidRDefault="007F5ECA" w14:paraId="1E96945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FR-005, FR-022</w:t>
            </w:r>
          </w:p>
        </w:tc>
        <w:tc>
          <w:tcPr>
            <w:tcW w:w="2410" w:type="dxa"/>
            <w:hideMark/>
          </w:tcPr>
          <w:p w:rsidRPr="007F5ECA" w:rsidR="007F5ECA" w:rsidP="007F5ECA" w:rsidRDefault="30B89BAA" w14:paraId="11C4887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commentRangeStart w:id="76"/>
            <w:commentRangeStart w:id="77"/>
            <w:r w:rsidRPr="23685E28">
              <w:rPr>
                <w:rFonts w:ascii="Mulish" w:hAnsi="Mulish"/>
                <w:color w:val="000000" w:themeColor="text1"/>
                <w:sz w:val="20"/>
                <w:szCs w:val="20"/>
              </w:rPr>
              <w:t>Recoverability</w:t>
            </w:r>
            <w:commentRangeEnd w:id="76"/>
            <w:r w:rsidRPr="007F5ECA" w:rsidR="007F5ECA">
              <w:rPr>
                <w:rStyle w:val="CommentReference"/>
                <w:rFonts w:ascii="Mulish" w:hAnsi="Mulish"/>
                <w:color w:val="000000"/>
                <w:sz w:val="20"/>
                <w:szCs w:val="20"/>
              </w:rPr>
              <w:commentReference w:id="76"/>
            </w:r>
            <w:commentRangeEnd w:id="77"/>
            <w:r>
              <w:rPr>
                <w:rStyle w:val="CommentReference"/>
              </w:rPr>
              <w:commentReference w:id="77"/>
            </w:r>
          </w:p>
        </w:tc>
        <w:tc>
          <w:tcPr>
            <w:tcW w:w="8505" w:type="dxa"/>
            <w:hideMark/>
          </w:tcPr>
          <w:p w:rsidR="007F5ECA" w:rsidP="007F5ECA" w:rsidRDefault="00AC5EB0" w14:paraId="3CFE767A" w14:textId="34199D0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C5EB0">
              <w:rPr>
                <w:rFonts w:ascii="Mulish" w:hAnsi="Mulish"/>
                <w:color w:val="000000"/>
                <w:sz w:val="20"/>
                <w:szCs w:val="20"/>
              </w:rPr>
              <w:t>Following a disaster or major service failure, the platform shall be restorable in accordance with the approved RTO and RPO for the affected service profile and the applicable Doubtless ITDR and BCP requirements.</w:t>
            </w:r>
            <w:r w:rsidR="000D4BA0">
              <w:rPr>
                <w:rFonts w:ascii="Mulish" w:hAnsi="Mulish"/>
                <w:color w:val="000000"/>
                <w:sz w:val="20"/>
                <w:szCs w:val="20"/>
              </w:rPr>
              <w:t xml:space="preserve"> The</w:t>
            </w:r>
            <w:r w:rsidR="004847D9">
              <w:rPr>
                <w:rFonts w:ascii="Mulish" w:hAnsi="Mulish"/>
                <w:color w:val="000000"/>
                <w:sz w:val="20"/>
                <w:szCs w:val="20"/>
              </w:rPr>
              <w:t xml:space="preserve"> approved RTO </w:t>
            </w:r>
            <w:r w:rsidR="00976A2B">
              <w:rPr>
                <w:rFonts w:ascii="Mulish" w:hAnsi="Mulish"/>
                <w:color w:val="000000"/>
                <w:sz w:val="20"/>
                <w:szCs w:val="20"/>
              </w:rPr>
              <w:t>for the platform are;</w:t>
            </w:r>
          </w:p>
          <w:p w:rsidR="00976A2B" w:rsidP="00B34E3E" w:rsidRDefault="00976A2B" w14:paraId="0BE2B950" w14:textId="0AA4F74C">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Non-Critical (Tier 3): Group Analytics Platform </w:t>
            </w:r>
            <w:r w:rsidR="002F4895">
              <w:rPr>
                <w:rFonts w:ascii="Mulish" w:hAnsi="Mulish"/>
                <w:color w:val="000000"/>
                <w:sz w:val="20"/>
                <w:szCs w:val="20"/>
              </w:rPr>
              <w:t>standard workloads – 24 hours</w:t>
            </w:r>
          </w:p>
          <w:p w:rsidRPr="00976A2B" w:rsidR="002F4895" w:rsidP="00B34E3E" w:rsidRDefault="002F4895" w14:paraId="74423469" w14:textId="7BCE97E4">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del w:author="Tom Wilson" w:date="2026-09-21T15:19:00Z" w16du:dateUtc="2026-09-21T14:19:00Z" w:id="78">
              <w:r w:rsidDel="001C46F1">
                <w:rPr>
                  <w:rFonts w:ascii="Mulish" w:hAnsi="Mulish"/>
                  <w:color w:val="000000"/>
                  <w:sz w:val="20"/>
                  <w:szCs w:val="20"/>
                </w:rPr>
                <w:delText xml:space="preserve">Important </w:delText>
              </w:r>
            </w:del>
            <w:ins w:author="Tom Wilson" w:date="2026-09-21T15:19:00Z" w16du:dateUtc="2026-09-21T14:19:00Z" w:id="79">
              <w:r w:rsidR="001C46F1">
                <w:rPr>
                  <w:rFonts w:ascii="Mulish" w:hAnsi="Mulish"/>
                  <w:color w:val="000000"/>
                  <w:sz w:val="20"/>
                  <w:szCs w:val="20"/>
                </w:rPr>
                <w:t>Critical</w:t>
              </w:r>
              <w:r w:rsidR="001C46F1">
                <w:rPr>
                  <w:rFonts w:ascii="Mulish" w:hAnsi="Mulish"/>
                  <w:color w:val="000000"/>
                  <w:sz w:val="20"/>
                  <w:szCs w:val="20"/>
                </w:rPr>
                <w:t xml:space="preserve"> </w:t>
              </w:r>
            </w:ins>
            <w:r>
              <w:rPr>
                <w:rFonts w:ascii="Mulish" w:hAnsi="Mulish"/>
                <w:color w:val="000000"/>
                <w:sz w:val="20"/>
                <w:szCs w:val="20"/>
              </w:rPr>
              <w:t xml:space="preserve">(Tier </w:t>
            </w:r>
            <w:ins w:author="Tom Wilson" w:date="2026-09-21T15:19:00Z" w16du:dateUtc="2026-09-21T14:19:00Z" w:id="80">
              <w:r w:rsidR="001C46F1">
                <w:rPr>
                  <w:rFonts w:ascii="Mulish" w:hAnsi="Mulish"/>
                  <w:color w:val="000000"/>
                  <w:sz w:val="20"/>
                  <w:szCs w:val="20"/>
                </w:rPr>
                <w:t>1</w:t>
              </w:r>
            </w:ins>
            <w:del w:author="Tom Wilson" w:date="2026-09-21T15:19:00Z" w16du:dateUtc="2026-09-21T14:19:00Z" w:id="81">
              <w:r w:rsidDel="001C46F1">
                <w:rPr>
                  <w:rFonts w:ascii="Mulish" w:hAnsi="Mulish"/>
                  <w:color w:val="000000"/>
                  <w:sz w:val="20"/>
                  <w:szCs w:val="20"/>
                </w:rPr>
                <w:delText>2</w:delText>
              </w:r>
            </w:del>
            <w:r>
              <w:rPr>
                <w:rFonts w:ascii="Mulish" w:hAnsi="Mulish"/>
                <w:color w:val="000000"/>
                <w:sz w:val="20"/>
                <w:szCs w:val="20"/>
              </w:rPr>
              <w:t xml:space="preserve">): </w:t>
            </w:r>
            <w:ins w:author="Tom Wilson" w:date="2026-09-21T15:19:00Z" w16du:dateUtc="2026-09-21T14:19:00Z" w:id="82">
              <w:r w:rsidR="001C46F1">
                <w:rPr>
                  <w:rFonts w:ascii="Mulish" w:hAnsi="Mulish"/>
                  <w:color w:val="000000"/>
                  <w:sz w:val="20"/>
                  <w:szCs w:val="20"/>
                </w:rPr>
                <w:t xml:space="preserve">Operational service support and </w:t>
              </w:r>
            </w:ins>
            <w:del w:author="Tom Wilson" w:date="2026-09-21T15:19:00Z" w16du:dateUtc="2026-09-21T14:19:00Z" w:id="83">
              <w:r w:rsidDel="001C46F1">
                <w:rPr>
                  <w:rFonts w:ascii="Mulish" w:hAnsi="Mulish"/>
                  <w:color w:val="000000"/>
                  <w:sz w:val="20"/>
                  <w:szCs w:val="20"/>
                </w:rPr>
                <w:delText>L</w:delText>
              </w:r>
            </w:del>
            <w:ins w:author="Tom Wilson" w:date="2026-09-21T15:19:00Z" w16du:dateUtc="2026-09-21T14:19:00Z" w:id="84">
              <w:r w:rsidR="001C46F1">
                <w:rPr>
                  <w:rFonts w:ascii="Mulish" w:hAnsi="Mulish"/>
                  <w:color w:val="000000"/>
                  <w:sz w:val="20"/>
                  <w:szCs w:val="20"/>
                </w:rPr>
                <w:t>l</w:t>
              </w:r>
            </w:ins>
            <w:r>
              <w:rPr>
                <w:rFonts w:ascii="Mulish" w:hAnsi="Mulish"/>
                <w:color w:val="000000"/>
                <w:sz w:val="20"/>
                <w:szCs w:val="20"/>
              </w:rPr>
              <w:t>ow-latency reporting requirement</w:t>
            </w:r>
            <w:del w:author="Tom Wilson" w:date="2026-09-21T15:19:00Z" w16du:dateUtc="2026-09-21T14:19:00Z" w:id="85">
              <w:r w:rsidDel="009A1750">
                <w:rPr>
                  <w:rFonts w:ascii="Mulish" w:hAnsi="Mulish"/>
                  <w:color w:val="000000"/>
                  <w:sz w:val="20"/>
                  <w:szCs w:val="20"/>
                </w:rPr>
                <w:delText xml:space="preserve"> (ODS)</w:delText>
              </w:r>
            </w:del>
            <w:r>
              <w:rPr>
                <w:rFonts w:ascii="Mulish" w:hAnsi="Mulish"/>
                <w:color w:val="000000"/>
                <w:sz w:val="20"/>
                <w:szCs w:val="20"/>
              </w:rPr>
              <w:t xml:space="preserve"> – 8 hours</w:t>
            </w:r>
          </w:p>
          <w:p w:rsidRPr="007F5ECA" w:rsidR="00AC5EB0" w:rsidP="007F5ECA" w:rsidRDefault="00AC5EB0" w14:paraId="3BB44168" w14:textId="40137F8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C4E0045"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D18A83C" w14:textId="5EFB5D67">
            <w:pPr>
              <w:rPr>
                <w:rFonts w:ascii="Mulish" w:hAnsi="Mulish"/>
                <w:color w:val="000000"/>
                <w:sz w:val="20"/>
                <w:szCs w:val="20"/>
              </w:rPr>
            </w:pPr>
            <w:r w:rsidRPr="007F5ECA">
              <w:rPr>
                <w:rFonts w:ascii="Mulish" w:hAnsi="Mulish"/>
                <w:color w:val="000000"/>
                <w:sz w:val="20"/>
                <w:szCs w:val="20"/>
              </w:rPr>
              <w:t>NFR 3.2</w:t>
            </w:r>
            <w:r w:rsidR="008E72D9">
              <w:rPr>
                <w:rFonts w:ascii="Mulish" w:hAnsi="Mulish"/>
                <w:color w:val="000000"/>
                <w:sz w:val="20"/>
                <w:szCs w:val="20"/>
              </w:rPr>
              <w:t>.8</w:t>
            </w:r>
          </w:p>
        </w:tc>
        <w:tc>
          <w:tcPr>
            <w:tcW w:w="1559" w:type="dxa"/>
            <w:hideMark/>
          </w:tcPr>
          <w:p w:rsidRPr="007F5ECA" w:rsidR="007F5ECA" w:rsidP="007F5ECA" w:rsidRDefault="007F5ECA" w14:paraId="55FAC18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FR-019, FR-007, FR-008</w:t>
            </w:r>
          </w:p>
        </w:tc>
        <w:tc>
          <w:tcPr>
            <w:tcW w:w="2410" w:type="dxa"/>
            <w:hideMark/>
          </w:tcPr>
          <w:p w:rsidRPr="007F5ECA" w:rsidR="007F5ECA" w:rsidP="007F5ECA" w:rsidRDefault="007F5ECA" w14:paraId="0FDEB5E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Recoverability</w:t>
            </w:r>
          </w:p>
        </w:tc>
        <w:tc>
          <w:tcPr>
            <w:tcW w:w="8505" w:type="dxa"/>
            <w:hideMark/>
          </w:tcPr>
          <w:p w:rsidR="007F5ECA" w:rsidP="007F5ECA" w:rsidRDefault="008E72D9" w14:paraId="7D58344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8E72D9">
              <w:rPr>
                <w:rFonts w:ascii="Mulish" w:hAnsi="Mulish"/>
                <w:color w:val="000000"/>
                <w:sz w:val="20"/>
                <w:szCs w:val="20"/>
              </w:rPr>
              <w:t>Platform code, Infrastructure as Code, pipeline and job definitions, deployment artefacts, configuration and other recoverable software assets shall be stored in approved version-controlled repositories where technically applicable.</w:t>
            </w:r>
          </w:p>
          <w:p w:rsidRPr="007F5ECA" w:rsidR="008E72D9" w:rsidP="007F5ECA" w:rsidRDefault="008E72D9" w14:paraId="6DF432CE" w14:textId="5C09AB3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684D1735"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76D456F" w14:textId="36206722">
            <w:pPr>
              <w:rPr>
                <w:rFonts w:ascii="Mulish" w:hAnsi="Mulish"/>
                <w:color w:val="000000"/>
                <w:sz w:val="20"/>
                <w:szCs w:val="20"/>
              </w:rPr>
            </w:pPr>
            <w:r w:rsidRPr="007F5ECA">
              <w:rPr>
                <w:rFonts w:ascii="Mulish" w:hAnsi="Mulish"/>
                <w:color w:val="000000"/>
                <w:sz w:val="20"/>
                <w:szCs w:val="20"/>
              </w:rPr>
              <w:t>NFR 3.2</w:t>
            </w:r>
            <w:r w:rsidR="008E72D9">
              <w:rPr>
                <w:rFonts w:ascii="Mulish" w:hAnsi="Mulish"/>
                <w:color w:val="000000"/>
                <w:sz w:val="20"/>
                <w:szCs w:val="20"/>
              </w:rPr>
              <w:t>.9</w:t>
            </w:r>
          </w:p>
        </w:tc>
        <w:tc>
          <w:tcPr>
            <w:tcW w:w="1559" w:type="dxa"/>
            <w:hideMark/>
          </w:tcPr>
          <w:p w:rsidRPr="007F5ECA" w:rsidR="007F5ECA" w:rsidP="007F5ECA" w:rsidRDefault="007F5ECA" w14:paraId="660DA28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FR-002, FR-004, FR-006, FR-011, FR-024</w:t>
            </w:r>
          </w:p>
        </w:tc>
        <w:tc>
          <w:tcPr>
            <w:tcW w:w="2410" w:type="dxa"/>
            <w:hideMark/>
          </w:tcPr>
          <w:p w:rsidRPr="007F5ECA" w:rsidR="007F5ECA" w:rsidP="007F5ECA" w:rsidRDefault="007F5ECA" w14:paraId="3420911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Recoverability</w:t>
            </w:r>
          </w:p>
        </w:tc>
        <w:tc>
          <w:tcPr>
            <w:tcW w:w="8505" w:type="dxa"/>
            <w:hideMark/>
          </w:tcPr>
          <w:p w:rsidRPr="007F5ECA" w:rsidR="007F5ECA" w:rsidP="007F5ECA" w:rsidRDefault="007F5ECA" w14:paraId="606A47B0" w14:textId="44F0E7A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Entity data, backups, metadata and diagnostic logs shall remain in approved geographic regions. Cross-border replication or sharing shall require a recorded legal basis, data-owner approval and technical enforcement.</w:t>
            </w:r>
          </w:p>
        </w:tc>
      </w:tr>
      <w:tr w:rsidRPr="007F5ECA" w:rsidR="00F33611" w:rsidTr="23685E28" w14:paraId="3B576520"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F33611" w:rsidP="007F5ECA" w:rsidRDefault="00F33611" w14:paraId="065AECA5" w14:textId="2845EC93">
            <w:pPr>
              <w:rPr>
                <w:rFonts w:ascii="Mulish" w:hAnsi="Mulish"/>
                <w:color w:val="000000"/>
                <w:sz w:val="20"/>
                <w:szCs w:val="20"/>
              </w:rPr>
            </w:pPr>
            <w:r>
              <w:rPr>
                <w:rFonts w:ascii="Mulish" w:hAnsi="Mulish"/>
                <w:color w:val="000000"/>
                <w:sz w:val="20"/>
                <w:szCs w:val="20"/>
              </w:rPr>
              <w:t>NFR 3.2.10</w:t>
            </w:r>
          </w:p>
        </w:tc>
        <w:tc>
          <w:tcPr>
            <w:tcW w:w="1559" w:type="dxa"/>
          </w:tcPr>
          <w:p w:rsidRPr="007F5ECA" w:rsidR="00F33611" w:rsidP="007F5ECA" w:rsidRDefault="00AA6960" w14:paraId="69352A50" w14:textId="7CB4439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A6960">
              <w:rPr>
                <w:rFonts w:ascii="Mulish" w:hAnsi="Mulish"/>
                <w:color w:val="000000"/>
                <w:sz w:val="20"/>
                <w:szCs w:val="20"/>
              </w:rPr>
              <w:t>FR-021, FR-025</w:t>
            </w:r>
            <w:r>
              <w:rPr>
                <w:rFonts w:ascii="Mulish" w:hAnsi="Mulish"/>
                <w:color w:val="000000"/>
                <w:sz w:val="20"/>
                <w:szCs w:val="20"/>
              </w:rPr>
              <w:t xml:space="preserve">, </w:t>
            </w:r>
            <w:r w:rsidRPr="00AA6960">
              <w:rPr>
                <w:rFonts w:ascii="Mulish" w:hAnsi="Mulish"/>
                <w:color w:val="000000"/>
                <w:sz w:val="20"/>
                <w:szCs w:val="20"/>
              </w:rPr>
              <w:t>FR-008, FR-015, FR-016</w:t>
            </w:r>
          </w:p>
        </w:tc>
        <w:tc>
          <w:tcPr>
            <w:tcW w:w="2410" w:type="dxa"/>
          </w:tcPr>
          <w:p w:rsidRPr="007F5ECA" w:rsidR="00F33611" w:rsidP="007F5ECA" w:rsidRDefault="00F33611" w14:paraId="37A53DFE" w14:textId="67D8A32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Recoverability</w:t>
            </w:r>
          </w:p>
        </w:tc>
        <w:tc>
          <w:tcPr>
            <w:tcW w:w="8505" w:type="dxa"/>
          </w:tcPr>
          <w:p w:rsidR="00F33611" w:rsidP="007F5ECA" w:rsidRDefault="00D73B8C" w14:paraId="7B3D16D5" w14:textId="0A3F56B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P</w:t>
            </w:r>
            <w:r w:rsidRPr="00D73B8C">
              <w:rPr>
                <w:rFonts w:ascii="Mulish" w:hAnsi="Mulish"/>
                <w:color w:val="000000"/>
                <w:sz w:val="20"/>
                <w:szCs w:val="20"/>
              </w:rPr>
              <w:t>ipelines</w:t>
            </w:r>
            <w:r>
              <w:rPr>
                <w:rFonts w:ascii="Mulish" w:hAnsi="Mulish"/>
                <w:color w:val="000000"/>
                <w:sz w:val="20"/>
                <w:szCs w:val="20"/>
              </w:rPr>
              <w:t xml:space="preserve"> </w:t>
            </w:r>
            <w:r w:rsidR="002C4084">
              <w:rPr>
                <w:rFonts w:ascii="Mulish" w:hAnsi="Mulish"/>
                <w:color w:val="000000"/>
                <w:sz w:val="20"/>
                <w:szCs w:val="20"/>
              </w:rPr>
              <w:t>classified</w:t>
            </w:r>
            <w:r w:rsidR="00EA107C">
              <w:rPr>
                <w:rFonts w:ascii="Mulish" w:hAnsi="Mulish"/>
                <w:color w:val="000000"/>
                <w:sz w:val="20"/>
                <w:szCs w:val="20"/>
              </w:rPr>
              <w:t xml:space="preserve"> as </w:t>
            </w:r>
            <w:del w:author="Tom Wilson" w:date="2026-09-22T13:11:00Z" w16du:dateUtc="2026-09-22T12:11:00Z" w:id="86">
              <w:r w:rsidDel="0056702C" w:rsidR="00EA107C">
                <w:rPr>
                  <w:rFonts w:ascii="Mulish" w:hAnsi="Mulish"/>
                  <w:color w:val="000000"/>
                  <w:sz w:val="20"/>
                  <w:szCs w:val="20"/>
                </w:rPr>
                <w:delText xml:space="preserve">Important </w:delText>
              </w:r>
            </w:del>
            <w:ins w:author="Tom Wilson" w:date="2026-09-22T13:11:00Z" w16du:dateUtc="2026-09-22T12:11:00Z" w:id="87">
              <w:r w:rsidR="0056702C">
                <w:rPr>
                  <w:rFonts w:ascii="Mulish" w:hAnsi="Mulish"/>
                  <w:color w:val="000000"/>
                  <w:sz w:val="20"/>
                  <w:szCs w:val="20"/>
                </w:rPr>
                <w:t>Critical</w:t>
              </w:r>
              <w:r w:rsidR="0056702C">
                <w:rPr>
                  <w:rFonts w:ascii="Mulish" w:hAnsi="Mulish"/>
                  <w:color w:val="000000"/>
                  <w:sz w:val="20"/>
                  <w:szCs w:val="20"/>
                </w:rPr>
                <w:t xml:space="preserve"> </w:t>
              </w:r>
            </w:ins>
            <w:r w:rsidR="00EA107C">
              <w:rPr>
                <w:rFonts w:ascii="Mulish" w:hAnsi="Mulish"/>
                <w:color w:val="000000"/>
                <w:sz w:val="20"/>
                <w:szCs w:val="20"/>
              </w:rPr>
              <w:t xml:space="preserve">(Tier </w:t>
            </w:r>
            <w:ins w:author="Tom Wilson" w:date="2026-09-22T13:11:00Z" w16du:dateUtc="2026-09-22T12:11:00Z" w:id="88">
              <w:r w:rsidR="0056702C">
                <w:rPr>
                  <w:rFonts w:ascii="Mulish" w:hAnsi="Mulish"/>
                  <w:color w:val="000000"/>
                  <w:sz w:val="20"/>
                  <w:szCs w:val="20"/>
                </w:rPr>
                <w:t>1</w:t>
              </w:r>
            </w:ins>
            <w:del w:author="Tom Wilson" w:date="2026-09-22T13:11:00Z" w16du:dateUtc="2026-09-22T12:11:00Z" w:id="89">
              <w:r w:rsidDel="0056702C" w:rsidR="00EA107C">
                <w:rPr>
                  <w:rFonts w:ascii="Mulish" w:hAnsi="Mulish"/>
                  <w:color w:val="000000"/>
                  <w:sz w:val="20"/>
                  <w:szCs w:val="20"/>
                </w:rPr>
                <w:delText>2</w:delText>
              </w:r>
            </w:del>
            <w:r w:rsidR="00EA107C">
              <w:rPr>
                <w:rFonts w:ascii="Mulish" w:hAnsi="Mulish"/>
                <w:color w:val="000000"/>
                <w:sz w:val="20"/>
                <w:szCs w:val="20"/>
              </w:rPr>
              <w:t>)</w:t>
            </w:r>
            <w:r w:rsidR="00F56029">
              <w:rPr>
                <w:rFonts w:ascii="Mulish" w:hAnsi="Mulish"/>
                <w:color w:val="000000"/>
                <w:sz w:val="20"/>
                <w:szCs w:val="20"/>
              </w:rPr>
              <w:t xml:space="preserve">, </w:t>
            </w:r>
            <w:r w:rsidRPr="00D73B8C">
              <w:rPr>
                <w:rFonts w:ascii="Mulish" w:hAnsi="Mulish"/>
                <w:color w:val="000000"/>
                <w:sz w:val="20"/>
                <w:szCs w:val="20"/>
              </w:rPr>
              <w:t>shall support controlled backfill or replay for defined periods without requiring a full platform reload. Streaming and event-driven services shall define checkpoint, replay and recovery behaviour consistent with the approved RPO and duplication tolerance.</w:t>
            </w:r>
          </w:p>
          <w:p w:rsidRPr="007F5ECA" w:rsidR="00D73B8C" w:rsidP="007F5ECA" w:rsidRDefault="00D73B8C" w14:paraId="59480793" w14:textId="267BA92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F56029" w:rsidTr="23685E28" w14:paraId="4DD56B04"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00F56029" w:rsidP="007F5ECA" w:rsidRDefault="00F56029" w14:paraId="2FA92DAD" w14:textId="6F58910E">
            <w:pPr>
              <w:rPr>
                <w:rFonts w:ascii="Mulish" w:hAnsi="Mulish"/>
                <w:color w:val="000000"/>
                <w:sz w:val="20"/>
                <w:szCs w:val="20"/>
              </w:rPr>
            </w:pPr>
            <w:r>
              <w:rPr>
                <w:rFonts w:ascii="Mulish" w:hAnsi="Mulish"/>
                <w:color w:val="000000"/>
                <w:sz w:val="20"/>
                <w:szCs w:val="20"/>
              </w:rPr>
              <w:t>NFR 3.2.11</w:t>
            </w:r>
          </w:p>
        </w:tc>
        <w:tc>
          <w:tcPr>
            <w:tcW w:w="1559" w:type="dxa"/>
          </w:tcPr>
          <w:p w:rsidRPr="007F5ECA" w:rsidR="00F56029" w:rsidP="007F5ECA" w:rsidRDefault="002C4084" w14:paraId="084A143A" w14:textId="34DCDB6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FR-008, FR-015, FR-025</w:t>
            </w:r>
          </w:p>
        </w:tc>
        <w:tc>
          <w:tcPr>
            <w:tcW w:w="2410" w:type="dxa"/>
          </w:tcPr>
          <w:p w:rsidR="00F56029" w:rsidP="007F5ECA" w:rsidRDefault="00F56029" w14:paraId="1CF6A866" w14:textId="49AD8D0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Recoverability</w:t>
            </w:r>
          </w:p>
        </w:tc>
        <w:tc>
          <w:tcPr>
            <w:tcW w:w="8505" w:type="dxa"/>
          </w:tcPr>
          <w:p w:rsidR="00F56029" w:rsidP="007F5ECA" w:rsidRDefault="00A27877" w14:paraId="458DEEB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27877">
              <w:rPr>
                <w:rFonts w:ascii="Mulish" w:hAnsi="Mulish"/>
                <w:color w:val="000000"/>
                <w:sz w:val="20"/>
                <w:szCs w:val="20"/>
              </w:rPr>
              <w:t>Recovery procedures for critical services shall be tested at an agreed frequency against the applicable RTO and RPO, with results and material remediation actions retained as evidence.</w:t>
            </w:r>
          </w:p>
          <w:p w:rsidR="00B502AE" w:rsidP="007F5ECA" w:rsidRDefault="00B502AE" w14:paraId="3DA714CA" w14:textId="2D45FC3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B502AE" w:rsidTr="23685E28" w14:paraId="3F43B034"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00B502AE" w:rsidP="007F5ECA" w:rsidRDefault="002C19F6" w14:paraId="79693B15" w14:textId="69C41D63">
            <w:pPr>
              <w:rPr>
                <w:rFonts w:ascii="Mulish" w:hAnsi="Mulish"/>
                <w:color w:val="000000"/>
                <w:sz w:val="20"/>
                <w:szCs w:val="20"/>
              </w:rPr>
            </w:pPr>
            <w:r>
              <w:rPr>
                <w:rFonts w:ascii="Mulish" w:hAnsi="Mulish"/>
                <w:color w:val="000000"/>
                <w:sz w:val="20"/>
                <w:szCs w:val="20"/>
              </w:rPr>
              <w:t>NFR 3.2.12</w:t>
            </w:r>
          </w:p>
        </w:tc>
        <w:tc>
          <w:tcPr>
            <w:tcW w:w="1559" w:type="dxa"/>
          </w:tcPr>
          <w:p w:rsidRPr="007F5ECA" w:rsidR="00B502AE" w:rsidP="007F5ECA" w:rsidRDefault="002C4084" w14:paraId="550C908F" w14:textId="711D908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C4084">
              <w:rPr>
                <w:rFonts w:ascii="Mulish" w:hAnsi="Mulish"/>
                <w:color w:val="000000"/>
                <w:sz w:val="20"/>
                <w:szCs w:val="20"/>
              </w:rPr>
              <w:t>FR-014, FR-017, FR-025</w:t>
            </w:r>
            <w:r>
              <w:rPr>
                <w:rFonts w:ascii="Mulish" w:hAnsi="Mulish"/>
                <w:color w:val="000000"/>
                <w:sz w:val="20"/>
                <w:szCs w:val="20"/>
              </w:rPr>
              <w:t xml:space="preserve">, </w:t>
            </w:r>
            <w:r w:rsidRPr="002C4084">
              <w:rPr>
                <w:rFonts w:ascii="Mulish" w:hAnsi="Mulish"/>
                <w:color w:val="000000"/>
                <w:sz w:val="20"/>
                <w:szCs w:val="20"/>
              </w:rPr>
              <w:t>FR-012, FR-015</w:t>
            </w:r>
          </w:p>
        </w:tc>
        <w:tc>
          <w:tcPr>
            <w:tcW w:w="2410" w:type="dxa"/>
          </w:tcPr>
          <w:p w:rsidR="00B502AE" w:rsidP="007F5ECA" w:rsidRDefault="002C19F6" w14:paraId="5E12A86C" w14:textId="36DBD8F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Recoverability</w:t>
            </w:r>
          </w:p>
        </w:tc>
        <w:tc>
          <w:tcPr>
            <w:tcW w:w="8505" w:type="dxa"/>
          </w:tcPr>
          <w:p w:rsidR="00B502AE" w:rsidP="007F5ECA" w:rsidRDefault="002C19F6" w14:paraId="0244833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C19F6">
              <w:rPr>
                <w:rFonts w:ascii="Mulish" w:hAnsi="Mulish"/>
                <w:color w:val="000000"/>
                <w:sz w:val="20"/>
                <w:szCs w:val="20"/>
              </w:rPr>
              <w:t>Critical production data services shall maintain documented upstream and downstream dependencies, named support ownership and an escalation route aligned to their approved service profile and support hours.</w:t>
            </w:r>
          </w:p>
          <w:p w:rsidRPr="00A27877" w:rsidR="002C19F6" w:rsidP="007F5ECA" w:rsidRDefault="002C19F6" w14:paraId="0CD41559" w14:textId="5CEA7E7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E094A" w:rsidTr="23685E28" w14:paraId="42F8510A"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5E094A" w:rsidR="005E094A" w:rsidP="007F5ECA" w:rsidRDefault="005E094A" w14:paraId="70803826" w14:textId="77777777">
            <w:pPr>
              <w:rPr>
                <w:rFonts w:ascii="Mulish" w:hAnsi="Mulish"/>
                <w:i/>
                <w:iCs/>
                <w:color w:val="000000" w:themeColor="text1"/>
                <w:sz w:val="20"/>
                <w:szCs w:val="20"/>
              </w:rPr>
            </w:pPr>
            <w:r w:rsidRPr="005E094A">
              <w:rPr>
                <w:rFonts w:ascii="Mulish" w:hAnsi="Mulish"/>
                <w:i/>
                <w:iCs/>
                <w:color w:val="000000" w:themeColor="text1"/>
                <w:sz w:val="20"/>
                <w:szCs w:val="20"/>
              </w:rPr>
              <w:t>NFR 4</w:t>
            </w:r>
          </w:p>
        </w:tc>
        <w:tc>
          <w:tcPr>
            <w:tcW w:w="12474" w:type="dxa"/>
            <w:gridSpan w:val="3"/>
            <w:shd w:val="clear" w:color="auto" w:fill="E8E8E8" w:themeFill="background2"/>
            <w:hideMark/>
          </w:tcPr>
          <w:p w:rsidRPr="005E094A" w:rsidR="005E094A" w:rsidP="005E094A" w:rsidRDefault="005E094A" w14:paraId="47131ACF" w14:textId="613E87B4">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5E094A">
              <w:rPr>
                <w:rFonts w:ascii="Mulish" w:hAnsi="Mulish"/>
                <w:b/>
                <w:bCs/>
                <w:i/>
                <w:iCs/>
                <w:color w:val="000000" w:themeColor="text1"/>
                <w:sz w:val="20"/>
                <w:szCs w:val="20"/>
              </w:rPr>
              <w:t> Performance</w:t>
            </w:r>
          </w:p>
        </w:tc>
      </w:tr>
      <w:tr w:rsidRPr="007F5ECA" w:rsidR="007F5ECA" w:rsidTr="23685E28" w14:paraId="578E5343"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4B49BE4E" w14:textId="4E255773">
            <w:pPr>
              <w:rPr>
                <w:rFonts w:ascii="Mulish" w:hAnsi="Mulish"/>
                <w:color w:val="000000"/>
                <w:sz w:val="20"/>
                <w:szCs w:val="20"/>
              </w:rPr>
            </w:pPr>
            <w:r w:rsidRPr="007F5ECA">
              <w:rPr>
                <w:rFonts w:ascii="Mulish" w:hAnsi="Mulish"/>
                <w:color w:val="000000"/>
                <w:sz w:val="20"/>
                <w:szCs w:val="20"/>
              </w:rPr>
              <w:lastRenderedPageBreak/>
              <w:t>NFR 4.1</w:t>
            </w:r>
            <w:r w:rsidR="00FC77A2">
              <w:rPr>
                <w:rFonts w:ascii="Mulish" w:hAnsi="Mulish"/>
                <w:color w:val="000000"/>
                <w:sz w:val="20"/>
                <w:szCs w:val="20"/>
              </w:rPr>
              <w:t>.1</w:t>
            </w:r>
          </w:p>
        </w:tc>
        <w:tc>
          <w:tcPr>
            <w:tcW w:w="1559" w:type="dxa"/>
            <w:hideMark/>
          </w:tcPr>
          <w:p w:rsidRPr="007F5ECA" w:rsidR="007F5ECA" w:rsidP="007F5ECA" w:rsidRDefault="007F5ECA" w14:paraId="67168FB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FR-022, FR-005</w:t>
            </w:r>
          </w:p>
        </w:tc>
        <w:tc>
          <w:tcPr>
            <w:tcW w:w="2410" w:type="dxa"/>
            <w:hideMark/>
          </w:tcPr>
          <w:p w:rsidRPr="007F5ECA" w:rsidR="007F5ECA" w:rsidP="007F5ECA" w:rsidRDefault="007F5ECA" w14:paraId="6794A0C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Response Time</w:t>
            </w:r>
          </w:p>
        </w:tc>
        <w:tc>
          <w:tcPr>
            <w:tcW w:w="8505" w:type="dxa"/>
            <w:hideMark/>
          </w:tcPr>
          <w:p w:rsidR="007F5ECA" w:rsidP="007F5ECA" w:rsidRDefault="005566A3" w14:paraId="643FCA2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566A3">
              <w:rPr>
                <w:rFonts w:ascii="Mulish" w:hAnsi="Mulish"/>
                <w:color w:val="000000"/>
                <w:sz w:val="20"/>
                <w:szCs w:val="20"/>
              </w:rPr>
              <w:t>For approved interactive workloads joining two to three modelled tables and returning data for the current business date, the platform shall target a response time of no more than two seconds against the designated Silver or Gold serving datasets under the representative data volume and concurrency profile.</w:t>
            </w:r>
          </w:p>
          <w:p w:rsidRPr="007F5ECA" w:rsidR="005566A3" w:rsidP="007F5ECA" w:rsidRDefault="005566A3" w14:paraId="4BE97DDD" w14:textId="7F34ABD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D5905F0"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0A1D123A" w14:textId="512D0291">
            <w:pPr>
              <w:rPr>
                <w:rFonts w:ascii="Mulish" w:hAnsi="Mulish"/>
                <w:color w:val="000000"/>
                <w:sz w:val="20"/>
                <w:szCs w:val="20"/>
              </w:rPr>
            </w:pPr>
            <w:r w:rsidRPr="007F5ECA">
              <w:rPr>
                <w:rFonts w:ascii="Mulish" w:hAnsi="Mulish"/>
                <w:color w:val="000000"/>
                <w:sz w:val="20"/>
                <w:szCs w:val="20"/>
              </w:rPr>
              <w:t>NFR 4.1</w:t>
            </w:r>
            <w:r w:rsidR="00FC77A2">
              <w:rPr>
                <w:rFonts w:ascii="Mulish" w:hAnsi="Mulish"/>
                <w:color w:val="000000"/>
                <w:sz w:val="20"/>
                <w:szCs w:val="20"/>
              </w:rPr>
              <w:t>.2</w:t>
            </w:r>
          </w:p>
        </w:tc>
        <w:tc>
          <w:tcPr>
            <w:tcW w:w="1559" w:type="dxa"/>
            <w:hideMark/>
          </w:tcPr>
          <w:p w:rsidRPr="007F5ECA" w:rsidR="007F5ECA" w:rsidP="007F5ECA" w:rsidRDefault="007F5ECA" w14:paraId="1850E93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FR-022, FR-023</w:t>
            </w:r>
          </w:p>
        </w:tc>
        <w:tc>
          <w:tcPr>
            <w:tcW w:w="2410" w:type="dxa"/>
            <w:hideMark/>
          </w:tcPr>
          <w:p w:rsidRPr="007F5ECA" w:rsidR="007F5ECA" w:rsidP="007F5ECA" w:rsidRDefault="007F5ECA" w14:paraId="73102BB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Response Time</w:t>
            </w:r>
          </w:p>
        </w:tc>
        <w:tc>
          <w:tcPr>
            <w:tcW w:w="8505" w:type="dxa"/>
            <w:hideMark/>
          </w:tcPr>
          <w:p w:rsidR="007F5ECA" w:rsidP="007F5ECA" w:rsidRDefault="00FC77A2" w14:paraId="5A562E5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C77A2">
              <w:rPr>
                <w:rFonts w:ascii="Mulish" w:hAnsi="Mulish"/>
                <w:color w:val="000000"/>
                <w:sz w:val="20"/>
                <w:szCs w:val="20"/>
              </w:rPr>
              <w:t>The platform shall support long-running analytical queries through configurable timeouts, workload and resource management, cancellation and monitoring controls.</w:t>
            </w:r>
          </w:p>
          <w:p w:rsidRPr="007F5ECA" w:rsidR="00FC77A2" w:rsidP="007F5ECA" w:rsidRDefault="00FC77A2" w14:paraId="4E69D68F" w14:textId="0D1C32A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116598B8"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B45A7CB" w14:textId="471BD8F7">
            <w:pPr>
              <w:rPr>
                <w:rFonts w:ascii="Mulish" w:hAnsi="Mulish"/>
                <w:color w:val="000000"/>
                <w:sz w:val="20"/>
                <w:szCs w:val="20"/>
              </w:rPr>
            </w:pPr>
            <w:r w:rsidRPr="007F5ECA">
              <w:rPr>
                <w:rFonts w:ascii="Mulish" w:hAnsi="Mulish"/>
                <w:color w:val="000000"/>
                <w:sz w:val="20"/>
                <w:szCs w:val="20"/>
              </w:rPr>
              <w:t>NFR 4.1</w:t>
            </w:r>
            <w:r w:rsidR="005E567F">
              <w:rPr>
                <w:rFonts w:ascii="Mulish" w:hAnsi="Mulish"/>
                <w:color w:val="000000"/>
                <w:sz w:val="20"/>
                <w:szCs w:val="20"/>
              </w:rPr>
              <w:t>.3</w:t>
            </w:r>
          </w:p>
        </w:tc>
        <w:tc>
          <w:tcPr>
            <w:tcW w:w="1559" w:type="dxa"/>
            <w:hideMark/>
          </w:tcPr>
          <w:p w:rsidRPr="007F5ECA" w:rsidR="007F5ECA" w:rsidP="007F5ECA" w:rsidRDefault="007F5ECA" w14:paraId="6A430E4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FR-005, FR-021, FR-022</w:t>
            </w:r>
          </w:p>
        </w:tc>
        <w:tc>
          <w:tcPr>
            <w:tcW w:w="2410" w:type="dxa"/>
            <w:hideMark/>
          </w:tcPr>
          <w:p w:rsidRPr="007F5ECA" w:rsidR="007F5ECA" w:rsidP="007F5ECA" w:rsidRDefault="007F5ECA" w14:paraId="2986C90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Response Time</w:t>
            </w:r>
          </w:p>
        </w:tc>
        <w:tc>
          <w:tcPr>
            <w:tcW w:w="8505" w:type="dxa"/>
            <w:hideMark/>
          </w:tcPr>
          <w:p w:rsidR="007F5ECA" w:rsidP="007F5ECA" w:rsidRDefault="005E567F" w14:paraId="722E463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E567F">
              <w:rPr>
                <w:rFonts w:ascii="Mulish" w:hAnsi="Mulish"/>
                <w:color w:val="000000"/>
                <w:sz w:val="20"/>
                <w:szCs w:val="20"/>
              </w:rPr>
              <w:t>The platform shall support governed access to Bronze-layer data for approved data engineering and data science use cases where unmodelled or source-aligned data is required. Bronze shall not be treated as an operational reporting layer and no interactive response-time target shall apply unless separately approved.</w:t>
            </w:r>
          </w:p>
          <w:p w:rsidRPr="007F5ECA" w:rsidR="005E567F" w:rsidP="007F5ECA" w:rsidRDefault="005E567F" w14:paraId="32DADD39" w14:textId="2F839A0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0E11FDA"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0D95E05" w14:textId="52B5B07F">
            <w:pPr>
              <w:rPr>
                <w:rFonts w:ascii="Mulish" w:hAnsi="Mulish"/>
                <w:color w:val="000000"/>
                <w:sz w:val="20"/>
                <w:szCs w:val="20"/>
              </w:rPr>
            </w:pPr>
            <w:r w:rsidRPr="007F5ECA">
              <w:rPr>
                <w:rFonts w:ascii="Mulish" w:hAnsi="Mulish"/>
                <w:color w:val="000000"/>
                <w:sz w:val="20"/>
                <w:szCs w:val="20"/>
              </w:rPr>
              <w:t>NFR 4.2</w:t>
            </w:r>
            <w:r w:rsidR="007744B5">
              <w:rPr>
                <w:rFonts w:ascii="Mulish" w:hAnsi="Mulish"/>
                <w:color w:val="000000"/>
                <w:sz w:val="20"/>
                <w:szCs w:val="20"/>
              </w:rPr>
              <w:t>.1</w:t>
            </w:r>
          </w:p>
        </w:tc>
        <w:tc>
          <w:tcPr>
            <w:tcW w:w="1559" w:type="dxa"/>
            <w:hideMark/>
          </w:tcPr>
          <w:p w:rsidRPr="007F5ECA" w:rsidR="007F5ECA" w:rsidP="007F5ECA" w:rsidRDefault="007F5ECA" w14:paraId="7DF89E6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FR-018, FR-015</w:t>
            </w:r>
          </w:p>
        </w:tc>
        <w:tc>
          <w:tcPr>
            <w:tcW w:w="2410" w:type="dxa"/>
            <w:hideMark/>
          </w:tcPr>
          <w:p w:rsidRPr="007F5ECA" w:rsidR="007F5ECA" w:rsidP="007F5ECA" w:rsidRDefault="007F5ECA" w14:paraId="45E11B2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Shutdown Time</w:t>
            </w:r>
          </w:p>
        </w:tc>
        <w:tc>
          <w:tcPr>
            <w:tcW w:w="8505" w:type="dxa"/>
            <w:hideMark/>
          </w:tcPr>
          <w:p w:rsidR="007F5ECA" w:rsidP="007F5ECA" w:rsidRDefault="007744B5" w14:paraId="63F4328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44B5">
              <w:rPr>
                <w:rFonts w:ascii="Mulish" w:hAnsi="Mulish"/>
                <w:color w:val="000000"/>
                <w:sz w:val="20"/>
                <w:szCs w:val="20"/>
              </w:rPr>
              <w:t>The platform shall support automated or scheduled shutdown of chargeable compute and services when they are not required, where shutdown can occur without breaching an availability, ingestion, processing or freshness target.</w:t>
            </w:r>
          </w:p>
          <w:p w:rsidRPr="007F5ECA" w:rsidR="007744B5" w:rsidP="007F5ECA" w:rsidRDefault="007744B5" w14:paraId="67DA6853" w14:textId="57536B4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17A7ED8"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78FD706" w14:textId="4029C34F">
            <w:pPr>
              <w:rPr>
                <w:rFonts w:ascii="Mulish" w:hAnsi="Mulish"/>
                <w:color w:val="000000"/>
                <w:sz w:val="20"/>
                <w:szCs w:val="20"/>
              </w:rPr>
            </w:pPr>
            <w:r w:rsidRPr="007F5ECA">
              <w:rPr>
                <w:rFonts w:ascii="Mulish" w:hAnsi="Mulish"/>
                <w:color w:val="000000"/>
                <w:sz w:val="20"/>
                <w:szCs w:val="20"/>
              </w:rPr>
              <w:t>NFR 4.3</w:t>
            </w:r>
            <w:r w:rsidR="007744B5">
              <w:rPr>
                <w:rFonts w:ascii="Mulish" w:hAnsi="Mulish"/>
                <w:color w:val="000000"/>
                <w:sz w:val="20"/>
                <w:szCs w:val="20"/>
              </w:rPr>
              <w:t>.1</w:t>
            </w:r>
          </w:p>
        </w:tc>
        <w:tc>
          <w:tcPr>
            <w:tcW w:w="1559" w:type="dxa"/>
            <w:hideMark/>
          </w:tcPr>
          <w:p w:rsidRPr="007F5ECA" w:rsidR="007F5ECA" w:rsidP="007F5ECA" w:rsidRDefault="007F5ECA" w14:paraId="0438B91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FR-018, FR-015</w:t>
            </w:r>
          </w:p>
        </w:tc>
        <w:tc>
          <w:tcPr>
            <w:tcW w:w="2410" w:type="dxa"/>
            <w:hideMark/>
          </w:tcPr>
          <w:p w:rsidRPr="007F5ECA" w:rsidR="007F5ECA" w:rsidP="007F5ECA" w:rsidRDefault="007F5ECA" w14:paraId="0F20FB1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Start-up Time</w:t>
            </w:r>
          </w:p>
        </w:tc>
        <w:tc>
          <w:tcPr>
            <w:tcW w:w="8505" w:type="dxa"/>
            <w:hideMark/>
          </w:tcPr>
          <w:p w:rsidR="007F5ECA" w:rsidP="007F5ECA" w:rsidRDefault="007744B5" w14:paraId="64D71A5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44B5">
              <w:rPr>
                <w:rFonts w:ascii="Mulish" w:hAnsi="Mulish"/>
                <w:color w:val="000000"/>
                <w:sz w:val="20"/>
                <w:szCs w:val="20"/>
              </w:rPr>
              <w:t>The platform shall support automated, event-driven and scheduled startup of chargeable compute and services where required to meet workload availability, processing or freshness targets.</w:t>
            </w:r>
          </w:p>
          <w:p w:rsidRPr="007F5ECA" w:rsidR="007744B5" w:rsidP="007F5ECA" w:rsidRDefault="007744B5" w14:paraId="7F4CD453" w14:textId="7ABDCCE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893EF86"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36106B4" w14:textId="77777777">
            <w:pPr>
              <w:rPr>
                <w:rFonts w:ascii="Mulish" w:hAnsi="Mulish"/>
                <w:color w:val="000000"/>
                <w:sz w:val="20"/>
                <w:szCs w:val="20"/>
              </w:rPr>
            </w:pPr>
            <w:r w:rsidRPr="007F5ECA">
              <w:rPr>
                <w:rFonts w:ascii="Mulish" w:hAnsi="Mulish"/>
                <w:color w:val="000000"/>
                <w:sz w:val="20"/>
                <w:szCs w:val="20"/>
              </w:rPr>
              <w:t>NFR 4.4</w:t>
            </w:r>
          </w:p>
        </w:tc>
        <w:tc>
          <w:tcPr>
            <w:tcW w:w="1559" w:type="dxa"/>
            <w:hideMark/>
          </w:tcPr>
          <w:p w:rsidRPr="007F5ECA" w:rsidR="007F5ECA" w:rsidP="007F5ECA" w:rsidRDefault="007F5ECA" w14:paraId="0C4ADFE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FR-021, FR-008</w:t>
            </w:r>
          </w:p>
        </w:tc>
        <w:tc>
          <w:tcPr>
            <w:tcW w:w="2410" w:type="dxa"/>
            <w:hideMark/>
          </w:tcPr>
          <w:p w:rsidRPr="007F5ECA" w:rsidR="007F5ECA" w:rsidP="007F5ECA" w:rsidRDefault="007F5ECA" w14:paraId="2F7BDFA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Throughput - speed of handling above volumes</w:t>
            </w:r>
          </w:p>
        </w:tc>
        <w:tc>
          <w:tcPr>
            <w:tcW w:w="8505" w:type="dxa"/>
            <w:hideMark/>
          </w:tcPr>
          <w:p w:rsidR="007F5ECA" w:rsidP="007F5ECA" w:rsidRDefault="00DC6A35" w14:paraId="60564CE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C6A35">
              <w:rPr>
                <w:rFonts w:ascii="Mulish" w:hAnsi="Mulish"/>
                <w:color w:val="000000"/>
                <w:sz w:val="20"/>
                <w:szCs w:val="20"/>
              </w:rPr>
              <w:t>Ingestion services shall be capable of processing an indicative upper planning bound of 10 million records in a batch. Performance validation shall use representative record sizes, formats and source characteristics for the workload without changing the agreed record-count bound.</w:t>
            </w:r>
          </w:p>
          <w:p w:rsidRPr="007F5ECA" w:rsidR="00DC6A35" w:rsidP="007F5ECA" w:rsidRDefault="00DC6A35" w14:paraId="3E4001DA" w14:textId="3B63690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2B47DE7F"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E58ADAA" w14:textId="77777777">
            <w:pPr>
              <w:rPr>
                <w:rFonts w:ascii="Mulish" w:hAnsi="Mulish"/>
                <w:color w:val="000000"/>
                <w:sz w:val="20"/>
                <w:szCs w:val="20"/>
              </w:rPr>
            </w:pPr>
            <w:r w:rsidRPr="007F5ECA">
              <w:rPr>
                <w:rFonts w:ascii="Mulish" w:hAnsi="Mulish"/>
                <w:color w:val="000000"/>
                <w:sz w:val="20"/>
                <w:szCs w:val="20"/>
              </w:rPr>
              <w:t>NFR 4.4</w:t>
            </w:r>
          </w:p>
        </w:tc>
        <w:tc>
          <w:tcPr>
            <w:tcW w:w="1559" w:type="dxa"/>
            <w:hideMark/>
          </w:tcPr>
          <w:p w:rsidRPr="007F5ECA" w:rsidR="007F5ECA" w:rsidP="007F5ECA" w:rsidRDefault="007F5ECA" w14:paraId="4B0B1F4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FR-021, FR-006, FR-013</w:t>
            </w:r>
          </w:p>
        </w:tc>
        <w:tc>
          <w:tcPr>
            <w:tcW w:w="2410" w:type="dxa"/>
            <w:hideMark/>
          </w:tcPr>
          <w:p w:rsidRPr="007F5ECA" w:rsidR="007F5ECA" w:rsidP="007F5ECA" w:rsidRDefault="007F5ECA" w14:paraId="04BB124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Throughput - speed of handling above volumes</w:t>
            </w:r>
          </w:p>
        </w:tc>
        <w:tc>
          <w:tcPr>
            <w:tcW w:w="8505" w:type="dxa"/>
            <w:hideMark/>
          </w:tcPr>
          <w:p w:rsidR="007F5ECA" w:rsidP="007F5ECA" w:rsidRDefault="00DC6A35" w14:paraId="5036B67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C6A35">
              <w:rPr>
                <w:rFonts w:ascii="Mulish" w:hAnsi="Mulish"/>
                <w:color w:val="000000"/>
                <w:sz w:val="20"/>
                <w:szCs w:val="20"/>
              </w:rPr>
              <w:t>The platform shall support controlled full refreshes and Day 0 loads that process the complete available historical dataset for an onboarded source, subject to the agreed onboarding or recovery window.</w:t>
            </w:r>
          </w:p>
          <w:p w:rsidRPr="007F5ECA" w:rsidR="00DC6A35" w:rsidP="007F5ECA" w:rsidRDefault="00DC6A35" w14:paraId="17B8E578" w14:textId="7E5C5C6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254C20A3"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F2F86EC" w14:textId="77777777">
            <w:pPr>
              <w:rPr>
                <w:rFonts w:ascii="Mulish" w:hAnsi="Mulish"/>
                <w:color w:val="000000"/>
                <w:sz w:val="20"/>
                <w:szCs w:val="20"/>
              </w:rPr>
            </w:pPr>
            <w:r w:rsidRPr="007F5ECA">
              <w:rPr>
                <w:rFonts w:ascii="Mulish" w:hAnsi="Mulish"/>
                <w:color w:val="000000"/>
                <w:sz w:val="20"/>
                <w:szCs w:val="20"/>
              </w:rPr>
              <w:t>NFR 4.4</w:t>
            </w:r>
          </w:p>
        </w:tc>
        <w:tc>
          <w:tcPr>
            <w:tcW w:w="1559" w:type="dxa"/>
            <w:hideMark/>
          </w:tcPr>
          <w:p w:rsidRPr="007F5ECA" w:rsidR="007F5ECA" w:rsidP="007F5ECA" w:rsidRDefault="007F5ECA" w14:paraId="5D58154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FR-021, FR-008</w:t>
            </w:r>
          </w:p>
        </w:tc>
        <w:tc>
          <w:tcPr>
            <w:tcW w:w="2410" w:type="dxa"/>
            <w:hideMark/>
          </w:tcPr>
          <w:p w:rsidRPr="007F5ECA" w:rsidR="007F5ECA" w:rsidP="007F5ECA" w:rsidRDefault="007F5ECA" w14:paraId="173617B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Throughput - speed of handling above volumes</w:t>
            </w:r>
          </w:p>
        </w:tc>
        <w:tc>
          <w:tcPr>
            <w:tcW w:w="8505" w:type="dxa"/>
            <w:hideMark/>
          </w:tcPr>
          <w:p w:rsidRPr="007F5ECA" w:rsidR="007F5ECA" w:rsidP="007F5ECA" w:rsidRDefault="00DC6A35" w14:paraId="1137D0A6" w14:textId="48040BC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C6A35">
              <w:rPr>
                <w:rFonts w:ascii="Mulish" w:hAnsi="Mulish"/>
                <w:color w:val="000000"/>
                <w:sz w:val="20"/>
                <w:szCs w:val="20"/>
              </w:rPr>
              <w:t>The platform shall be capable of processing and transforming an indicative upper planning bound of 10 million incremental records per batch within the approved workload SLA. Validation shall use representative record sizes, transformation complexity and concurrency without changing the agreed record-count bound.</w:t>
            </w:r>
          </w:p>
        </w:tc>
      </w:tr>
      <w:tr w:rsidRPr="007F5ECA" w:rsidR="005E094A" w:rsidTr="23685E28" w14:paraId="768F64FA"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5E094A" w:rsidR="005E094A" w:rsidP="007F5ECA" w:rsidRDefault="005E094A" w14:paraId="748CC6C2" w14:textId="77777777">
            <w:pPr>
              <w:rPr>
                <w:rFonts w:ascii="Mulish" w:hAnsi="Mulish"/>
                <w:i/>
                <w:iCs/>
                <w:color w:val="000000" w:themeColor="text1"/>
                <w:sz w:val="20"/>
                <w:szCs w:val="20"/>
              </w:rPr>
            </w:pPr>
            <w:r w:rsidRPr="005E094A">
              <w:rPr>
                <w:rFonts w:ascii="Mulish" w:hAnsi="Mulish"/>
                <w:i/>
                <w:iCs/>
                <w:color w:val="000000" w:themeColor="text1"/>
                <w:sz w:val="20"/>
                <w:szCs w:val="20"/>
              </w:rPr>
              <w:lastRenderedPageBreak/>
              <w:t>NFR 5</w:t>
            </w:r>
          </w:p>
        </w:tc>
        <w:tc>
          <w:tcPr>
            <w:tcW w:w="12474" w:type="dxa"/>
            <w:gridSpan w:val="3"/>
            <w:shd w:val="clear" w:color="auto" w:fill="E8E8E8" w:themeFill="background2"/>
            <w:hideMark/>
          </w:tcPr>
          <w:p w:rsidRPr="005E094A" w:rsidR="005E094A" w:rsidP="007F5ECA" w:rsidRDefault="005E094A" w14:paraId="3C82875A" w14:textId="109C8614">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5E094A">
              <w:rPr>
                <w:rFonts w:ascii="Mulish" w:hAnsi="Mulish"/>
                <w:b/>
                <w:bCs/>
                <w:i/>
                <w:iCs/>
                <w:color w:val="000000" w:themeColor="text1"/>
                <w:sz w:val="20"/>
                <w:szCs w:val="20"/>
              </w:rPr>
              <w:t>Supportability</w:t>
            </w:r>
          </w:p>
        </w:tc>
      </w:tr>
      <w:tr w:rsidRPr="007F5ECA" w:rsidR="007F5ECA" w:rsidTr="23685E28" w14:paraId="707E4C6C"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621D07D" w14:textId="0903281E">
            <w:pPr>
              <w:rPr>
                <w:rFonts w:ascii="Mulish" w:hAnsi="Mulish"/>
                <w:color w:val="000000"/>
                <w:sz w:val="20"/>
                <w:szCs w:val="20"/>
              </w:rPr>
            </w:pPr>
            <w:r w:rsidRPr="007F5ECA">
              <w:rPr>
                <w:rFonts w:ascii="Mulish" w:hAnsi="Mulish"/>
                <w:color w:val="000000"/>
                <w:sz w:val="20"/>
                <w:szCs w:val="20"/>
              </w:rPr>
              <w:t>NFR 5.1</w:t>
            </w:r>
            <w:r w:rsidR="00692638">
              <w:rPr>
                <w:rFonts w:ascii="Mulish" w:hAnsi="Mulish"/>
                <w:color w:val="000000"/>
                <w:sz w:val="20"/>
                <w:szCs w:val="20"/>
              </w:rPr>
              <w:t>.1</w:t>
            </w:r>
          </w:p>
        </w:tc>
        <w:tc>
          <w:tcPr>
            <w:tcW w:w="1559" w:type="dxa"/>
            <w:hideMark/>
          </w:tcPr>
          <w:p w:rsidRPr="007F5ECA" w:rsidR="007F5ECA" w:rsidP="007F5ECA" w:rsidRDefault="007F5ECA" w14:paraId="0A484D6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FR-014, FR-019</w:t>
            </w:r>
          </w:p>
        </w:tc>
        <w:tc>
          <w:tcPr>
            <w:tcW w:w="2410" w:type="dxa"/>
            <w:hideMark/>
          </w:tcPr>
          <w:p w:rsidRPr="007F5ECA" w:rsidR="007F5ECA" w:rsidP="007F5ECA" w:rsidRDefault="007F5ECA" w14:paraId="12CE94A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System Management</w:t>
            </w:r>
          </w:p>
        </w:tc>
        <w:tc>
          <w:tcPr>
            <w:tcW w:w="8505" w:type="dxa"/>
            <w:hideMark/>
          </w:tcPr>
          <w:p w:rsidR="007F5ECA" w:rsidP="007F5ECA" w:rsidRDefault="00B555BC" w14:paraId="4C524B3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555BC">
              <w:rPr>
                <w:rFonts w:ascii="Mulish" w:hAnsi="Mulish"/>
                <w:color w:val="000000"/>
                <w:sz w:val="20"/>
                <w:szCs w:val="20"/>
              </w:rPr>
              <w:t>All platform components shall generate structured operational logs covering informational events, warnings, errors and relevant audit events, with sufficient context to support troubleshooting and monitoring.</w:t>
            </w:r>
          </w:p>
          <w:p w:rsidRPr="007F5ECA" w:rsidR="00FE792A" w:rsidP="007F5ECA" w:rsidRDefault="00FE792A" w14:paraId="1A2AA165" w14:textId="1A72565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45A9023C"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3846B5EF" w14:textId="3B8FA027">
            <w:pPr>
              <w:rPr>
                <w:rFonts w:ascii="Mulish" w:hAnsi="Mulish"/>
                <w:color w:val="000000"/>
                <w:sz w:val="20"/>
                <w:szCs w:val="20"/>
              </w:rPr>
            </w:pPr>
            <w:r w:rsidRPr="007F5ECA">
              <w:rPr>
                <w:rFonts w:ascii="Mulish" w:hAnsi="Mulish"/>
                <w:color w:val="000000"/>
                <w:sz w:val="20"/>
                <w:szCs w:val="20"/>
              </w:rPr>
              <w:t>NFR 5.1</w:t>
            </w:r>
            <w:r w:rsidR="00692638">
              <w:rPr>
                <w:rFonts w:ascii="Mulish" w:hAnsi="Mulish"/>
                <w:color w:val="000000"/>
                <w:sz w:val="20"/>
                <w:szCs w:val="20"/>
              </w:rPr>
              <w:t>.2</w:t>
            </w:r>
          </w:p>
        </w:tc>
        <w:tc>
          <w:tcPr>
            <w:tcW w:w="1559" w:type="dxa"/>
            <w:hideMark/>
          </w:tcPr>
          <w:p w:rsidRPr="007F5ECA" w:rsidR="007F5ECA" w:rsidP="007F5ECA" w:rsidRDefault="007F5ECA" w14:paraId="0BBE5E7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FR-011</w:t>
            </w:r>
          </w:p>
        </w:tc>
        <w:tc>
          <w:tcPr>
            <w:tcW w:w="2410" w:type="dxa"/>
            <w:hideMark/>
          </w:tcPr>
          <w:p w:rsidRPr="007F5ECA" w:rsidR="007F5ECA" w:rsidP="007F5ECA" w:rsidRDefault="007F5ECA" w14:paraId="213B413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System Management</w:t>
            </w:r>
          </w:p>
        </w:tc>
        <w:tc>
          <w:tcPr>
            <w:tcW w:w="8505" w:type="dxa"/>
            <w:hideMark/>
          </w:tcPr>
          <w:p w:rsidR="007F5ECA" w:rsidP="007F5ECA" w:rsidRDefault="00FE792A" w14:paraId="7B881D0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E792A">
              <w:rPr>
                <w:rFonts w:ascii="Mulish" w:hAnsi="Mulish"/>
                <w:color w:val="000000"/>
                <w:sz w:val="20"/>
                <w:szCs w:val="20"/>
              </w:rPr>
              <w:t xml:space="preserve">System logs shall support configurable retention, archival and deletion policies aligned to </w:t>
            </w:r>
            <w:r>
              <w:rPr>
                <w:rFonts w:ascii="Mulish" w:hAnsi="Mulish"/>
                <w:color w:val="000000"/>
                <w:sz w:val="20"/>
                <w:szCs w:val="20"/>
              </w:rPr>
              <w:t xml:space="preserve">Calandra Group </w:t>
            </w:r>
            <w:r w:rsidRPr="00FE792A">
              <w:rPr>
                <w:rFonts w:ascii="Mulish" w:hAnsi="Mulish"/>
                <w:color w:val="000000"/>
                <w:sz w:val="20"/>
                <w:szCs w:val="20"/>
              </w:rPr>
              <w:t>operational, security and compliance requirements.</w:t>
            </w:r>
          </w:p>
          <w:p w:rsidRPr="007F5ECA" w:rsidR="00FE792A" w:rsidP="007F5ECA" w:rsidRDefault="00FE792A" w14:paraId="7940CA97" w14:textId="5801A9B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FDFEDEC"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FC7898A" w14:textId="65A3D753">
            <w:pPr>
              <w:rPr>
                <w:rFonts w:ascii="Mulish" w:hAnsi="Mulish"/>
                <w:color w:val="000000"/>
                <w:sz w:val="20"/>
                <w:szCs w:val="20"/>
              </w:rPr>
            </w:pPr>
            <w:r w:rsidRPr="007F5ECA">
              <w:rPr>
                <w:rFonts w:ascii="Mulish" w:hAnsi="Mulish"/>
                <w:color w:val="000000"/>
                <w:sz w:val="20"/>
                <w:szCs w:val="20"/>
              </w:rPr>
              <w:t>NFR 5.1</w:t>
            </w:r>
            <w:r w:rsidR="00692638">
              <w:rPr>
                <w:rFonts w:ascii="Mulish" w:hAnsi="Mulish"/>
                <w:color w:val="000000"/>
                <w:sz w:val="20"/>
                <w:szCs w:val="20"/>
              </w:rPr>
              <w:t>.3</w:t>
            </w:r>
          </w:p>
        </w:tc>
        <w:tc>
          <w:tcPr>
            <w:tcW w:w="1559" w:type="dxa"/>
            <w:hideMark/>
          </w:tcPr>
          <w:p w:rsidRPr="007F5ECA" w:rsidR="007F5ECA" w:rsidP="007F5ECA" w:rsidRDefault="007F5ECA" w14:paraId="24F479D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FR-014, FR-018</w:t>
            </w:r>
          </w:p>
        </w:tc>
        <w:tc>
          <w:tcPr>
            <w:tcW w:w="2410" w:type="dxa"/>
            <w:hideMark/>
          </w:tcPr>
          <w:p w:rsidRPr="007F5ECA" w:rsidR="007F5ECA" w:rsidP="007F5ECA" w:rsidRDefault="007F5ECA" w14:paraId="51F390A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System Management</w:t>
            </w:r>
          </w:p>
        </w:tc>
        <w:tc>
          <w:tcPr>
            <w:tcW w:w="8505" w:type="dxa"/>
            <w:hideMark/>
          </w:tcPr>
          <w:p w:rsidR="007F5ECA" w:rsidP="007F5ECA" w:rsidRDefault="00FE792A" w14:paraId="514FA62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E792A">
              <w:rPr>
                <w:rFonts w:ascii="Mulish" w:hAnsi="Mulish"/>
                <w:color w:val="000000"/>
                <w:sz w:val="20"/>
                <w:szCs w:val="20"/>
              </w:rPr>
              <w:t>The platform shall provide monitoring and observability capabilities to assess system health, workload status, performance, failures and resource utilisation.</w:t>
            </w:r>
          </w:p>
          <w:p w:rsidRPr="007F5ECA" w:rsidR="00FE792A" w:rsidP="007F5ECA" w:rsidRDefault="00FE792A" w14:paraId="080195E4" w14:textId="04F1AC6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78FF5EC"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0CB74304" w14:textId="653D4067">
            <w:pPr>
              <w:rPr>
                <w:rFonts w:ascii="Mulish" w:hAnsi="Mulish"/>
                <w:color w:val="000000"/>
                <w:sz w:val="20"/>
                <w:szCs w:val="20"/>
              </w:rPr>
            </w:pPr>
            <w:r w:rsidRPr="007F5ECA">
              <w:rPr>
                <w:rFonts w:ascii="Mulish" w:hAnsi="Mulish"/>
                <w:color w:val="000000"/>
                <w:sz w:val="20"/>
                <w:szCs w:val="20"/>
              </w:rPr>
              <w:t>NFR 5.1</w:t>
            </w:r>
            <w:r w:rsidR="00692638">
              <w:rPr>
                <w:rFonts w:ascii="Mulish" w:hAnsi="Mulish"/>
                <w:color w:val="000000"/>
                <w:sz w:val="20"/>
                <w:szCs w:val="20"/>
              </w:rPr>
              <w:t>.4</w:t>
            </w:r>
          </w:p>
        </w:tc>
        <w:tc>
          <w:tcPr>
            <w:tcW w:w="1559" w:type="dxa"/>
            <w:hideMark/>
          </w:tcPr>
          <w:p w:rsidRPr="007F5ECA" w:rsidR="007F5ECA" w:rsidP="007F5ECA" w:rsidRDefault="007F5ECA" w14:paraId="6D92A07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FR-010, FR-011</w:t>
            </w:r>
          </w:p>
        </w:tc>
        <w:tc>
          <w:tcPr>
            <w:tcW w:w="2410" w:type="dxa"/>
            <w:hideMark/>
          </w:tcPr>
          <w:p w:rsidRPr="007F5ECA" w:rsidR="007F5ECA" w:rsidP="007F5ECA" w:rsidRDefault="007F5ECA" w14:paraId="2D23791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System Management</w:t>
            </w:r>
          </w:p>
        </w:tc>
        <w:tc>
          <w:tcPr>
            <w:tcW w:w="8505" w:type="dxa"/>
            <w:hideMark/>
          </w:tcPr>
          <w:p w:rsidR="007F5ECA" w:rsidP="007F5ECA" w:rsidRDefault="00FE792A" w14:paraId="12470783" w14:textId="13DE982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E792A">
              <w:rPr>
                <w:rFonts w:ascii="Mulish" w:hAnsi="Mulish"/>
                <w:color w:val="000000"/>
                <w:sz w:val="20"/>
                <w:szCs w:val="20"/>
              </w:rPr>
              <w:t>The platform shall support forwarding agreed security, audit and operational log events to the strategic Calandra</w:t>
            </w:r>
            <w:r>
              <w:rPr>
                <w:rFonts w:ascii="Mulish" w:hAnsi="Mulish"/>
                <w:color w:val="000000"/>
                <w:sz w:val="20"/>
                <w:szCs w:val="20"/>
              </w:rPr>
              <w:t xml:space="preserve"> Tier 0</w:t>
            </w:r>
            <w:r w:rsidRPr="00FE792A">
              <w:rPr>
                <w:rFonts w:ascii="Mulish" w:hAnsi="Mulish"/>
                <w:color w:val="000000"/>
                <w:sz w:val="20"/>
                <w:szCs w:val="20"/>
              </w:rPr>
              <w:t xml:space="preserve"> Microsoft Sentinel SIEM for SOC monitoring.</w:t>
            </w:r>
          </w:p>
          <w:p w:rsidRPr="007F5ECA" w:rsidR="00FE792A" w:rsidP="007F5ECA" w:rsidRDefault="00FE792A" w14:paraId="44E8F1C5" w14:textId="2BD4DD7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00A16268"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28DA3308" w14:textId="1F815882">
            <w:pPr>
              <w:rPr>
                <w:rFonts w:ascii="Mulish" w:hAnsi="Mulish"/>
                <w:color w:val="000000"/>
                <w:sz w:val="20"/>
                <w:szCs w:val="20"/>
              </w:rPr>
            </w:pPr>
            <w:r w:rsidRPr="007F5ECA">
              <w:rPr>
                <w:rFonts w:ascii="Mulish" w:hAnsi="Mulish"/>
                <w:color w:val="000000"/>
                <w:sz w:val="20"/>
                <w:szCs w:val="20"/>
              </w:rPr>
              <w:t>NFR 5.2</w:t>
            </w:r>
            <w:r w:rsidR="00692638">
              <w:rPr>
                <w:rFonts w:ascii="Mulish" w:hAnsi="Mulish"/>
                <w:color w:val="000000"/>
                <w:sz w:val="20"/>
                <w:szCs w:val="20"/>
              </w:rPr>
              <w:t>.1</w:t>
            </w:r>
          </w:p>
        </w:tc>
        <w:tc>
          <w:tcPr>
            <w:tcW w:w="1559" w:type="dxa"/>
            <w:hideMark/>
          </w:tcPr>
          <w:p w:rsidRPr="007F5ECA" w:rsidR="007F5ECA" w:rsidP="007F5ECA" w:rsidRDefault="007F5ECA" w14:paraId="55E47AA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FR-019, FR-024</w:t>
            </w:r>
          </w:p>
        </w:tc>
        <w:tc>
          <w:tcPr>
            <w:tcW w:w="2410" w:type="dxa"/>
            <w:hideMark/>
          </w:tcPr>
          <w:p w:rsidRPr="007F5ECA" w:rsidR="007F5ECA" w:rsidP="007F5ECA" w:rsidRDefault="007F5ECA" w14:paraId="3941E36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System maintenance / maintainability / upgradability</w:t>
            </w:r>
          </w:p>
        </w:tc>
        <w:tc>
          <w:tcPr>
            <w:tcW w:w="8505" w:type="dxa"/>
            <w:hideMark/>
          </w:tcPr>
          <w:p w:rsidR="00181A12" w:rsidP="007F5ECA" w:rsidRDefault="00181A12" w14:paraId="5C7B15F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181A12">
              <w:rPr>
                <w:rFonts w:ascii="Mulish" w:hAnsi="Mulish"/>
                <w:color w:val="000000"/>
                <w:sz w:val="20"/>
                <w:szCs w:val="20"/>
              </w:rPr>
              <w:t>Vendor-managed patching and upgrade capabilities shall be used where applicable.</w:t>
            </w:r>
          </w:p>
          <w:p w:rsidR="00181A12" w:rsidP="007F5ECA" w:rsidRDefault="00181A12" w14:paraId="6F1A8C8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F5ECA" w:rsidP="007F5ECA" w:rsidRDefault="00181A12" w14:paraId="10D02F2D" w14:textId="6FBDFB1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181A12">
              <w:rPr>
                <w:rFonts w:ascii="Mulish" w:hAnsi="Mulish"/>
                <w:color w:val="000000"/>
                <w:sz w:val="20"/>
                <w:szCs w:val="20"/>
              </w:rPr>
              <w:t xml:space="preserve">Customer-managed components shall follow </w:t>
            </w:r>
            <w:r>
              <w:rPr>
                <w:rFonts w:ascii="Mulish" w:hAnsi="Mulish"/>
                <w:color w:val="000000"/>
                <w:sz w:val="20"/>
                <w:szCs w:val="20"/>
              </w:rPr>
              <w:t>an</w:t>
            </w:r>
            <w:r w:rsidRPr="00181A12">
              <w:rPr>
                <w:rFonts w:ascii="Mulish" w:hAnsi="Mulish"/>
                <w:color w:val="000000"/>
                <w:sz w:val="20"/>
                <w:szCs w:val="20"/>
              </w:rPr>
              <w:t xml:space="preserve"> approved Doubtless </w:t>
            </w:r>
            <w:r>
              <w:rPr>
                <w:rFonts w:ascii="Mulish" w:hAnsi="Mulish"/>
                <w:color w:val="000000"/>
                <w:sz w:val="20"/>
                <w:szCs w:val="20"/>
              </w:rPr>
              <w:t xml:space="preserve">Group </w:t>
            </w:r>
            <w:r w:rsidRPr="00181A12">
              <w:rPr>
                <w:rFonts w:ascii="Mulish" w:hAnsi="Mulish"/>
                <w:color w:val="000000"/>
                <w:sz w:val="20"/>
                <w:szCs w:val="20"/>
              </w:rPr>
              <w:t>patching and maintenance process.</w:t>
            </w:r>
          </w:p>
          <w:p w:rsidRPr="007F5ECA" w:rsidR="00181A12" w:rsidP="007F5ECA" w:rsidRDefault="00181A12" w14:paraId="2FBCFF78" w14:textId="2C3101B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54634A6A"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4A48F204" w14:textId="22D02F6C">
            <w:pPr>
              <w:rPr>
                <w:rFonts w:ascii="Mulish" w:hAnsi="Mulish"/>
                <w:color w:val="000000"/>
                <w:sz w:val="20"/>
                <w:szCs w:val="20"/>
              </w:rPr>
            </w:pPr>
            <w:r w:rsidRPr="007F5ECA">
              <w:rPr>
                <w:rFonts w:ascii="Mulish" w:hAnsi="Mulish"/>
                <w:color w:val="000000"/>
                <w:sz w:val="20"/>
                <w:szCs w:val="20"/>
              </w:rPr>
              <w:t>NFR 5.2</w:t>
            </w:r>
            <w:r w:rsidR="00692638">
              <w:rPr>
                <w:rFonts w:ascii="Mulish" w:hAnsi="Mulish"/>
                <w:color w:val="000000"/>
                <w:sz w:val="20"/>
                <w:szCs w:val="20"/>
              </w:rPr>
              <w:t>.2</w:t>
            </w:r>
          </w:p>
        </w:tc>
        <w:tc>
          <w:tcPr>
            <w:tcW w:w="1559" w:type="dxa"/>
            <w:hideMark/>
          </w:tcPr>
          <w:p w:rsidRPr="007F5ECA" w:rsidR="007F5ECA" w:rsidP="007F5ECA" w:rsidRDefault="007F5ECA" w14:paraId="6B79732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FR-015, FR-019, FR-024</w:t>
            </w:r>
          </w:p>
        </w:tc>
        <w:tc>
          <w:tcPr>
            <w:tcW w:w="2410" w:type="dxa"/>
            <w:hideMark/>
          </w:tcPr>
          <w:p w:rsidRPr="007F5ECA" w:rsidR="007F5ECA" w:rsidP="007F5ECA" w:rsidRDefault="007F5ECA" w14:paraId="2D443D9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System maintenance / maintainability / upgradability</w:t>
            </w:r>
          </w:p>
        </w:tc>
        <w:tc>
          <w:tcPr>
            <w:tcW w:w="8505" w:type="dxa"/>
            <w:hideMark/>
          </w:tcPr>
          <w:p w:rsidR="001B3A04" w:rsidP="007F5ECA" w:rsidRDefault="001B3A04" w14:paraId="7BA2E43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1B3A04">
              <w:rPr>
                <w:rFonts w:ascii="Mulish" w:hAnsi="Mulish"/>
                <w:color w:val="000000"/>
                <w:sz w:val="20"/>
                <w:szCs w:val="20"/>
              </w:rPr>
              <w:t xml:space="preserve">Platform components shall remain on vendor-supported versions and receive security </w:t>
            </w:r>
            <w:r>
              <w:rPr>
                <w:rFonts w:ascii="Mulish" w:hAnsi="Mulish"/>
                <w:color w:val="000000"/>
                <w:sz w:val="20"/>
                <w:szCs w:val="20"/>
              </w:rPr>
              <w:t>patches</w:t>
            </w:r>
            <w:r w:rsidRPr="001B3A04">
              <w:rPr>
                <w:rFonts w:ascii="Mulish" w:hAnsi="Mulish"/>
                <w:color w:val="000000"/>
                <w:sz w:val="20"/>
                <w:szCs w:val="20"/>
              </w:rPr>
              <w:t xml:space="preserve"> within timescales defined by vulnerability severity, vendor guidance, compatibility and </w:t>
            </w:r>
            <w:r>
              <w:rPr>
                <w:rFonts w:ascii="Mulish" w:hAnsi="Mulish"/>
                <w:color w:val="000000"/>
                <w:sz w:val="20"/>
                <w:szCs w:val="20"/>
              </w:rPr>
              <w:t>Calandra Group</w:t>
            </w:r>
            <w:r w:rsidRPr="001B3A04">
              <w:rPr>
                <w:rFonts w:ascii="Mulish" w:hAnsi="Mulish"/>
                <w:color w:val="000000"/>
                <w:sz w:val="20"/>
                <w:szCs w:val="20"/>
              </w:rPr>
              <w:t xml:space="preserve"> security policy. </w:t>
            </w:r>
          </w:p>
          <w:p w:rsidR="001B3A04" w:rsidP="007F5ECA" w:rsidRDefault="001B3A04" w14:paraId="02AF9D8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F5ECA" w:rsidP="007F5ECA" w:rsidRDefault="001B3A04" w14:paraId="3F9B167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1B3A04">
              <w:rPr>
                <w:rFonts w:ascii="Mulish" w:hAnsi="Mulish"/>
                <w:color w:val="000000"/>
                <w:sz w:val="20"/>
                <w:szCs w:val="20"/>
              </w:rPr>
              <w:t>Any exception shall be risk assessed and approved.</w:t>
            </w:r>
          </w:p>
          <w:p w:rsidRPr="007F5ECA" w:rsidR="001B3A04" w:rsidP="007F5ECA" w:rsidRDefault="001B3A04" w14:paraId="2DFCC020" w14:textId="3319DFE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13B6F640"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002AA698" w14:textId="59A47E68">
            <w:pPr>
              <w:rPr>
                <w:rFonts w:ascii="Mulish" w:hAnsi="Mulish"/>
                <w:color w:val="000000"/>
                <w:sz w:val="20"/>
                <w:szCs w:val="20"/>
              </w:rPr>
            </w:pPr>
            <w:r w:rsidRPr="007F5ECA">
              <w:rPr>
                <w:rFonts w:ascii="Mulish" w:hAnsi="Mulish"/>
                <w:color w:val="000000"/>
                <w:sz w:val="20"/>
                <w:szCs w:val="20"/>
              </w:rPr>
              <w:t>NFR 5.3</w:t>
            </w:r>
            <w:r w:rsidR="00692638">
              <w:rPr>
                <w:rFonts w:ascii="Mulish" w:hAnsi="Mulish"/>
                <w:color w:val="000000"/>
                <w:sz w:val="20"/>
                <w:szCs w:val="20"/>
              </w:rPr>
              <w:t>.1</w:t>
            </w:r>
          </w:p>
        </w:tc>
        <w:tc>
          <w:tcPr>
            <w:tcW w:w="1559" w:type="dxa"/>
            <w:hideMark/>
          </w:tcPr>
          <w:p w:rsidRPr="007F5ECA" w:rsidR="007F5ECA" w:rsidP="007F5ECA" w:rsidRDefault="007F5ECA" w14:paraId="7F45BFC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FR-011, FR-015, FR-024</w:t>
            </w:r>
          </w:p>
        </w:tc>
        <w:tc>
          <w:tcPr>
            <w:tcW w:w="2410" w:type="dxa"/>
            <w:hideMark/>
          </w:tcPr>
          <w:p w:rsidRPr="007F5ECA" w:rsidR="007F5ECA" w:rsidP="007F5ECA" w:rsidRDefault="007F5ECA" w14:paraId="31DB15B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Antivirus and patching</w:t>
            </w:r>
          </w:p>
        </w:tc>
        <w:tc>
          <w:tcPr>
            <w:tcW w:w="8505" w:type="dxa"/>
            <w:hideMark/>
          </w:tcPr>
          <w:p w:rsidR="007F5ECA" w:rsidP="007F5ECA" w:rsidRDefault="001B3A04" w14:paraId="43E4DED6" w14:textId="3EA91ED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1B3A04">
              <w:rPr>
                <w:rFonts w:ascii="Mulish" w:hAnsi="Mulish"/>
                <w:color w:val="000000"/>
                <w:sz w:val="20"/>
                <w:szCs w:val="20"/>
              </w:rPr>
              <w:t>Malware protection and endpoint security controls shall be applied in line with</w:t>
            </w:r>
            <w:r>
              <w:rPr>
                <w:rFonts w:ascii="Mulish" w:hAnsi="Mulish"/>
                <w:color w:val="000000"/>
                <w:sz w:val="20"/>
                <w:szCs w:val="20"/>
              </w:rPr>
              <w:t xml:space="preserve"> Calandra Group </w:t>
            </w:r>
            <w:r w:rsidRPr="001B3A04">
              <w:rPr>
                <w:rFonts w:ascii="Mulish" w:hAnsi="Mulish"/>
                <w:color w:val="000000"/>
                <w:sz w:val="20"/>
                <w:szCs w:val="20"/>
              </w:rPr>
              <w:t>security policy where technically applicable. For managed cloud services, equivalent vendor-native security controls shall be relied upon where traditional antivirus is not applicable.</w:t>
            </w:r>
          </w:p>
          <w:p w:rsidRPr="007F5ECA" w:rsidR="001B3A04" w:rsidP="007F5ECA" w:rsidRDefault="001B3A04" w14:paraId="3CDD5FF4" w14:textId="3F7AC70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2F72B7EE"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D11AA39" w14:textId="028D2186">
            <w:pPr>
              <w:rPr>
                <w:rFonts w:ascii="Mulish" w:hAnsi="Mulish"/>
                <w:color w:val="000000"/>
                <w:sz w:val="20"/>
                <w:szCs w:val="20"/>
              </w:rPr>
            </w:pPr>
            <w:r w:rsidRPr="007F5ECA">
              <w:rPr>
                <w:rFonts w:ascii="Mulish" w:hAnsi="Mulish"/>
                <w:color w:val="000000"/>
                <w:sz w:val="20"/>
                <w:szCs w:val="20"/>
              </w:rPr>
              <w:t>NFR 5.4</w:t>
            </w:r>
            <w:r w:rsidR="00692638">
              <w:rPr>
                <w:rFonts w:ascii="Mulish" w:hAnsi="Mulish"/>
                <w:color w:val="000000"/>
                <w:sz w:val="20"/>
                <w:szCs w:val="20"/>
              </w:rPr>
              <w:t>.1</w:t>
            </w:r>
          </w:p>
        </w:tc>
        <w:tc>
          <w:tcPr>
            <w:tcW w:w="1559" w:type="dxa"/>
            <w:hideMark/>
          </w:tcPr>
          <w:p w:rsidRPr="007F5ECA" w:rsidR="007F5ECA" w:rsidP="007F5ECA" w:rsidRDefault="007F5ECA" w14:paraId="59BC36A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FR-019, FR-015</w:t>
            </w:r>
          </w:p>
        </w:tc>
        <w:tc>
          <w:tcPr>
            <w:tcW w:w="2410" w:type="dxa"/>
            <w:hideMark/>
          </w:tcPr>
          <w:p w:rsidRPr="007F5ECA" w:rsidR="007F5ECA" w:rsidP="007F5ECA" w:rsidRDefault="007F5ECA" w14:paraId="24899EB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Releases</w:t>
            </w:r>
          </w:p>
        </w:tc>
        <w:tc>
          <w:tcPr>
            <w:tcW w:w="8505" w:type="dxa"/>
            <w:hideMark/>
          </w:tcPr>
          <w:p w:rsidR="007F5ECA" w:rsidP="007F5ECA" w:rsidRDefault="002D3C40" w14:paraId="6196FD4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D3C40">
              <w:rPr>
                <w:rFonts w:ascii="Mulish" w:hAnsi="Mulish"/>
                <w:color w:val="000000"/>
                <w:sz w:val="20"/>
                <w:szCs w:val="20"/>
              </w:rPr>
              <w:t>Releases shall support rollback or an equivalent documented recovery approach to restore the previous stable service state where technically feasible.</w:t>
            </w:r>
          </w:p>
          <w:p w:rsidRPr="007F5ECA" w:rsidR="002D3C40" w:rsidP="007F5ECA" w:rsidRDefault="002D3C40" w14:paraId="4E9B1B4A" w14:textId="1F9B37A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8E2480" w:rsidTr="23685E28" w14:paraId="6E962100"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8E2480" w:rsidR="008E2480" w:rsidP="007F5ECA" w:rsidRDefault="008E2480" w14:paraId="5F06FB54" w14:textId="77777777">
            <w:pPr>
              <w:rPr>
                <w:rFonts w:ascii="Mulish" w:hAnsi="Mulish"/>
                <w:i/>
                <w:iCs/>
                <w:color w:val="000000" w:themeColor="text1"/>
                <w:sz w:val="20"/>
                <w:szCs w:val="20"/>
              </w:rPr>
            </w:pPr>
            <w:r w:rsidRPr="008E2480">
              <w:rPr>
                <w:rFonts w:ascii="Mulish" w:hAnsi="Mulish"/>
                <w:i/>
                <w:iCs/>
                <w:color w:val="000000" w:themeColor="text1"/>
                <w:sz w:val="20"/>
                <w:szCs w:val="20"/>
              </w:rPr>
              <w:t>NFR 6</w:t>
            </w:r>
          </w:p>
        </w:tc>
        <w:tc>
          <w:tcPr>
            <w:tcW w:w="12474" w:type="dxa"/>
            <w:gridSpan w:val="3"/>
            <w:shd w:val="clear" w:color="auto" w:fill="E8E8E8" w:themeFill="background2"/>
            <w:hideMark/>
          </w:tcPr>
          <w:p w:rsidRPr="008E2480" w:rsidR="008E2480" w:rsidP="008E2480" w:rsidRDefault="008E2480" w14:paraId="026EC55D" w14:textId="2994FAF9">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8E2480">
              <w:rPr>
                <w:rFonts w:ascii="Mulish" w:hAnsi="Mulish"/>
                <w:b/>
                <w:bCs/>
                <w:i/>
                <w:iCs/>
                <w:color w:val="000000" w:themeColor="text1"/>
                <w:sz w:val="20"/>
                <w:szCs w:val="20"/>
              </w:rPr>
              <w:t>Implementation</w:t>
            </w:r>
          </w:p>
        </w:tc>
      </w:tr>
      <w:tr w:rsidRPr="007F5ECA" w:rsidR="007F5ECA" w:rsidTr="23685E28" w14:paraId="5B308E53"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107D0141" w14:textId="244D676A">
            <w:pPr>
              <w:rPr>
                <w:rFonts w:ascii="Mulish" w:hAnsi="Mulish"/>
                <w:color w:val="000000"/>
                <w:sz w:val="20"/>
                <w:szCs w:val="20"/>
              </w:rPr>
            </w:pPr>
            <w:r w:rsidRPr="007F5ECA">
              <w:rPr>
                <w:rFonts w:ascii="Mulish" w:hAnsi="Mulish"/>
                <w:color w:val="000000"/>
                <w:sz w:val="20"/>
                <w:szCs w:val="20"/>
              </w:rPr>
              <w:lastRenderedPageBreak/>
              <w:t>NFR 6.1</w:t>
            </w:r>
            <w:r w:rsidR="00692638">
              <w:rPr>
                <w:rFonts w:ascii="Mulish" w:hAnsi="Mulish"/>
                <w:color w:val="000000"/>
                <w:sz w:val="20"/>
                <w:szCs w:val="20"/>
              </w:rPr>
              <w:t>.1</w:t>
            </w:r>
          </w:p>
        </w:tc>
        <w:tc>
          <w:tcPr>
            <w:tcW w:w="1559" w:type="dxa"/>
            <w:hideMark/>
          </w:tcPr>
          <w:p w:rsidRPr="007F5ECA" w:rsidR="007F5ECA" w:rsidP="007F5ECA" w:rsidRDefault="007F5ECA" w14:paraId="26A5D59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FR-018</w:t>
            </w:r>
          </w:p>
        </w:tc>
        <w:tc>
          <w:tcPr>
            <w:tcW w:w="2410" w:type="dxa"/>
            <w:hideMark/>
          </w:tcPr>
          <w:p w:rsidRPr="007F5ECA" w:rsidR="007F5ECA" w:rsidP="007F5ECA" w:rsidRDefault="007F5ECA" w14:paraId="42FF8D1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Third-party / external components</w:t>
            </w:r>
          </w:p>
        </w:tc>
        <w:tc>
          <w:tcPr>
            <w:tcW w:w="8505" w:type="dxa"/>
            <w:hideMark/>
          </w:tcPr>
          <w:p w:rsidR="007F5ECA" w:rsidP="007F5ECA" w:rsidRDefault="002D3C40" w14:paraId="33E4428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D3C40">
              <w:rPr>
                <w:rFonts w:ascii="Mulish" w:hAnsi="Mulish"/>
                <w:color w:val="000000"/>
                <w:sz w:val="20"/>
                <w:szCs w:val="20"/>
              </w:rPr>
              <w:t>The platform shall provide cost-management controls for chargeable services, including budgets, usage monitoring, alerts, tagging/attribution, auto-scaling controls and configurable resource limits to minimise unexpected spend.</w:t>
            </w:r>
          </w:p>
          <w:p w:rsidRPr="007F5ECA" w:rsidR="002D3C40" w:rsidP="007F5ECA" w:rsidRDefault="002D3C40" w14:paraId="60D4B4FF" w14:textId="385E587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157D8CAD"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0D0F15F" w14:textId="35C7E413">
            <w:pPr>
              <w:rPr>
                <w:rFonts w:ascii="Mulish" w:hAnsi="Mulish"/>
                <w:color w:val="000000"/>
                <w:sz w:val="20"/>
                <w:szCs w:val="20"/>
              </w:rPr>
            </w:pPr>
            <w:r w:rsidRPr="007F5ECA">
              <w:rPr>
                <w:rFonts w:ascii="Mulish" w:hAnsi="Mulish"/>
                <w:color w:val="000000"/>
                <w:sz w:val="20"/>
                <w:szCs w:val="20"/>
              </w:rPr>
              <w:t>NFR 6.2</w:t>
            </w:r>
            <w:r w:rsidR="00692638">
              <w:rPr>
                <w:rFonts w:ascii="Mulish" w:hAnsi="Mulish"/>
                <w:color w:val="000000"/>
                <w:sz w:val="20"/>
                <w:szCs w:val="20"/>
              </w:rPr>
              <w:t>.1</w:t>
            </w:r>
          </w:p>
        </w:tc>
        <w:tc>
          <w:tcPr>
            <w:tcW w:w="1559" w:type="dxa"/>
            <w:hideMark/>
          </w:tcPr>
          <w:p w:rsidRPr="007F5ECA" w:rsidR="007F5ECA" w:rsidP="007F5ECA" w:rsidRDefault="007F5ECA" w14:paraId="1AC8C6F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FR-008, FR-013, FR-015, FR-024</w:t>
            </w:r>
          </w:p>
        </w:tc>
        <w:tc>
          <w:tcPr>
            <w:tcW w:w="2410" w:type="dxa"/>
            <w:hideMark/>
          </w:tcPr>
          <w:p w:rsidRPr="007F5ECA" w:rsidR="007F5ECA" w:rsidP="007F5ECA" w:rsidRDefault="007F5ECA" w14:paraId="2384E7F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Ease / approach</w:t>
            </w:r>
          </w:p>
        </w:tc>
        <w:tc>
          <w:tcPr>
            <w:tcW w:w="8505" w:type="dxa"/>
            <w:hideMark/>
          </w:tcPr>
          <w:p w:rsidR="007F5ECA" w:rsidP="007F5ECA" w:rsidRDefault="002D3C40" w14:paraId="60A5E0D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D3C40">
              <w:rPr>
                <w:rFonts w:ascii="Mulish" w:hAnsi="Mulish"/>
                <w:color w:val="000000"/>
                <w:sz w:val="20"/>
                <w:szCs w:val="20"/>
              </w:rPr>
              <w:t xml:space="preserve">The </w:t>
            </w:r>
            <w:r>
              <w:rPr>
                <w:rFonts w:ascii="Mulish" w:hAnsi="Mulish"/>
                <w:color w:val="000000"/>
                <w:sz w:val="20"/>
                <w:szCs w:val="20"/>
              </w:rPr>
              <w:t>platform</w:t>
            </w:r>
            <w:r w:rsidRPr="002D3C40">
              <w:rPr>
                <w:rFonts w:ascii="Mulish" w:hAnsi="Mulish"/>
                <w:color w:val="000000"/>
                <w:sz w:val="20"/>
                <w:szCs w:val="20"/>
              </w:rPr>
              <w:t xml:space="preserve"> shall be provided as a service</w:t>
            </w:r>
            <w:r>
              <w:rPr>
                <w:rFonts w:ascii="Mulish" w:hAnsi="Mulish"/>
                <w:color w:val="000000"/>
                <w:sz w:val="20"/>
                <w:szCs w:val="20"/>
              </w:rPr>
              <w:t xml:space="preserve"> using platform as a service (PaaS) components</w:t>
            </w:r>
            <w:r w:rsidRPr="002D3C40">
              <w:rPr>
                <w:rFonts w:ascii="Mulish" w:hAnsi="Mulish"/>
                <w:color w:val="000000"/>
                <w:sz w:val="20"/>
                <w:szCs w:val="20"/>
              </w:rPr>
              <w:t xml:space="preserve"> where possible to minimise deployment and installation steps</w:t>
            </w:r>
          </w:p>
          <w:p w:rsidRPr="007F5ECA" w:rsidR="002D3C40" w:rsidP="007F5ECA" w:rsidRDefault="002D3C40" w14:paraId="3CC2BA9A" w14:textId="79904D1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74B5D1FE"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0C8A7D73" w14:textId="2E862D93">
            <w:pPr>
              <w:rPr>
                <w:rFonts w:ascii="Mulish" w:hAnsi="Mulish"/>
                <w:color w:val="000000"/>
                <w:sz w:val="20"/>
                <w:szCs w:val="20"/>
              </w:rPr>
            </w:pPr>
            <w:r w:rsidRPr="007F5ECA">
              <w:rPr>
                <w:rFonts w:ascii="Mulish" w:hAnsi="Mulish"/>
                <w:color w:val="000000"/>
                <w:sz w:val="20"/>
                <w:szCs w:val="20"/>
              </w:rPr>
              <w:t>NFR 6.2</w:t>
            </w:r>
            <w:r w:rsidR="00692638">
              <w:rPr>
                <w:rFonts w:ascii="Mulish" w:hAnsi="Mulish"/>
                <w:color w:val="000000"/>
                <w:sz w:val="20"/>
                <w:szCs w:val="20"/>
              </w:rPr>
              <w:t>.2</w:t>
            </w:r>
          </w:p>
        </w:tc>
        <w:tc>
          <w:tcPr>
            <w:tcW w:w="1559" w:type="dxa"/>
            <w:hideMark/>
          </w:tcPr>
          <w:p w:rsidRPr="007F5ECA" w:rsidR="007F5ECA" w:rsidP="007F5ECA" w:rsidRDefault="007F5ECA" w14:paraId="37FB6BE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FR-019, FR-006, FR-013</w:t>
            </w:r>
          </w:p>
        </w:tc>
        <w:tc>
          <w:tcPr>
            <w:tcW w:w="2410" w:type="dxa"/>
            <w:hideMark/>
          </w:tcPr>
          <w:p w:rsidRPr="007F5ECA" w:rsidR="007F5ECA" w:rsidP="007F5ECA" w:rsidRDefault="007F5ECA" w14:paraId="4366A56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Ease / approach</w:t>
            </w:r>
          </w:p>
        </w:tc>
        <w:tc>
          <w:tcPr>
            <w:tcW w:w="8505" w:type="dxa"/>
            <w:hideMark/>
          </w:tcPr>
          <w:p w:rsidR="007F5ECA" w:rsidP="007F5ECA" w:rsidRDefault="00F940F1" w14:paraId="28C57A77" w14:textId="0D60C5B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940F1">
              <w:rPr>
                <w:rFonts w:ascii="Mulish" w:hAnsi="Mulish"/>
                <w:color w:val="000000"/>
                <w:sz w:val="20"/>
                <w:szCs w:val="20"/>
              </w:rPr>
              <w:t xml:space="preserve">Customer-managed infrastructure and platform configuration shall be defined and deployed through version-controlled Infrastructure as Code </w:t>
            </w:r>
            <w:r>
              <w:rPr>
                <w:rFonts w:ascii="Mulish" w:hAnsi="Mulish"/>
                <w:color w:val="000000"/>
                <w:sz w:val="20"/>
                <w:szCs w:val="20"/>
              </w:rPr>
              <w:t xml:space="preserve">(IaC) </w:t>
            </w:r>
            <w:r w:rsidRPr="00F940F1">
              <w:rPr>
                <w:rFonts w:ascii="Mulish" w:hAnsi="Mulish"/>
                <w:color w:val="000000"/>
                <w:sz w:val="20"/>
                <w:szCs w:val="20"/>
              </w:rPr>
              <w:t>where technically supported.</w:t>
            </w:r>
          </w:p>
          <w:p w:rsidRPr="007F5ECA" w:rsidR="00F940F1" w:rsidP="007F5ECA" w:rsidRDefault="00F940F1" w14:paraId="53E43443" w14:textId="27AEDD0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23D3066E"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E45ED70" w14:textId="4C4A3EC0">
            <w:pPr>
              <w:rPr>
                <w:rFonts w:ascii="Mulish" w:hAnsi="Mulish"/>
                <w:color w:val="000000"/>
                <w:sz w:val="20"/>
                <w:szCs w:val="20"/>
              </w:rPr>
            </w:pPr>
            <w:r w:rsidRPr="007F5ECA">
              <w:rPr>
                <w:rFonts w:ascii="Mulish" w:hAnsi="Mulish"/>
                <w:color w:val="000000"/>
                <w:sz w:val="20"/>
                <w:szCs w:val="20"/>
              </w:rPr>
              <w:t>NFR 6.3</w:t>
            </w:r>
            <w:r w:rsidR="00692638">
              <w:rPr>
                <w:rFonts w:ascii="Mulish" w:hAnsi="Mulish"/>
                <w:color w:val="000000"/>
                <w:sz w:val="20"/>
                <w:szCs w:val="20"/>
              </w:rPr>
              <w:t>.1</w:t>
            </w:r>
          </w:p>
        </w:tc>
        <w:tc>
          <w:tcPr>
            <w:tcW w:w="1559" w:type="dxa"/>
            <w:hideMark/>
          </w:tcPr>
          <w:p w:rsidRPr="007F5ECA" w:rsidR="007F5ECA" w:rsidP="007F5ECA" w:rsidRDefault="007F5ECA" w14:paraId="5BB2DEB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FR-024, FR-008, FR-009, FR-019</w:t>
            </w:r>
          </w:p>
        </w:tc>
        <w:tc>
          <w:tcPr>
            <w:tcW w:w="2410" w:type="dxa"/>
            <w:hideMark/>
          </w:tcPr>
          <w:p w:rsidRPr="007F5ECA" w:rsidR="007F5ECA" w:rsidP="007F5ECA" w:rsidRDefault="007F5ECA" w14:paraId="7817FF0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Standards compliance</w:t>
            </w:r>
          </w:p>
        </w:tc>
        <w:tc>
          <w:tcPr>
            <w:tcW w:w="8505" w:type="dxa"/>
            <w:hideMark/>
          </w:tcPr>
          <w:p w:rsidRPr="007F5ECA" w:rsidR="007F5ECA" w:rsidP="007F5ECA" w:rsidRDefault="007F5ECA" w14:paraId="4B9EBD5A" w14:textId="33E29F2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 xml:space="preserve">Development on the platform shall be delivered in line with Calandra development </w:t>
            </w:r>
            <w:r w:rsidR="00A4197F">
              <w:rPr>
                <w:rFonts w:ascii="Mulish" w:hAnsi="Mulish"/>
                <w:color w:val="000000"/>
                <w:sz w:val="20"/>
                <w:szCs w:val="20"/>
              </w:rPr>
              <w:t xml:space="preserve">best </w:t>
            </w:r>
            <w:r w:rsidRPr="007F5ECA">
              <w:rPr>
                <w:rFonts w:ascii="Mulish" w:hAnsi="Mulish"/>
                <w:color w:val="000000"/>
                <w:sz w:val="20"/>
                <w:szCs w:val="20"/>
              </w:rPr>
              <w:t>practices.</w:t>
            </w:r>
          </w:p>
        </w:tc>
      </w:tr>
      <w:tr w:rsidRPr="007F5ECA" w:rsidR="007F5ECA" w:rsidTr="23685E28" w14:paraId="667F981E"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71AA708A" w14:textId="1D6BB4DC">
            <w:pPr>
              <w:rPr>
                <w:rFonts w:ascii="Mulish" w:hAnsi="Mulish"/>
                <w:color w:val="000000"/>
                <w:sz w:val="20"/>
                <w:szCs w:val="20"/>
              </w:rPr>
            </w:pPr>
            <w:r w:rsidRPr="007F5ECA">
              <w:rPr>
                <w:rFonts w:ascii="Mulish" w:hAnsi="Mulish"/>
                <w:color w:val="000000"/>
                <w:sz w:val="20"/>
                <w:szCs w:val="20"/>
              </w:rPr>
              <w:t>NFR 6.4</w:t>
            </w:r>
            <w:r w:rsidR="00692638">
              <w:rPr>
                <w:rFonts w:ascii="Mulish" w:hAnsi="Mulish"/>
                <w:color w:val="000000"/>
                <w:sz w:val="20"/>
                <w:szCs w:val="20"/>
              </w:rPr>
              <w:t>.1</w:t>
            </w:r>
          </w:p>
        </w:tc>
        <w:tc>
          <w:tcPr>
            <w:tcW w:w="1559" w:type="dxa"/>
            <w:hideMark/>
          </w:tcPr>
          <w:p w:rsidRPr="007F5ECA" w:rsidR="007F5ECA" w:rsidP="007F5ECA" w:rsidRDefault="007F5ECA" w14:paraId="32AC626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FR-023, FR-007, FR-020</w:t>
            </w:r>
          </w:p>
        </w:tc>
        <w:tc>
          <w:tcPr>
            <w:tcW w:w="2410" w:type="dxa"/>
            <w:hideMark/>
          </w:tcPr>
          <w:p w:rsidRPr="007F5ECA" w:rsidR="007F5ECA" w:rsidP="007F5ECA" w:rsidRDefault="007F5ECA" w14:paraId="1A47140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toolkit Implementation languages</w:t>
            </w:r>
          </w:p>
        </w:tc>
        <w:tc>
          <w:tcPr>
            <w:tcW w:w="8505" w:type="dxa"/>
            <w:hideMark/>
          </w:tcPr>
          <w:p w:rsidR="007F5ECA" w:rsidP="007F5ECA" w:rsidRDefault="00FF6745" w14:paraId="67027F4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F6745">
              <w:rPr>
                <w:rFonts w:ascii="Mulish" w:hAnsi="Mulish"/>
                <w:color w:val="000000"/>
                <w:sz w:val="20"/>
                <w:szCs w:val="20"/>
              </w:rPr>
              <w:t>The platform shall support industry-standard development languages and interfaces required for data engineering, analytics and data science workloads, including</w:t>
            </w:r>
            <w:r>
              <w:rPr>
                <w:rFonts w:ascii="Mulish" w:hAnsi="Mulish"/>
                <w:color w:val="000000"/>
                <w:sz w:val="20"/>
                <w:szCs w:val="20"/>
              </w:rPr>
              <w:t xml:space="preserve"> (but my no means limited to)</w:t>
            </w:r>
            <w:r w:rsidRPr="00FF6745">
              <w:rPr>
                <w:rFonts w:ascii="Mulish" w:hAnsi="Mulish"/>
                <w:color w:val="000000"/>
                <w:sz w:val="20"/>
                <w:szCs w:val="20"/>
              </w:rPr>
              <w:t xml:space="preserve"> SQL and Python, with additional languages supported where there is a defined use case.</w:t>
            </w:r>
          </w:p>
          <w:p w:rsidRPr="007F5ECA" w:rsidR="00FF6745" w:rsidP="007F5ECA" w:rsidRDefault="00FF6745" w14:paraId="33D7525D" w14:textId="21449FF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8E2480" w:rsidTr="23685E28" w14:paraId="6098CE97"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8E2480" w:rsidR="008E2480" w:rsidP="007F5ECA" w:rsidRDefault="008E2480" w14:paraId="47FBAB0A" w14:textId="77777777">
            <w:pPr>
              <w:rPr>
                <w:rFonts w:ascii="Mulish" w:hAnsi="Mulish"/>
                <w:i/>
                <w:iCs/>
                <w:color w:val="000000" w:themeColor="text1"/>
                <w:sz w:val="20"/>
                <w:szCs w:val="20"/>
              </w:rPr>
            </w:pPr>
            <w:r w:rsidRPr="008E2480">
              <w:rPr>
                <w:rFonts w:ascii="Mulish" w:hAnsi="Mulish"/>
                <w:i/>
                <w:iCs/>
                <w:color w:val="000000" w:themeColor="text1"/>
                <w:sz w:val="20"/>
                <w:szCs w:val="20"/>
              </w:rPr>
              <w:t>NFR 7</w:t>
            </w:r>
          </w:p>
        </w:tc>
        <w:tc>
          <w:tcPr>
            <w:tcW w:w="12474" w:type="dxa"/>
            <w:gridSpan w:val="3"/>
            <w:shd w:val="clear" w:color="auto" w:fill="E8E8E8" w:themeFill="background2"/>
            <w:hideMark/>
          </w:tcPr>
          <w:p w:rsidRPr="008E2480" w:rsidR="008E2480" w:rsidP="008E2480" w:rsidRDefault="008E2480" w14:paraId="7493AE76" w14:textId="1EA78532">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8E2480">
              <w:rPr>
                <w:rFonts w:ascii="Mulish" w:hAnsi="Mulish"/>
                <w:b/>
                <w:bCs/>
                <w:i/>
                <w:iCs/>
                <w:color w:val="000000" w:themeColor="text1"/>
                <w:sz w:val="20"/>
                <w:szCs w:val="20"/>
              </w:rPr>
              <w:t>Interface</w:t>
            </w:r>
          </w:p>
        </w:tc>
      </w:tr>
      <w:tr w:rsidRPr="007F5ECA" w:rsidR="007F5ECA" w:rsidTr="23685E28" w14:paraId="0627AE1C"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613A5C15" w14:textId="33A5BD08">
            <w:pPr>
              <w:rPr>
                <w:rFonts w:ascii="Mulish" w:hAnsi="Mulish"/>
                <w:color w:val="000000"/>
                <w:sz w:val="20"/>
                <w:szCs w:val="20"/>
              </w:rPr>
            </w:pPr>
            <w:r w:rsidRPr="007F5ECA">
              <w:rPr>
                <w:rFonts w:ascii="Mulish" w:hAnsi="Mulish"/>
                <w:color w:val="000000"/>
                <w:sz w:val="20"/>
                <w:szCs w:val="20"/>
              </w:rPr>
              <w:t>NFR 7.1</w:t>
            </w:r>
            <w:r w:rsidR="00E10502">
              <w:rPr>
                <w:rFonts w:ascii="Mulish" w:hAnsi="Mulish"/>
                <w:color w:val="000000"/>
                <w:sz w:val="20"/>
                <w:szCs w:val="20"/>
              </w:rPr>
              <w:t>.1</w:t>
            </w:r>
          </w:p>
        </w:tc>
        <w:tc>
          <w:tcPr>
            <w:tcW w:w="1559" w:type="dxa"/>
            <w:hideMark/>
          </w:tcPr>
          <w:p w:rsidRPr="007F5ECA" w:rsidR="007F5ECA" w:rsidP="007F5ECA" w:rsidRDefault="007F5ECA" w14:paraId="16EB7AA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FR-007, FR-008, FR-021, FR-022, FR-023, FR-024</w:t>
            </w:r>
          </w:p>
        </w:tc>
        <w:tc>
          <w:tcPr>
            <w:tcW w:w="2410" w:type="dxa"/>
            <w:hideMark/>
          </w:tcPr>
          <w:p w:rsidRPr="007F5ECA" w:rsidR="007F5ECA" w:rsidP="007F5ECA" w:rsidRDefault="007F5ECA" w14:paraId="62CE320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External Systems</w:t>
            </w:r>
          </w:p>
        </w:tc>
        <w:tc>
          <w:tcPr>
            <w:tcW w:w="8505" w:type="dxa"/>
            <w:hideMark/>
          </w:tcPr>
          <w:p w:rsidR="007F5ECA" w:rsidP="007F5ECA" w:rsidRDefault="00E10502" w14:paraId="421E093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10502">
              <w:rPr>
                <w:rFonts w:ascii="Mulish" w:hAnsi="Mulish"/>
                <w:color w:val="000000"/>
                <w:sz w:val="20"/>
                <w:szCs w:val="20"/>
              </w:rPr>
              <w:t>The platform shall support integration with approved enterprise tools and services across data ingestion, transformation, reporting, governance, data science and operational use cases through open standards, APIs and supported connectors, without unnecessary dependency on a single consuming application.</w:t>
            </w:r>
          </w:p>
          <w:p w:rsidRPr="007F5ECA" w:rsidR="00E10502" w:rsidP="007F5ECA" w:rsidRDefault="00E10502" w14:paraId="1B617DE6" w14:textId="408927C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F5ECA" w:rsidTr="23685E28" w14:paraId="3128D3DA"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3B4F1B93" w14:textId="6ED6532A">
            <w:pPr>
              <w:rPr>
                <w:rFonts w:ascii="Mulish" w:hAnsi="Mulish"/>
                <w:color w:val="000000"/>
                <w:sz w:val="20"/>
                <w:szCs w:val="20"/>
              </w:rPr>
            </w:pPr>
            <w:r w:rsidRPr="007F5ECA">
              <w:rPr>
                <w:rFonts w:ascii="Mulish" w:hAnsi="Mulish"/>
                <w:color w:val="000000"/>
                <w:sz w:val="20"/>
                <w:szCs w:val="20"/>
              </w:rPr>
              <w:t>NFR 7.1</w:t>
            </w:r>
            <w:r w:rsidR="00E10502">
              <w:rPr>
                <w:rFonts w:ascii="Mulish" w:hAnsi="Mulish"/>
                <w:color w:val="000000"/>
                <w:sz w:val="20"/>
                <w:szCs w:val="20"/>
              </w:rPr>
              <w:t>.2</w:t>
            </w:r>
          </w:p>
        </w:tc>
        <w:tc>
          <w:tcPr>
            <w:tcW w:w="1559" w:type="dxa"/>
            <w:hideMark/>
          </w:tcPr>
          <w:p w:rsidRPr="007F5ECA" w:rsidR="007F5ECA" w:rsidP="007F5ECA" w:rsidRDefault="007F5ECA" w14:paraId="64E1A11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FR-022, FR-021</w:t>
            </w:r>
          </w:p>
        </w:tc>
        <w:tc>
          <w:tcPr>
            <w:tcW w:w="2410" w:type="dxa"/>
            <w:hideMark/>
          </w:tcPr>
          <w:p w:rsidRPr="007F5ECA" w:rsidR="007F5ECA" w:rsidP="007F5ECA" w:rsidRDefault="007F5ECA" w14:paraId="3EEE665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External Systems</w:t>
            </w:r>
          </w:p>
        </w:tc>
        <w:tc>
          <w:tcPr>
            <w:tcW w:w="8505" w:type="dxa"/>
            <w:hideMark/>
          </w:tcPr>
          <w:p w:rsidR="007F5ECA" w:rsidP="007F5ECA" w:rsidRDefault="00E10502" w14:paraId="0D0DD34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10502">
              <w:rPr>
                <w:rFonts w:ascii="Mulish" w:hAnsi="Mulish"/>
                <w:color w:val="000000"/>
                <w:sz w:val="20"/>
                <w:szCs w:val="20"/>
              </w:rPr>
              <w:t>The platform shall support secure integration with external applications using appropriate industry-standard interfaces, including JDBC/ODBC, APIs, event/streaming interfaces and supported native or third-party connectors.</w:t>
            </w:r>
          </w:p>
          <w:p w:rsidRPr="007F5ECA" w:rsidR="00E10502" w:rsidP="007F5ECA" w:rsidRDefault="00E10502" w14:paraId="5AD825A3" w14:textId="6676800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8E2480" w:rsidTr="23685E28" w14:paraId="5AEF9841"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8E2480" w:rsidR="008E2480" w:rsidP="007F5ECA" w:rsidRDefault="008E2480" w14:paraId="065432C8" w14:textId="77777777">
            <w:pPr>
              <w:rPr>
                <w:rFonts w:ascii="Mulish" w:hAnsi="Mulish"/>
                <w:i/>
                <w:iCs/>
                <w:color w:val="000000" w:themeColor="text1"/>
                <w:sz w:val="20"/>
                <w:szCs w:val="20"/>
              </w:rPr>
            </w:pPr>
            <w:r w:rsidRPr="008E2480">
              <w:rPr>
                <w:rFonts w:ascii="Mulish" w:hAnsi="Mulish"/>
                <w:i/>
                <w:iCs/>
                <w:color w:val="000000" w:themeColor="text1"/>
                <w:sz w:val="20"/>
                <w:szCs w:val="20"/>
              </w:rPr>
              <w:t>NFR 8</w:t>
            </w:r>
          </w:p>
        </w:tc>
        <w:tc>
          <w:tcPr>
            <w:tcW w:w="12474" w:type="dxa"/>
            <w:gridSpan w:val="3"/>
            <w:shd w:val="clear" w:color="auto" w:fill="E8E8E8" w:themeFill="background2"/>
            <w:hideMark/>
          </w:tcPr>
          <w:p w:rsidRPr="008E2480" w:rsidR="008E2480" w:rsidP="008E2480" w:rsidRDefault="008E2480" w14:paraId="18785207" w14:textId="16653358">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8E2480">
              <w:rPr>
                <w:rFonts w:ascii="Mulish" w:hAnsi="Mulish"/>
                <w:b/>
                <w:bCs/>
                <w:i/>
                <w:iCs/>
                <w:color w:val="000000" w:themeColor="text1"/>
                <w:sz w:val="20"/>
                <w:szCs w:val="20"/>
              </w:rPr>
              <w:t>Physical</w:t>
            </w:r>
          </w:p>
        </w:tc>
      </w:tr>
      <w:tr w:rsidRPr="007F5ECA" w:rsidR="007F5ECA" w:rsidTr="23685E28" w14:paraId="46C60FDB"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34B0DAEB" w14:textId="6A04C55C">
            <w:pPr>
              <w:rPr>
                <w:rFonts w:ascii="Mulish" w:hAnsi="Mulish"/>
                <w:color w:val="000000"/>
                <w:sz w:val="20"/>
                <w:szCs w:val="20"/>
              </w:rPr>
            </w:pPr>
            <w:r w:rsidRPr="007F5ECA">
              <w:rPr>
                <w:rFonts w:ascii="Mulish" w:hAnsi="Mulish"/>
                <w:color w:val="000000"/>
                <w:sz w:val="20"/>
                <w:szCs w:val="20"/>
              </w:rPr>
              <w:t>NFR 8.1</w:t>
            </w:r>
            <w:r w:rsidR="00150057">
              <w:rPr>
                <w:rFonts w:ascii="Mulish" w:hAnsi="Mulish"/>
                <w:color w:val="000000"/>
                <w:sz w:val="20"/>
                <w:szCs w:val="20"/>
              </w:rPr>
              <w:t>.1</w:t>
            </w:r>
          </w:p>
        </w:tc>
        <w:tc>
          <w:tcPr>
            <w:tcW w:w="1559" w:type="dxa"/>
            <w:hideMark/>
          </w:tcPr>
          <w:p w:rsidRPr="007F5ECA" w:rsidR="007F5ECA" w:rsidP="007F5ECA" w:rsidRDefault="007F5ECA" w14:paraId="7FCB330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FR-002, FR-003, FR-012, FR-024</w:t>
            </w:r>
          </w:p>
        </w:tc>
        <w:tc>
          <w:tcPr>
            <w:tcW w:w="2410" w:type="dxa"/>
            <w:hideMark/>
          </w:tcPr>
          <w:p w:rsidRPr="007F5ECA" w:rsidR="007F5ECA" w:rsidP="007F5ECA" w:rsidRDefault="007F5ECA" w14:paraId="31715C3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Location</w:t>
            </w:r>
          </w:p>
        </w:tc>
        <w:tc>
          <w:tcPr>
            <w:tcW w:w="8505" w:type="dxa"/>
            <w:hideMark/>
          </w:tcPr>
          <w:p w:rsidR="007F5ECA" w:rsidP="007F5ECA" w:rsidRDefault="00E10502" w14:paraId="225DA5A8" w14:textId="414DCF8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10502">
              <w:rPr>
                <w:rFonts w:ascii="Mulish" w:hAnsi="Mulish"/>
                <w:color w:val="000000"/>
                <w:sz w:val="20"/>
                <w:szCs w:val="20"/>
              </w:rPr>
              <w:t>The data platform shall be deployed as a Tier 1 application within the approved Calandra landing</w:t>
            </w:r>
            <w:r w:rsidR="00373796">
              <w:rPr>
                <w:rFonts w:ascii="Mulish" w:hAnsi="Mulish"/>
                <w:color w:val="000000"/>
                <w:sz w:val="20"/>
                <w:szCs w:val="20"/>
              </w:rPr>
              <w:t xml:space="preserve"> </w:t>
            </w:r>
            <w:r w:rsidRPr="00E10502">
              <w:rPr>
                <w:rFonts w:ascii="Mulish" w:hAnsi="Mulish"/>
                <w:color w:val="000000"/>
                <w:sz w:val="20"/>
                <w:szCs w:val="20"/>
              </w:rPr>
              <w:t xml:space="preserve">zone structure </w:t>
            </w:r>
            <w:r w:rsidR="00CB3F50">
              <w:rPr>
                <w:rFonts w:ascii="Mulish" w:hAnsi="Mulish"/>
                <w:color w:val="000000"/>
                <w:sz w:val="20"/>
                <w:szCs w:val="20"/>
              </w:rPr>
              <w:t xml:space="preserve">with the Azure region Germany West </w:t>
            </w:r>
            <w:r w:rsidR="00373796">
              <w:rPr>
                <w:rFonts w:ascii="Mulish" w:hAnsi="Mulish"/>
                <w:color w:val="000000"/>
                <w:sz w:val="20"/>
                <w:szCs w:val="20"/>
              </w:rPr>
              <w:t>Central. The platform</w:t>
            </w:r>
            <w:r w:rsidRPr="00E10502">
              <w:rPr>
                <w:rFonts w:ascii="Mulish" w:hAnsi="Mulish"/>
                <w:color w:val="000000"/>
                <w:sz w:val="20"/>
                <w:szCs w:val="20"/>
              </w:rPr>
              <w:t xml:space="preserve"> shall comply with the associated security, networking, policy and governance controls</w:t>
            </w:r>
            <w:r w:rsidR="00373796">
              <w:rPr>
                <w:rFonts w:ascii="Mulish" w:hAnsi="Mulish"/>
                <w:color w:val="000000"/>
                <w:sz w:val="20"/>
                <w:szCs w:val="20"/>
              </w:rPr>
              <w:t xml:space="preserve"> set out by the Calandra Tier 0 platform landing zone</w:t>
            </w:r>
            <w:r w:rsidRPr="00E10502">
              <w:rPr>
                <w:rFonts w:ascii="Mulish" w:hAnsi="Mulish"/>
                <w:color w:val="000000"/>
                <w:sz w:val="20"/>
                <w:szCs w:val="20"/>
              </w:rPr>
              <w:t>.</w:t>
            </w:r>
          </w:p>
          <w:p w:rsidRPr="007F5ECA" w:rsidR="00CB3F50" w:rsidP="007F5ECA" w:rsidRDefault="00CB3F50" w14:paraId="64EBD7E3" w14:textId="3A67BBA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8E2480" w:rsidTr="23685E28" w14:paraId="26F9B50E"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8E2480" w:rsidR="008E2480" w:rsidP="007F5ECA" w:rsidRDefault="008E2480" w14:paraId="375B3015" w14:textId="77777777">
            <w:pPr>
              <w:rPr>
                <w:rFonts w:ascii="Mulish" w:hAnsi="Mulish"/>
                <w:i/>
                <w:iCs/>
                <w:color w:val="000000" w:themeColor="text1"/>
                <w:sz w:val="20"/>
                <w:szCs w:val="20"/>
              </w:rPr>
            </w:pPr>
            <w:r w:rsidRPr="008E2480">
              <w:rPr>
                <w:rFonts w:ascii="Mulish" w:hAnsi="Mulish"/>
                <w:i/>
                <w:iCs/>
                <w:color w:val="000000" w:themeColor="text1"/>
                <w:sz w:val="20"/>
                <w:szCs w:val="20"/>
              </w:rPr>
              <w:lastRenderedPageBreak/>
              <w:t>NFR 9</w:t>
            </w:r>
          </w:p>
        </w:tc>
        <w:tc>
          <w:tcPr>
            <w:tcW w:w="12474" w:type="dxa"/>
            <w:gridSpan w:val="3"/>
            <w:shd w:val="clear" w:color="auto" w:fill="E8E8E8" w:themeFill="background2"/>
            <w:hideMark/>
          </w:tcPr>
          <w:p w:rsidRPr="008E2480" w:rsidR="008E2480" w:rsidP="007F5ECA" w:rsidRDefault="00150057" w14:paraId="7B207371" w14:textId="75B00BB5">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Pr>
                <w:rFonts w:ascii="Mulish" w:hAnsi="Mulish"/>
                <w:b/>
                <w:bCs/>
                <w:i/>
                <w:iCs/>
                <w:color w:val="000000" w:themeColor="text1"/>
                <w:sz w:val="20"/>
                <w:szCs w:val="20"/>
              </w:rPr>
              <w:t xml:space="preserve">Data </w:t>
            </w:r>
            <w:r w:rsidR="005554AC">
              <w:rPr>
                <w:rFonts w:ascii="Mulish" w:hAnsi="Mulish"/>
                <w:b/>
                <w:bCs/>
                <w:i/>
                <w:iCs/>
                <w:color w:val="000000" w:themeColor="text1"/>
                <w:sz w:val="20"/>
                <w:szCs w:val="20"/>
              </w:rPr>
              <w:t>Extraction, Load and Transformation</w:t>
            </w:r>
          </w:p>
        </w:tc>
      </w:tr>
      <w:tr w:rsidRPr="007F5ECA" w:rsidR="007F5ECA" w:rsidTr="23685E28" w14:paraId="35CC140C"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F5ECA" w:rsidP="007F5ECA" w:rsidRDefault="007F5ECA" w14:paraId="54A3AF6E" w14:textId="1F16AE08">
            <w:pPr>
              <w:rPr>
                <w:rFonts w:ascii="Mulish" w:hAnsi="Mulish"/>
                <w:color w:val="000000"/>
                <w:sz w:val="20"/>
                <w:szCs w:val="20"/>
              </w:rPr>
            </w:pPr>
            <w:r w:rsidRPr="007F5ECA">
              <w:rPr>
                <w:rFonts w:ascii="Mulish" w:hAnsi="Mulish"/>
                <w:color w:val="000000"/>
                <w:sz w:val="20"/>
                <w:szCs w:val="20"/>
              </w:rPr>
              <w:t>NFR 9.1</w:t>
            </w:r>
            <w:r w:rsidR="000238A1">
              <w:rPr>
                <w:rFonts w:ascii="Mulish" w:hAnsi="Mulish"/>
                <w:color w:val="000000"/>
                <w:sz w:val="20"/>
                <w:szCs w:val="20"/>
              </w:rPr>
              <w:t>.1</w:t>
            </w:r>
          </w:p>
        </w:tc>
        <w:tc>
          <w:tcPr>
            <w:tcW w:w="1559" w:type="dxa"/>
            <w:hideMark/>
          </w:tcPr>
          <w:p w:rsidRPr="007F5ECA" w:rsidR="007F5ECA" w:rsidP="007F5ECA" w:rsidRDefault="007F5ECA" w14:paraId="268DE48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FR-021, FR-008, FR-013</w:t>
            </w:r>
          </w:p>
        </w:tc>
        <w:tc>
          <w:tcPr>
            <w:tcW w:w="2410" w:type="dxa"/>
            <w:hideMark/>
          </w:tcPr>
          <w:p w:rsidRPr="007F5ECA" w:rsidR="007F5ECA" w:rsidP="007F5ECA" w:rsidRDefault="00F40877" w14:paraId="2C84F985" w14:textId="4CBAED3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Ingestion</w:t>
            </w:r>
          </w:p>
        </w:tc>
        <w:tc>
          <w:tcPr>
            <w:tcW w:w="8505" w:type="dxa"/>
            <w:hideMark/>
          </w:tcPr>
          <w:p w:rsidR="007F5ECA" w:rsidP="007F5ECA" w:rsidRDefault="00F40877" w14:paraId="5B67C13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40877">
              <w:rPr>
                <w:rFonts w:ascii="Mulish" w:hAnsi="Mulish"/>
                <w:color w:val="000000"/>
                <w:sz w:val="20"/>
                <w:szCs w:val="20"/>
              </w:rPr>
              <w:t>The platform shall support ingestion from approved source systems using batch, intra-day, event-driven and streaming patterns through supported interfaces and connectors.</w:t>
            </w:r>
          </w:p>
          <w:p w:rsidRPr="007F5ECA" w:rsidR="00F40877" w:rsidP="007F5ECA" w:rsidRDefault="00F40877" w14:paraId="04651B11" w14:textId="2653C55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F40877" w:rsidTr="23685E28" w14:paraId="2D9644A3" w14:textId="77777777">
        <w:trPr>
          <w:trHeight w:val="170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F40877" w:rsidP="00F40877" w:rsidRDefault="00F40877" w14:paraId="7129E507" w14:textId="7AC9D3AA">
            <w:pPr>
              <w:rPr>
                <w:rFonts w:ascii="Mulish" w:hAnsi="Mulish"/>
                <w:color w:val="000000"/>
                <w:sz w:val="20"/>
                <w:szCs w:val="20"/>
              </w:rPr>
            </w:pPr>
            <w:r w:rsidRPr="007F5ECA">
              <w:rPr>
                <w:rFonts w:ascii="Mulish" w:hAnsi="Mulish"/>
                <w:color w:val="000000"/>
                <w:sz w:val="20"/>
                <w:szCs w:val="20"/>
              </w:rPr>
              <w:t>NFR 9.1</w:t>
            </w:r>
            <w:r w:rsidR="000238A1">
              <w:rPr>
                <w:rFonts w:ascii="Mulish" w:hAnsi="Mulish"/>
                <w:color w:val="000000"/>
                <w:sz w:val="20"/>
                <w:szCs w:val="20"/>
              </w:rPr>
              <w:t>.2</w:t>
            </w:r>
          </w:p>
        </w:tc>
        <w:tc>
          <w:tcPr>
            <w:tcW w:w="1559" w:type="dxa"/>
            <w:hideMark/>
          </w:tcPr>
          <w:p w:rsidRPr="007F5ECA" w:rsidR="00F40877" w:rsidP="00F40877" w:rsidRDefault="00F40877" w14:paraId="6F44211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FR-021</w:t>
            </w:r>
          </w:p>
        </w:tc>
        <w:tc>
          <w:tcPr>
            <w:tcW w:w="2410" w:type="dxa"/>
            <w:hideMark/>
          </w:tcPr>
          <w:p w:rsidRPr="007F5ECA" w:rsidR="00F40877" w:rsidP="00F40877" w:rsidRDefault="00F40877" w14:paraId="23B78B8A" w14:textId="3C7FD91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Ingestion</w:t>
            </w:r>
          </w:p>
        </w:tc>
        <w:tc>
          <w:tcPr>
            <w:tcW w:w="8505" w:type="dxa"/>
            <w:hideMark/>
          </w:tcPr>
          <w:p w:rsidR="00F40877" w:rsidP="00F40877" w:rsidRDefault="00F40877" w14:paraId="664D138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40877">
              <w:rPr>
                <w:rFonts w:ascii="Mulish" w:hAnsi="Mulish"/>
                <w:color w:val="000000"/>
                <w:sz w:val="20"/>
                <w:szCs w:val="20"/>
              </w:rPr>
              <w:t>The platform shall be capable of supporting ingestion profiles ranging from</w:t>
            </w:r>
            <w:r>
              <w:rPr>
                <w:rFonts w:ascii="Mulish" w:hAnsi="Mulish"/>
                <w:color w:val="000000"/>
                <w:sz w:val="20"/>
                <w:szCs w:val="20"/>
              </w:rPr>
              <w:t>;</w:t>
            </w:r>
          </w:p>
          <w:p w:rsidR="00F40877" w:rsidP="00B34E3E" w:rsidRDefault="00F40877" w14:paraId="604696D0" w14:textId="37AC098D">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B</w:t>
            </w:r>
            <w:r w:rsidRPr="00F40877">
              <w:rPr>
                <w:rFonts w:ascii="Mulish" w:hAnsi="Mulish"/>
                <w:color w:val="000000"/>
                <w:sz w:val="20"/>
                <w:szCs w:val="20"/>
              </w:rPr>
              <w:t>atch within a 24-hour window</w:t>
            </w:r>
          </w:p>
          <w:p w:rsidR="00F40877" w:rsidP="00B34E3E" w:rsidRDefault="00F40877" w14:paraId="2EF3526B" w14:textId="720B0FDA">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I</w:t>
            </w:r>
            <w:r w:rsidRPr="00F40877">
              <w:rPr>
                <w:rFonts w:ascii="Mulish" w:hAnsi="Mulish"/>
                <w:color w:val="000000"/>
                <w:sz w:val="20"/>
                <w:szCs w:val="20"/>
              </w:rPr>
              <w:t>ntra-day processing from six hours to 15 minutes</w:t>
            </w:r>
          </w:p>
          <w:p w:rsidR="00F40877" w:rsidP="00B34E3E" w:rsidRDefault="00F40877" w14:paraId="409A392F" w14:textId="77777777">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E</w:t>
            </w:r>
            <w:r w:rsidRPr="00F40877">
              <w:rPr>
                <w:rFonts w:ascii="Mulish" w:hAnsi="Mulish"/>
                <w:color w:val="000000"/>
                <w:sz w:val="20"/>
                <w:szCs w:val="20"/>
              </w:rPr>
              <w:t>vent-driven pull polling intervals of approximately 0.5 to 5 seconds</w:t>
            </w:r>
          </w:p>
          <w:p w:rsidR="00F40877" w:rsidP="00B34E3E" w:rsidRDefault="00F40877" w14:paraId="66C3A833" w14:textId="68CE5D86">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N</w:t>
            </w:r>
            <w:r w:rsidRPr="00F40877">
              <w:rPr>
                <w:rFonts w:ascii="Mulish" w:hAnsi="Mulish"/>
                <w:color w:val="000000"/>
                <w:sz w:val="20"/>
                <w:szCs w:val="20"/>
              </w:rPr>
              <w:t>ear-real-time streaming with sub-second event ingestion where supporte</w:t>
            </w:r>
            <w:r>
              <w:rPr>
                <w:rFonts w:ascii="Mulish" w:hAnsi="Mulish"/>
                <w:color w:val="000000"/>
                <w:sz w:val="20"/>
                <w:szCs w:val="20"/>
              </w:rPr>
              <w:t>d</w:t>
            </w:r>
          </w:p>
          <w:p w:rsidR="00F40877" w:rsidP="00F40877" w:rsidRDefault="00F40877" w14:paraId="786304BF" w14:textId="77777777">
            <w:pPr>
              <w:pStyle w:val="ListParagraph"/>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F40877" w:rsidP="008D0F9B" w:rsidRDefault="00F40877" w14:paraId="7A0CB49F" w14:textId="4EAA220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40877">
              <w:rPr>
                <w:rFonts w:ascii="Mulish" w:hAnsi="Mulish"/>
                <w:color w:val="000000"/>
                <w:sz w:val="20"/>
                <w:szCs w:val="20"/>
              </w:rPr>
              <w:t>These are indicative platform capability bounds, not universal end-to-end data-freshness SLAs</w:t>
            </w:r>
            <w:r>
              <w:rPr>
                <w:rFonts w:ascii="Mulish" w:hAnsi="Mulish"/>
                <w:color w:val="000000"/>
                <w:sz w:val="20"/>
                <w:szCs w:val="20"/>
              </w:rPr>
              <w:t>.</w:t>
            </w:r>
            <w:r w:rsidRPr="00F40877">
              <w:rPr>
                <w:rFonts w:ascii="Mulish" w:hAnsi="Mulish"/>
                <w:color w:val="000000"/>
                <w:sz w:val="20"/>
                <w:szCs w:val="20"/>
              </w:rPr>
              <w:t xml:space="preserve"> </w:t>
            </w:r>
            <w:r>
              <w:rPr>
                <w:rFonts w:ascii="Mulish" w:hAnsi="Mulish"/>
                <w:color w:val="000000"/>
                <w:sz w:val="20"/>
                <w:szCs w:val="20"/>
              </w:rPr>
              <w:t>E</w:t>
            </w:r>
            <w:r w:rsidRPr="00F40877">
              <w:rPr>
                <w:rFonts w:ascii="Mulish" w:hAnsi="Mulish"/>
                <w:color w:val="000000"/>
                <w:sz w:val="20"/>
                <w:szCs w:val="20"/>
              </w:rPr>
              <w:t xml:space="preserve">ach onboarded </w:t>
            </w:r>
            <w:r>
              <w:rPr>
                <w:rFonts w:ascii="Mulish" w:hAnsi="Mulish"/>
                <w:color w:val="000000"/>
                <w:sz w:val="20"/>
                <w:szCs w:val="20"/>
              </w:rPr>
              <w:t>entity</w:t>
            </w:r>
            <w:r w:rsidRPr="00F40877">
              <w:rPr>
                <w:rFonts w:ascii="Mulish" w:hAnsi="Mulish"/>
                <w:color w:val="000000"/>
                <w:sz w:val="20"/>
                <w:szCs w:val="20"/>
              </w:rPr>
              <w:t xml:space="preserve"> shall define its required freshness target</w:t>
            </w:r>
            <w:r>
              <w:rPr>
                <w:rFonts w:ascii="Mulish" w:hAnsi="Mulish"/>
                <w:color w:val="000000"/>
                <w:sz w:val="20"/>
                <w:szCs w:val="20"/>
              </w:rPr>
              <w:t xml:space="preserve">s per </w:t>
            </w:r>
            <w:r w:rsidR="000238A1">
              <w:rPr>
                <w:rFonts w:ascii="Mulish" w:hAnsi="Mulish"/>
                <w:color w:val="000000"/>
                <w:sz w:val="20"/>
                <w:szCs w:val="20"/>
              </w:rPr>
              <w:t>use case</w:t>
            </w:r>
            <w:r w:rsidRPr="00F40877">
              <w:rPr>
                <w:rFonts w:ascii="Mulish" w:hAnsi="Mulish"/>
                <w:color w:val="000000"/>
                <w:sz w:val="20"/>
                <w:szCs w:val="20"/>
              </w:rPr>
              <w:t>.</w:t>
            </w:r>
          </w:p>
          <w:p w:rsidRPr="00F40877" w:rsidR="00F40877" w:rsidP="00F40877" w:rsidRDefault="00F40877" w14:paraId="5370E88D" w14:textId="7B189041">
            <w:pPr>
              <w:ind w:left="360"/>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043F09" w:rsidTr="23685E28" w14:paraId="35D5488F" w14:textId="77777777">
        <w:trPr>
          <w:trHeight w:val="959"/>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043F09" w:rsidP="00F40877" w:rsidRDefault="00524F9D" w14:paraId="3D3101A5" w14:textId="038DB09B">
            <w:pPr>
              <w:rPr>
                <w:rFonts w:ascii="Mulish" w:hAnsi="Mulish"/>
                <w:color w:val="000000"/>
                <w:sz w:val="20"/>
                <w:szCs w:val="20"/>
              </w:rPr>
            </w:pPr>
            <w:r>
              <w:rPr>
                <w:rFonts w:ascii="Mulish" w:hAnsi="Mulish"/>
                <w:color w:val="000000"/>
                <w:sz w:val="20"/>
                <w:szCs w:val="20"/>
              </w:rPr>
              <w:t>NFR 9.1.3</w:t>
            </w:r>
          </w:p>
        </w:tc>
        <w:tc>
          <w:tcPr>
            <w:tcW w:w="1559" w:type="dxa"/>
          </w:tcPr>
          <w:p w:rsidRPr="007F5ECA" w:rsidR="00043F09" w:rsidP="00F40877" w:rsidRDefault="00844560" w14:paraId="1C18DC7A" w14:textId="7D7F454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844560">
              <w:rPr>
                <w:rFonts w:ascii="Mulish" w:hAnsi="Mulish"/>
                <w:color w:val="000000"/>
                <w:sz w:val="20"/>
                <w:szCs w:val="20"/>
              </w:rPr>
              <w:t>FR-008, FR-016, FR-021 FR-009, FR-014, FR-015</w:t>
            </w:r>
            <w:r>
              <w:rPr>
                <w:rFonts w:ascii="Mulish" w:hAnsi="Mulish"/>
                <w:color w:val="000000"/>
                <w:sz w:val="20"/>
                <w:szCs w:val="20"/>
              </w:rPr>
              <w:t>,</w:t>
            </w:r>
            <w:r w:rsidRPr="00844560">
              <w:rPr>
                <w:rFonts w:ascii="Mulish" w:hAnsi="Mulish"/>
                <w:color w:val="000000"/>
                <w:sz w:val="20"/>
                <w:szCs w:val="20"/>
              </w:rPr>
              <w:t xml:space="preserve"> FR-011</w:t>
            </w:r>
          </w:p>
        </w:tc>
        <w:tc>
          <w:tcPr>
            <w:tcW w:w="2410" w:type="dxa"/>
          </w:tcPr>
          <w:p w:rsidR="00043F09" w:rsidP="00F40877" w:rsidRDefault="00043F09" w14:paraId="00CEFD61" w14:textId="6DFDE01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Ingestion</w:t>
            </w:r>
          </w:p>
        </w:tc>
        <w:tc>
          <w:tcPr>
            <w:tcW w:w="8505" w:type="dxa"/>
          </w:tcPr>
          <w:p w:rsidR="00043F09" w:rsidP="00F40877" w:rsidRDefault="00043F09" w14:paraId="62F81D0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43F09">
              <w:rPr>
                <w:rFonts w:ascii="Mulish" w:hAnsi="Mulish"/>
                <w:color w:val="000000"/>
                <w:sz w:val="20"/>
                <w:szCs w:val="20"/>
              </w:rPr>
              <w:t>Ingestion shall detect source-schema changes and prevent unapproved breaking changes from silently affecting consumers. Invalid or rejected records shall be captured, quarantined where appropriate and traceable without silent data loss.</w:t>
            </w:r>
          </w:p>
          <w:p w:rsidRPr="00F40877" w:rsidR="00043F09" w:rsidP="00F40877" w:rsidRDefault="00043F09" w14:paraId="1FDB298A" w14:textId="2B46606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F40877" w:rsidTr="23685E28" w14:paraId="7FFE27B8"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F40877" w:rsidP="00F40877" w:rsidRDefault="00F40877" w14:paraId="78D3EBC4" w14:textId="3D93D853">
            <w:pPr>
              <w:rPr>
                <w:rFonts w:ascii="Mulish" w:hAnsi="Mulish"/>
                <w:color w:val="000000"/>
                <w:sz w:val="20"/>
                <w:szCs w:val="20"/>
              </w:rPr>
            </w:pPr>
            <w:r w:rsidRPr="007F5ECA">
              <w:rPr>
                <w:rFonts w:ascii="Mulish" w:hAnsi="Mulish"/>
                <w:color w:val="000000"/>
                <w:sz w:val="20"/>
                <w:szCs w:val="20"/>
              </w:rPr>
              <w:t>NFR 9.</w:t>
            </w:r>
            <w:r w:rsidR="000238A1">
              <w:rPr>
                <w:rFonts w:ascii="Mulish" w:hAnsi="Mulish"/>
                <w:color w:val="000000"/>
                <w:sz w:val="20"/>
                <w:szCs w:val="20"/>
              </w:rPr>
              <w:t>2.1</w:t>
            </w:r>
          </w:p>
        </w:tc>
        <w:tc>
          <w:tcPr>
            <w:tcW w:w="1559" w:type="dxa"/>
            <w:hideMark/>
          </w:tcPr>
          <w:p w:rsidRPr="007F5ECA" w:rsidR="00F40877" w:rsidP="00F40877" w:rsidRDefault="00F40877" w14:paraId="7508B42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FR-008, FR-009, FR-021</w:t>
            </w:r>
          </w:p>
        </w:tc>
        <w:tc>
          <w:tcPr>
            <w:tcW w:w="2410" w:type="dxa"/>
            <w:hideMark/>
          </w:tcPr>
          <w:p w:rsidRPr="007F5ECA" w:rsidR="00F40877" w:rsidP="00F40877" w:rsidRDefault="000238A1" w14:paraId="69F39F2B" w14:textId="4962756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Transformation</w:t>
            </w:r>
          </w:p>
        </w:tc>
        <w:tc>
          <w:tcPr>
            <w:tcW w:w="8505" w:type="dxa"/>
            <w:hideMark/>
          </w:tcPr>
          <w:p w:rsidR="00F40877" w:rsidP="00F40877" w:rsidRDefault="000238A1" w14:paraId="0014D22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238A1">
              <w:rPr>
                <w:rFonts w:ascii="Mulish" w:hAnsi="Mulish"/>
                <w:color w:val="000000"/>
                <w:sz w:val="20"/>
                <w:szCs w:val="20"/>
              </w:rPr>
              <w:t>The platform shall support transformation of data using batch, intra-day, event-driven and streaming processing patterns where required by the approved workload or data-service profile.</w:t>
            </w:r>
          </w:p>
          <w:p w:rsidRPr="007F5ECA" w:rsidR="000238A1" w:rsidP="00F40877" w:rsidRDefault="000238A1" w14:paraId="422E2996" w14:textId="36CB54A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0238A1" w:rsidTr="23685E28" w14:paraId="60825BA3"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0238A1" w:rsidP="00F40877" w:rsidRDefault="00214CE0" w14:paraId="0BE2F543" w14:textId="6EE30AC8">
            <w:pPr>
              <w:rPr>
                <w:rFonts w:ascii="Mulish" w:hAnsi="Mulish"/>
                <w:color w:val="000000"/>
                <w:sz w:val="20"/>
                <w:szCs w:val="20"/>
              </w:rPr>
            </w:pPr>
            <w:r>
              <w:rPr>
                <w:rFonts w:ascii="Mulish" w:hAnsi="Mulish"/>
                <w:color w:val="000000"/>
                <w:sz w:val="20"/>
                <w:szCs w:val="20"/>
              </w:rPr>
              <w:t>FR 9.</w:t>
            </w:r>
            <w:r w:rsidR="00BB6980">
              <w:rPr>
                <w:rFonts w:ascii="Mulish" w:hAnsi="Mulish"/>
                <w:color w:val="000000"/>
                <w:sz w:val="20"/>
                <w:szCs w:val="20"/>
              </w:rPr>
              <w:t>3.1</w:t>
            </w:r>
          </w:p>
        </w:tc>
        <w:tc>
          <w:tcPr>
            <w:tcW w:w="1559" w:type="dxa"/>
          </w:tcPr>
          <w:p w:rsidRPr="007F5ECA" w:rsidR="000238A1" w:rsidP="00F40877" w:rsidRDefault="00E62331" w14:paraId="1CE7B826" w14:textId="664318C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FR-008, FR-021, FR-025</w:t>
            </w:r>
          </w:p>
        </w:tc>
        <w:tc>
          <w:tcPr>
            <w:tcW w:w="2410" w:type="dxa"/>
          </w:tcPr>
          <w:p w:rsidR="000238A1" w:rsidP="00F40877" w:rsidRDefault="00214CE0" w14:paraId="0090551D" w14:textId="492ED30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Testing</w:t>
            </w:r>
          </w:p>
        </w:tc>
        <w:tc>
          <w:tcPr>
            <w:tcW w:w="8505" w:type="dxa"/>
          </w:tcPr>
          <w:p w:rsidR="000238A1" w:rsidP="00F40877" w:rsidRDefault="00214CE0" w14:paraId="7B286ABD" w14:textId="471EF26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14CE0">
              <w:rPr>
                <w:rFonts w:ascii="Mulish" w:hAnsi="Mulish"/>
                <w:color w:val="000000"/>
                <w:sz w:val="20"/>
                <w:szCs w:val="20"/>
              </w:rPr>
              <w:t xml:space="preserve">Production changes shall support automated testing appropriate to the workload, including </w:t>
            </w:r>
            <w:r w:rsidR="00BB6980">
              <w:rPr>
                <w:rFonts w:ascii="Mulish" w:hAnsi="Mulish"/>
                <w:color w:val="000000"/>
                <w:sz w:val="20"/>
                <w:szCs w:val="20"/>
              </w:rPr>
              <w:t>unit</w:t>
            </w:r>
            <w:r w:rsidRPr="00214CE0">
              <w:rPr>
                <w:rFonts w:ascii="Mulish" w:hAnsi="Mulish"/>
                <w:color w:val="000000"/>
                <w:sz w:val="20"/>
                <w:szCs w:val="20"/>
              </w:rPr>
              <w:t xml:space="preserve"> tests, data-transformation tests, configuration validation and deployment verification, with failures preventing uncontrolled promotion.</w:t>
            </w:r>
          </w:p>
          <w:p w:rsidRPr="000238A1" w:rsidR="00BB6980" w:rsidP="00F40877" w:rsidRDefault="00BB6980" w14:paraId="3C1DDBB4" w14:textId="0AC29BE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E62331" w:rsidTr="23685E28" w14:paraId="2CBBCDE3"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00E62331" w:rsidP="00F40877" w:rsidRDefault="00E62331" w14:paraId="36CAF9D7" w14:textId="1BA7B8FA">
            <w:pPr>
              <w:rPr>
                <w:rFonts w:ascii="Mulish" w:hAnsi="Mulish"/>
                <w:color w:val="000000"/>
                <w:sz w:val="20"/>
                <w:szCs w:val="20"/>
              </w:rPr>
            </w:pPr>
            <w:r>
              <w:rPr>
                <w:rFonts w:ascii="Mulish" w:hAnsi="Mulish"/>
                <w:color w:val="000000"/>
                <w:sz w:val="20"/>
                <w:szCs w:val="20"/>
              </w:rPr>
              <w:t>NFR 9.4.1</w:t>
            </w:r>
          </w:p>
        </w:tc>
        <w:tc>
          <w:tcPr>
            <w:tcW w:w="1559" w:type="dxa"/>
          </w:tcPr>
          <w:p w:rsidRPr="007F5ECA" w:rsidR="00E62331" w:rsidP="00F40877" w:rsidRDefault="003B0224" w14:paraId="23DF7AF5" w14:textId="2AF77F9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B0224">
              <w:rPr>
                <w:rFonts w:ascii="Mulish" w:hAnsi="Mulish"/>
                <w:color w:val="000000"/>
                <w:sz w:val="20"/>
                <w:szCs w:val="20"/>
              </w:rPr>
              <w:t>FR-016, FR-021</w:t>
            </w:r>
            <w:r>
              <w:rPr>
                <w:rFonts w:ascii="Mulish" w:hAnsi="Mulish"/>
                <w:color w:val="000000"/>
                <w:sz w:val="20"/>
                <w:szCs w:val="20"/>
              </w:rPr>
              <w:t xml:space="preserve">, </w:t>
            </w:r>
            <w:r w:rsidRPr="003B0224">
              <w:rPr>
                <w:rFonts w:ascii="Mulish" w:hAnsi="Mulish"/>
                <w:color w:val="000000"/>
                <w:sz w:val="20"/>
                <w:szCs w:val="20"/>
              </w:rPr>
              <w:t>FR-008, FR-014, FR-015, FR-022</w:t>
            </w:r>
          </w:p>
        </w:tc>
        <w:tc>
          <w:tcPr>
            <w:tcW w:w="2410" w:type="dxa"/>
          </w:tcPr>
          <w:p w:rsidR="00E62331" w:rsidP="00F40877" w:rsidRDefault="00E62331" w14:paraId="4F7CD847" w14:textId="70DEFC8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Workload Management</w:t>
            </w:r>
          </w:p>
        </w:tc>
        <w:tc>
          <w:tcPr>
            <w:tcW w:w="8505" w:type="dxa"/>
          </w:tcPr>
          <w:p w:rsidR="00E62331" w:rsidP="00F40877" w:rsidRDefault="00E62331" w14:paraId="6DA0D32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62331">
              <w:rPr>
                <w:rFonts w:ascii="Mulish" w:hAnsi="Mulish"/>
                <w:color w:val="000000"/>
                <w:sz w:val="20"/>
                <w:szCs w:val="20"/>
              </w:rPr>
              <w:t>Where workloads may be retried, replayed or restarted, processing shall avoid duplicate, lost or inconsistent data outcomes and shall preserve the integrity of downstream data products.</w:t>
            </w:r>
          </w:p>
          <w:p w:rsidRPr="00214CE0" w:rsidR="00E62331" w:rsidP="00F40877" w:rsidRDefault="00E62331" w14:paraId="0381FC61" w14:textId="76A55AA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9622A9" w:rsidTr="23685E28" w14:paraId="5E9E130E"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009622A9" w:rsidP="00F40877" w:rsidRDefault="00A868B0" w14:paraId="73324424" w14:textId="0483E408">
            <w:pPr>
              <w:rPr>
                <w:rFonts w:ascii="Mulish" w:hAnsi="Mulish"/>
                <w:color w:val="000000"/>
                <w:sz w:val="20"/>
                <w:szCs w:val="20"/>
              </w:rPr>
            </w:pPr>
            <w:r>
              <w:rPr>
                <w:rFonts w:ascii="Mulish" w:hAnsi="Mulish"/>
                <w:color w:val="000000"/>
                <w:sz w:val="20"/>
                <w:szCs w:val="20"/>
              </w:rPr>
              <w:lastRenderedPageBreak/>
              <w:t>NFR 9.4.2</w:t>
            </w:r>
          </w:p>
        </w:tc>
        <w:tc>
          <w:tcPr>
            <w:tcW w:w="1559" w:type="dxa"/>
          </w:tcPr>
          <w:p w:rsidRPr="003B0224" w:rsidR="009622A9" w:rsidP="00F40877" w:rsidRDefault="006E6B29" w14:paraId="6A6D04F9" w14:textId="09D4B80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E6B29">
              <w:rPr>
                <w:rFonts w:ascii="Mulish" w:hAnsi="Mulish"/>
                <w:color w:val="000000"/>
                <w:sz w:val="20"/>
                <w:szCs w:val="20"/>
              </w:rPr>
              <w:t>FR-008, FR-015, FR-021</w:t>
            </w:r>
            <w:r>
              <w:rPr>
                <w:rFonts w:ascii="Mulish" w:hAnsi="Mulish"/>
                <w:color w:val="000000"/>
                <w:sz w:val="20"/>
                <w:szCs w:val="20"/>
              </w:rPr>
              <w:t xml:space="preserve">, </w:t>
            </w:r>
            <w:r w:rsidRPr="006E6B29">
              <w:rPr>
                <w:rFonts w:ascii="Mulish" w:hAnsi="Mulish"/>
                <w:color w:val="000000"/>
                <w:sz w:val="20"/>
                <w:szCs w:val="20"/>
              </w:rPr>
              <w:t>FR-014, FR-025</w:t>
            </w:r>
          </w:p>
        </w:tc>
        <w:tc>
          <w:tcPr>
            <w:tcW w:w="2410" w:type="dxa"/>
          </w:tcPr>
          <w:p w:rsidR="009622A9" w:rsidP="00F40877" w:rsidRDefault="009622A9" w14:paraId="7364B3DF" w14:textId="24CA25F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Workload Management</w:t>
            </w:r>
          </w:p>
        </w:tc>
        <w:tc>
          <w:tcPr>
            <w:tcW w:w="8505" w:type="dxa"/>
          </w:tcPr>
          <w:p w:rsidRPr="00E62331" w:rsidR="009622A9" w:rsidP="00F40877" w:rsidRDefault="009622A9" w14:paraId="79557608" w14:textId="774A357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622A9">
              <w:rPr>
                <w:rFonts w:ascii="Mulish" w:hAnsi="Mulish"/>
                <w:color w:val="000000"/>
                <w:sz w:val="20"/>
                <w:szCs w:val="20"/>
              </w:rPr>
              <w:t>Production workflows shall support dependency management, controlled retries, failure handling and restart from an appropriate recovery point, with status and diagnostic information available to support teams.</w:t>
            </w:r>
          </w:p>
        </w:tc>
      </w:tr>
      <w:tr w:rsidRPr="007F5ECA" w:rsidR="008E2480" w:rsidTr="23685E28" w14:paraId="280459E3"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8E2480" w:rsidR="008E2480" w:rsidP="007F5ECA" w:rsidRDefault="008E2480" w14:paraId="5446C1F1" w14:textId="77777777">
            <w:pPr>
              <w:rPr>
                <w:rFonts w:ascii="Mulish" w:hAnsi="Mulish"/>
                <w:i/>
                <w:iCs/>
                <w:color w:val="000000" w:themeColor="text1"/>
                <w:sz w:val="20"/>
                <w:szCs w:val="20"/>
              </w:rPr>
            </w:pPr>
            <w:r w:rsidRPr="008E2480">
              <w:rPr>
                <w:rFonts w:ascii="Mulish" w:hAnsi="Mulish"/>
                <w:i/>
                <w:iCs/>
                <w:color w:val="000000" w:themeColor="text1"/>
                <w:sz w:val="20"/>
                <w:szCs w:val="20"/>
              </w:rPr>
              <w:t>NFR 10</w:t>
            </w:r>
          </w:p>
        </w:tc>
        <w:tc>
          <w:tcPr>
            <w:tcW w:w="12474" w:type="dxa"/>
            <w:gridSpan w:val="3"/>
            <w:shd w:val="clear" w:color="auto" w:fill="E8E8E8" w:themeFill="background2"/>
            <w:hideMark/>
          </w:tcPr>
          <w:p w:rsidRPr="008E2480" w:rsidR="008E2480" w:rsidP="007F5ECA" w:rsidRDefault="008E2480" w14:paraId="0DB30646" w14:textId="1064DF76">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8E2480">
              <w:rPr>
                <w:rFonts w:ascii="Mulish" w:hAnsi="Mulish"/>
                <w:b/>
                <w:bCs/>
                <w:i/>
                <w:iCs/>
                <w:color w:val="000000" w:themeColor="text1"/>
                <w:sz w:val="20"/>
                <w:szCs w:val="20"/>
              </w:rPr>
              <w:t>Data Governance</w:t>
            </w:r>
          </w:p>
        </w:tc>
      </w:tr>
      <w:tr w:rsidRPr="007F5ECA" w:rsidR="005350BF" w:rsidTr="23685E28" w14:paraId="16098EEE"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49F9249E" w14:textId="02A6A19C">
            <w:pPr>
              <w:rPr>
                <w:rFonts w:ascii="Mulish" w:hAnsi="Mulish"/>
                <w:color w:val="000000"/>
                <w:sz w:val="20"/>
                <w:szCs w:val="20"/>
              </w:rPr>
            </w:pPr>
            <w:r w:rsidRPr="007F5ECA">
              <w:rPr>
                <w:rFonts w:ascii="Mulish" w:hAnsi="Mulish"/>
                <w:color w:val="000000"/>
                <w:sz w:val="20"/>
                <w:szCs w:val="20"/>
              </w:rPr>
              <w:t>NFR 10.1</w:t>
            </w:r>
            <w:r>
              <w:rPr>
                <w:rFonts w:ascii="Mulish" w:hAnsi="Mulish"/>
                <w:color w:val="000000"/>
                <w:sz w:val="20"/>
                <w:szCs w:val="20"/>
              </w:rPr>
              <w:t>.1</w:t>
            </w:r>
          </w:p>
        </w:tc>
        <w:tc>
          <w:tcPr>
            <w:tcW w:w="1559" w:type="dxa"/>
            <w:hideMark/>
          </w:tcPr>
          <w:p w:rsidRPr="007F5ECA" w:rsidR="005350BF" w:rsidP="005350BF" w:rsidRDefault="005350BF" w14:paraId="75FEA25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FR-014, FR-009, FR-017</w:t>
            </w:r>
          </w:p>
        </w:tc>
        <w:tc>
          <w:tcPr>
            <w:tcW w:w="2410" w:type="dxa"/>
            <w:hideMark/>
          </w:tcPr>
          <w:p w:rsidRPr="007F5ECA" w:rsidR="005350BF" w:rsidP="005350BF" w:rsidRDefault="005350BF" w14:paraId="44A7588C" w14:textId="5AA2CAC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Dictionary</w:t>
            </w:r>
            <w:r>
              <w:rPr>
                <w:rFonts w:ascii="Mulish" w:hAnsi="Mulish"/>
                <w:color w:val="000000"/>
                <w:sz w:val="20"/>
                <w:szCs w:val="20"/>
              </w:rPr>
              <w:t>, L</w:t>
            </w:r>
            <w:r w:rsidRPr="007F5ECA">
              <w:rPr>
                <w:rFonts w:ascii="Mulish" w:hAnsi="Mulish"/>
                <w:color w:val="000000"/>
                <w:sz w:val="20"/>
                <w:szCs w:val="20"/>
              </w:rPr>
              <w:t>ineage</w:t>
            </w:r>
            <w:r>
              <w:rPr>
                <w:rFonts w:ascii="Mulish" w:hAnsi="Mulish"/>
                <w:color w:val="000000"/>
                <w:sz w:val="20"/>
                <w:szCs w:val="20"/>
              </w:rPr>
              <w:t xml:space="preserve"> and Stewardship</w:t>
            </w:r>
          </w:p>
        </w:tc>
        <w:tc>
          <w:tcPr>
            <w:tcW w:w="8505" w:type="dxa"/>
            <w:hideMark/>
          </w:tcPr>
          <w:p w:rsidR="005350BF" w:rsidP="005350BF" w:rsidRDefault="005350BF" w14:paraId="0D15C9B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D63ED">
              <w:rPr>
                <w:rFonts w:ascii="Mulish" w:hAnsi="Mulish"/>
                <w:color w:val="000000"/>
                <w:sz w:val="20"/>
                <w:szCs w:val="20"/>
              </w:rPr>
              <w:t xml:space="preserve">The </w:t>
            </w:r>
            <w:r>
              <w:rPr>
                <w:rFonts w:ascii="Mulish" w:hAnsi="Mulish"/>
                <w:color w:val="000000"/>
                <w:sz w:val="20"/>
                <w:szCs w:val="20"/>
              </w:rPr>
              <w:t xml:space="preserve">data platform </w:t>
            </w:r>
            <w:r w:rsidRPr="002D63ED">
              <w:rPr>
                <w:rFonts w:ascii="Mulish" w:hAnsi="Mulish"/>
                <w:color w:val="000000"/>
                <w:sz w:val="20"/>
                <w:szCs w:val="20"/>
              </w:rPr>
              <w:t xml:space="preserve">solution shall integrate with or support an enterprise data catalogue and business glossary covering relevant data assets across the wider technology estate, including definitions, classifications, ownership, stewardship and links to technical metadata. </w:t>
            </w:r>
          </w:p>
          <w:p w:rsidR="005350BF" w:rsidP="005350BF" w:rsidRDefault="005350BF" w14:paraId="7112A5F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350BF" w:rsidP="005350BF" w:rsidRDefault="005350BF" w14:paraId="10C934F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D63ED">
              <w:rPr>
                <w:rFonts w:ascii="Mulish" w:hAnsi="Mulish"/>
                <w:color w:val="000000"/>
                <w:sz w:val="20"/>
                <w:szCs w:val="20"/>
              </w:rPr>
              <w:t>The capability shall support search, collaboration and controlled maintenance of these definitions.</w:t>
            </w:r>
          </w:p>
          <w:p w:rsidRPr="007F5ECA" w:rsidR="005350BF" w:rsidP="005350BF" w:rsidRDefault="005350BF" w14:paraId="62FCC474" w14:textId="17E96D4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56EBC49B"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07BCEC73" w14:textId="6CDD9611">
            <w:pPr>
              <w:rPr>
                <w:rFonts w:ascii="Mulish" w:hAnsi="Mulish"/>
                <w:color w:val="000000"/>
                <w:sz w:val="20"/>
                <w:szCs w:val="20"/>
              </w:rPr>
            </w:pPr>
            <w:r w:rsidRPr="007F5ECA">
              <w:rPr>
                <w:rFonts w:ascii="Mulish" w:hAnsi="Mulish"/>
                <w:color w:val="000000"/>
                <w:sz w:val="20"/>
                <w:szCs w:val="20"/>
              </w:rPr>
              <w:t>NFR 10.1</w:t>
            </w:r>
            <w:r>
              <w:rPr>
                <w:rFonts w:ascii="Mulish" w:hAnsi="Mulish"/>
                <w:color w:val="000000"/>
                <w:sz w:val="20"/>
                <w:szCs w:val="20"/>
              </w:rPr>
              <w:t>.2</w:t>
            </w:r>
          </w:p>
        </w:tc>
        <w:tc>
          <w:tcPr>
            <w:tcW w:w="1559" w:type="dxa"/>
            <w:hideMark/>
          </w:tcPr>
          <w:p w:rsidRPr="007F5ECA" w:rsidR="005350BF" w:rsidP="005350BF" w:rsidRDefault="005350BF" w14:paraId="75C79CC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FR-014, FR-015, FR-017</w:t>
            </w:r>
          </w:p>
        </w:tc>
        <w:tc>
          <w:tcPr>
            <w:tcW w:w="2410" w:type="dxa"/>
            <w:hideMark/>
          </w:tcPr>
          <w:p w:rsidRPr="007F5ECA" w:rsidR="005350BF" w:rsidP="005350BF" w:rsidRDefault="005350BF" w14:paraId="05D6E740" w14:textId="63B26AE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Dictionary</w:t>
            </w:r>
            <w:r>
              <w:rPr>
                <w:rFonts w:ascii="Mulish" w:hAnsi="Mulish"/>
                <w:color w:val="000000"/>
                <w:sz w:val="20"/>
                <w:szCs w:val="20"/>
              </w:rPr>
              <w:t>, L</w:t>
            </w:r>
            <w:r w:rsidRPr="007F5ECA">
              <w:rPr>
                <w:rFonts w:ascii="Mulish" w:hAnsi="Mulish"/>
                <w:color w:val="000000"/>
                <w:sz w:val="20"/>
                <w:szCs w:val="20"/>
              </w:rPr>
              <w:t>ineage</w:t>
            </w:r>
            <w:r>
              <w:rPr>
                <w:rFonts w:ascii="Mulish" w:hAnsi="Mulish"/>
                <w:color w:val="000000"/>
                <w:sz w:val="20"/>
                <w:szCs w:val="20"/>
              </w:rPr>
              <w:t xml:space="preserve"> and Stewardship</w:t>
            </w:r>
          </w:p>
        </w:tc>
        <w:tc>
          <w:tcPr>
            <w:tcW w:w="8505" w:type="dxa"/>
            <w:hideMark/>
          </w:tcPr>
          <w:p w:rsidR="005350BF" w:rsidP="005350BF" w:rsidRDefault="77AEDC31" w14:paraId="660C7114" w14:textId="56E369B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23685E28">
              <w:rPr>
                <w:rFonts w:ascii="Mulish" w:hAnsi="Mulish"/>
                <w:color w:val="000000" w:themeColor="text1"/>
                <w:sz w:val="20"/>
                <w:szCs w:val="20"/>
              </w:rPr>
              <w:t>The platform shall provide automated</w:t>
            </w:r>
            <w:commentRangeStart w:id="90"/>
            <w:commentRangeStart w:id="91"/>
            <w:r w:rsidRPr="23685E28">
              <w:rPr>
                <w:rFonts w:ascii="Mulish" w:hAnsi="Mulish"/>
                <w:color w:val="000000" w:themeColor="text1"/>
                <w:sz w:val="20"/>
                <w:szCs w:val="20"/>
              </w:rPr>
              <w:t xml:space="preserve"> end-to-end lineage</w:t>
            </w:r>
            <w:commentRangeEnd w:id="90"/>
            <w:r w:rsidRPr="23685E28" w:rsidR="005350BF">
              <w:rPr>
                <w:rStyle w:val="CommentReference"/>
                <w:rFonts w:ascii="Mulish" w:hAnsi="Mulish"/>
                <w:color w:val="000000" w:themeColor="text1"/>
                <w:sz w:val="20"/>
                <w:szCs w:val="20"/>
              </w:rPr>
              <w:commentReference w:id="90"/>
            </w:r>
            <w:commentRangeEnd w:id="91"/>
            <w:r>
              <w:rPr>
                <w:rStyle w:val="CommentReference"/>
              </w:rPr>
              <w:commentReference w:id="91"/>
            </w:r>
            <w:r w:rsidRPr="23685E28">
              <w:rPr>
                <w:rFonts w:ascii="Mulish" w:hAnsi="Mulish"/>
                <w:color w:val="000000" w:themeColor="text1"/>
                <w:sz w:val="20"/>
                <w:szCs w:val="20"/>
              </w:rPr>
              <w:t xml:space="preserve"> across supported data assets and transformations</w:t>
            </w:r>
            <w:ins w:author="Tom Wilson" w:date="2026-09-21T15:28:00Z" w16du:dateUtc="2026-09-21T14:28:00Z" w:id="92">
              <w:r w:rsidR="00910074">
                <w:rPr>
                  <w:rFonts w:ascii="Mulish" w:hAnsi="Mulish"/>
                  <w:color w:val="000000" w:themeColor="text1"/>
                  <w:sz w:val="20"/>
                  <w:szCs w:val="20"/>
                </w:rPr>
                <w:t xml:space="preserve"> on the platform</w:t>
              </w:r>
            </w:ins>
            <w:r w:rsidRPr="23685E28">
              <w:rPr>
                <w:rFonts w:ascii="Mulish" w:hAnsi="Mulish"/>
                <w:color w:val="000000" w:themeColor="text1"/>
                <w:sz w:val="20"/>
                <w:szCs w:val="20"/>
              </w:rPr>
              <w:t>, and integrate with wider enterprise lineage/catalogue tooling where technically supported, sufficient to meet Doubtless audit and governance requirements.</w:t>
            </w:r>
          </w:p>
          <w:p w:rsidRPr="007F5ECA" w:rsidR="005350BF" w:rsidP="005350BF" w:rsidRDefault="005350BF" w14:paraId="20722B17" w14:textId="2AB46E3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7EC0D179"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2DE25171" w14:textId="0D42792E">
            <w:pPr>
              <w:rPr>
                <w:rFonts w:ascii="Mulish" w:hAnsi="Mulish"/>
                <w:color w:val="000000"/>
                <w:sz w:val="20"/>
                <w:szCs w:val="20"/>
              </w:rPr>
            </w:pPr>
            <w:r w:rsidRPr="007F5ECA">
              <w:rPr>
                <w:rFonts w:ascii="Mulish" w:hAnsi="Mulish"/>
                <w:color w:val="000000"/>
                <w:sz w:val="20"/>
                <w:szCs w:val="20"/>
              </w:rPr>
              <w:t>NFR 10.1</w:t>
            </w:r>
            <w:r w:rsidR="002D2C9E">
              <w:rPr>
                <w:rFonts w:ascii="Mulish" w:hAnsi="Mulish"/>
                <w:color w:val="000000"/>
                <w:sz w:val="20"/>
                <w:szCs w:val="20"/>
              </w:rPr>
              <w:t>.3</w:t>
            </w:r>
          </w:p>
        </w:tc>
        <w:tc>
          <w:tcPr>
            <w:tcW w:w="1559" w:type="dxa"/>
            <w:hideMark/>
          </w:tcPr>
          <w:p w:rsidRPr="007F5ECA" w:rsidR="005350BF" w:rsidP="005350BF" w:rsidRDefault="005350BF" w14:paraId="5E5B1B7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FR-017, FR-005, FR-016</w:t>
            </w:r>
          </w:p>
        </w:tc>
        <w:tc>
          <w:tcPr>
            <w:tcW w:w="2410" w:type="dxa"/>
            <w:hideMark/>
          </w:tcPr>
          <w:p w:rsidRPr="007F5ECA" w:rsidR="005350BF" w:rsidP="005350BF" w:rsidRDefault="005350BF" w14:paraId="68388B26" w14:textId="20E3416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Dictionary</w:t>
            </w:r>
            <w:r>
              <w:rPr>
                <w:rFonts w:ascii="Mulish" w:hAnsi="Mulish"/>
                <w:color w:val="000000"/>
                <w:sz w:val="20"/>
                <w:szCs w:val="20"/>
              </w:rPr>
              <w:t>, L</w:t>
            </w:r>
            <w:r w:rsidRPr="007F5ECA">
              <w:rPr>
                <w:rFonts w:ascii="Mulish" w:hAnsi="Mulish"/>
                <w:color w:val="000000"/>
                <w:sz w:val="20"/>
                <w:szCs w:val="20"/>
              </w:rPr>
              <w:t>ineage</w:t>
            </w:r>
            <w:r>
              <w:rPr>
                <w:rFonts w:ascii="Mulish" w:hAnsi="Mulish"/>
                <w:color w:val="000000"/>
                <w:sz w:val="20"/>
                <w:szCs w:val="20"/>
              </w:rPr>
              <w:t xml:space="preserve"> and Stewardship</w:t>
            </w:r>
          </w:p>
        </w:tc>
        <w:tc>
          <w:tcPr>
            <w:tcW w:w="8505" w:type="dxa"/>
            <w:hideMark/>
          </w:tcPr>
          <w:p w:rsidR="005350BF" w:rsidP="005350BF" w:rsidRDefault="005350BF" w14:paraId="27485AF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350BF">
              <w:rPr>
                <w:rFonts w:ascii="Mulish" w:hAnsi="Mulish"/>
                <w:color w:val="000000"/>
                <w:sz w:val="20"/>
                <w:szCs w:val="20"/>
              </w:rPr>
              <w:t>The solution shall support assignment and visibility of accountable data owners and stewards for governed data assets, business definitions and KPIs, with ownership maintained through agreed governance processes.</w:t>
            </w:r>
          </w:p>
          <w:p w:rsidRPr="007F5ECA" w:rsidR="005350BF" w:rsidP="005350BF" w:rsidRDefault="005350BF" w14:paraId="5C3F2D7C" w14:textId="63A63B9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7B0B2A41"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46311095" w14:textId="1DA437F9">
            <w:pPr>
              <w:rPr>
                <w:rFonts w:ascii="Mulish" w:hAnsi="Mulish"/>
                <w:color w:val="000000"/>
                <w:sz w:val="20"/>
                <w:szCs w:val="20"/>
              </w:rPr>
            </w:pPr>
            <w:r w:rsidRPr="007F5ECA">
              <w:rPr>
                <w:rFonts w:ascii="Mulish" w:hAnsi="Mulish"/>
                <w:color w:val="000000"/>
                <w:sz w:val="20"/>
                <w:szCs w:val="20"/>
              </w:rPr>
              <w:t>NFR 10.2</w:t>
            </w:r>
            <w:r w:rsidR="002D2C9E">
              <w:rPr>
                <w:rFonts w:ascii="Mulish" w:hAnsi="Mulish"/>
                <w:color w:val="000000"/>
                <w:sz w:val="20"/>
                <w:szCs w:val="20"/>
              </w:rPr>
              <w:t>.1</w:t>
            </w:r>
          </w:p>
        </w:tc>
        <w:tc>
          <w:tcPr>
            <w:tcW w:w="1559" w:type="dxa"/>
            <w:hideMark/>
          </w:tcPr>
          <w:p w:rsidRPr="007F5ECA" w:rsidR="005350BF" w:rsidP="005350BF" w:rsidRDefault="005350BF" w14:paraId="6356071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FR-011, FR-024</w:t>
            </w:r>
          </w:p>
        </w:tc>
        <w:tc>
          <w:tcPr>
            <w:tcW w:w="2410" w:type="dxa"/>
            <w:hideMark/>
          </w:tcPr>
          <w:p w:rsidRPr="007F5ECA" w:rsidR="005350BF" w:rsidP="005350BF" w:rsidRDefault="005350BF" w14:paraId="765B94F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Compliance</w:t>
            </w:r>
          </w:p>
        </w:tc>
        <w:tc>
          <w:tcPr>
            <w:tcW w:w="8505" w:type="dxa"/>
            <w:hideMark/>
          </w:tcPr>
          <w:p w:rsidR="005350BF" w:rsidP="005350BF" w:rsidRDefault="002D2C9E" w14:paraId="25DB9F5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D2C9E">
              <w:rPr>
                <w:rFonts w:ascii="Mulish" w:hAnsi="Mulish"/>
                <w:color w:val="000000"/>
                <w:sz w:val="20"/>
                <w:szCs w:val="20"/>
              </w:rPr>
              <w:t>The data platform shall support Doubtless in meeting applicable regulatory and data protection obligations, including PRA, FCA and UK GDPR requirements, through appropriate security, access control, auditability, retention, data minimisation, data residency and governance capabilities.</w:t>
            </w:r>
          </w:p>
          <w:p w:rsidRPr="007F5ECA" w:rsidR="002D2C9E" w:rsidP="005350BF" w:rsidRDefault="002D2C9E" w14:paraId="326F8341" w14:textId="1EFDACC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1B92FB2A"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7660F10D" w14:textId="77828406">
            <w:pPr>
              <w:rPr>
                <w:rFonts w:ascii="Mulish" w:hAnsi="Mulish"/>
                <w:color w:val="000000"/>
                <w:sz w:val="20"/>
                <w:szCs w:val="20"/>
              </w:rPr>
            </w:pPr>
            <w:r w:rsidRPr="007F5ECA">
              <w:rPr>
                <w:rFonts w:ascii="Mulish" w:hAnsi="Mulish"/>
                <w:color w:val="000000"/>
                <w:sz w:val="20"/>
                <w:szCs w:val="20"/>
              </w:rPr>
              <w:t>NFR 10.3</w:t>
            </w:r>
            <w:r w:rsidR="002D2C9E">
              <w:rPr>
                <w:rFonts w:ascii="Mulish" w:hAnsi="Mulish"/>
                <w:color w:val="000000"/>
                <w:sz w:val="20"/>
                <w:szCs w:val="20"/>
              </w:rPr>
              <w:t>.1</w:t>
            </w:r>
          </w:p>
        </w:tc>
        <w:tc>
          <w:tcPr>
            <w:tcW w:w="1559" w:type="dxa"/>
            <w:hideMark/>
          </w:tcPr>
          <w:p w:rsidRPr="007F5ECA" w:rsidR="005350BF" w:rsidP="005350BF" w:rsidRDefault="005350BF" w14:paraId="000C801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FR-004, FR-005, FR-009, FR-017</w:t>
            </w:r>
          </w:p>
        </w:tc>
        <w:tc>
          <w:tcPr>
            <w:tcW w:w="2410" w:type="dxa"/>
            <w:hideMark/>
          </w:tcPr>
          <w:p w:rsidRPr="007F5ECA" w:rsidR="005350BF" w:rsidP="005350BF" w:rsidRDefault="005350BF" w14:paraId="7A9A389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Management</w:t>
            </w:r>
          </w:p>
        </w:tc>
        <w:tc>
          <w:tcPr>
            <w:tcW w:w="8505" w:type="dxa"/>
            <w:hideMark/>
          </w:tcPr>
          <w:p w:rsidR="005350BF" w:rsidP="005350BF" w:rsidRDefault="002D2C9E" w14:paraId="272B6D0F" w14:textId="345601C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D2C9E">
              <w:rPr>
                <w:rFonts w:ascii="Mulish" w:hAnsi="Mulish"/>
                <w:color w:val="000000"/>
                <w:sz w:val="20"/>
                <w:szCs w:val="20"/>
              </w:rPr>
              <w:t xml:space="preserve">The platform shall support governed management and reuse of approved reference data across Tier 1 </w:t>
            </w:r>
            <w:r>
              <w:rPr>
                <w:rFonts w:ascii="Mulish" w:hAnsi="Mulish"/>
                <w:color w:val="000000"/>
                <w:sz w:val="20"/>
                <w:szCs w:val="20"/>
              </w:rPr>
              <w:t>entities</w:t>
            </w:r>
            <w:r w:rsidRPr="002D2C9E">
              <w:rPr>
                <w:rFonts w:ascii="Mulish" w:hAnsi="Mulish"/>
                <w:color w:val="000000"/>
                <w:sz w:val="20"/>
                <w:szCs w:val="20"/>
              </w:rPr>
              <w:t>, including defined ownership, versioning, change control and appropriate entity-level access controls.</w:t>
            </w:r>
          </w:p>
          <w:p w:rsidRPr="007F5ECA" w:rsidR="002D2C9E" w:rsidP="005350BF" w:rsidRDefault="002D2C9E" w14:paraId="0979AA9D" w14:textId="12E50E6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10FFA3DC"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70BA4196" w14:textId="19CB7086">
            <w:pPr>
              <w:rPr>
                <w:rFonts w:ascii="Mulish" w:hAnsi="Mulish"/>
                <w:color w:val="000000"/>
                <w:sz w:val="20"/>
                <w:szCs w:val="20"/>
              </w:rPr>
            </w:pPr>
            <w:r w:rsidRPr="007F5ECA">
              <w:rPr>
                <w:rFonts w:ascii="Mulish" w:hAnsi="Mulish"/>
                <w:color w:val="000000"/>
                <w:sz w:val="20"/>
                <w:szCs w:val="20"/>
              </w:rPr>
              <w:t>NFR 10.3</w:t>
            </w:r>
            <w:r w:rsidR="002D2C9E">
              <w:rPr>
                <w:rFonts w:ascii="Mulish" w:hAnsi="Mulish"/>
                <w:color w:val="000000"/>
                <w:sz w:val="20"/>
                <w:szCs w:val="20"/>
              </w:rPr>
              <w:t>.2</w:t>
            </w:r>
          </w:p>
        </w:tc>
        <w:tc>
          <w:tcPr>
            <w:tcW w:w="1559" w:type="dxa"/>
            <w:hideMark/>
          </w:tcPr>
          <w:p w:rsidRPr="007F5ECA" w:rsidR="005350BF" w:rsidP="005350BF" w:rsidRDefault="005350BF" w14:paraId="347314B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FR-010, FR-012, FR-017, FR-019</w:t>
            </w:r>
          </w:p>
        </w:tc>
        <w:tc>
          <w:tcPr>
            <w:tcW w:w="2410" w:type="dxa"/>
            <w:hideMark/>
          </w:tcPr>
          <w:p w:rsidRPr="007F5ECA" w:rsidR="005350BF" w:rsidP="005350BF" w:rsidRDefault="005350BF" w14:paraId="3DEDDE9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Management</w:t>
            </w:r>
          </w:p>
        </w:tc>
        <w:tc>
          <w:tcPr>
            <w:tcW w:w="8505" w:type="dxa"/>
            <w:hideMark/>
          </w:tcPr>
          <w:p w:rsidR="005350BF" w:rsidP="005350BF" w:rsidRDefault="005350BF" w14:paraId="5530728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Platform administration, security administration, data ownership, data stewardship, engineering deployment and production approval duties shall be separated, with conflicting assignments prevented or explicitly risk-accepted and reviewed.</w:t>
            </w:r>
          </w:p>
          <w:p w:rsidRPr="007F5ECA" w:rsidR="002D2C9E" w:rsidP="005350BF" w:rsidRDefault="002D2C9E" w14:paraId="6980E5E0" w14:textId="407A26A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4DD8A062"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3A3DEE76" w14:textId="3F9143DF">
            <w:pPr>
              <w:rPr>
                <w:rFonts w:ascii="Mulish" w:hAnsi="Mulish"/>
                <w:color w:val="000000"/>
                <w:sz w:val="20"/>
                <w:szCs w:val="20"/>
              </w:rPr>
            </w:pPr>
            <w:r w:rsidRPr="007F5ECA">
              <w:rPr>
                <w:rFonts w:ascii="Mulish" w:hAnsi="Mulish"/>
                <w:color w:val="000000"/>
                <w:sz w:val="20"/>
                <w:szCs w:val="20"/>
              </w:rPr>
              <w:lastRenderedPageBreak/>
              <w:t>NFR 10.3</w:t>
            </w:r>
            <w:r w:rsidR="002D2C9E">
              <w:rPr>
                <w:rFonts w:ascii="Mulish" w:hAnsi="Mulish"/>
                <w:color w:val="000000"/>
                <w:sz w:val="20"/>
                <w:szCs w:val="20"/>
              </w:rPr>
              <w:t>.</w:t>
            </w:r>
            <w:r w:rsidR="00AE51CC">
              <w:rPr>
                <w:rFonts w:ascii="Mulish" w:hAnsi="Mulish"/>
                <w:color w:val="000000"/>
                <w:sz w:val="20"/>
                <w:szCs w:val="20"/>
              </w:rPr>
              <w:t>3</w:t>
            </w:r>
          </w:p>
        </w:tc>
        <w:tc>
          <w:tcPr>
            <w:tcW w:w="1559" w:type="dxa"/>
            <w:hideMark/>
          </w:tcPr>
          <w:p w:rsidRPr="007F5ECA" w:rsidR="005350BF" w:rsidP="005350BF" w:rsidRDefault="005350BF" w14:paraId="74F1FFE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FR-011, FR-013, FR-022</w:t>
            </w:r>
          </w:p>
        </w:tc>
        <w:tc>
          <w:tcPr>
            <w:tcW w:w="2410" w:type="dxa"/>
            <w:hideMark/>
          </w:tcPr>
          <w:p w:rsidRPr="007F5ECA" w:rsidR="005350BF" w:rsidP="005350BF" w:rsidRDefault="005350BF" w14:paraId="02F3355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Management</w:t>
            </w:r>
          </w:p>
        </w:tc>
        <w:tc>
          <w:tcPr>
            <w:tcW w:w="8505" w:type="dxa"/>
            <w:hideMark/>
          </w:tcPr>
          <w:p w:rsidR="005350BF" w:rsidP="005350BF" w:rsidRDefault="005350BF" w14:paraId="477EBAC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Personal and sensitive data shall be classified before general consumption, protected by default-deny access, and masked, tokenised or redacted according to classification and user purpose.</w:t>
            </w:r>
          </w:p>
          <w:p w:rsidRPr="007F5ECA" w:rsidR="002D2C9E" w:rsidP="005350BF" w:rsidRDefault="002D2C9E" w14:paraId="4752C83D" w14:textId="2A4045C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19C24F4E"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0A8DA061" w14:textId="7A5A113D">
            <w:pPr>
              <w:rPr>
                <w:rFonts w:ascii="Mulish" w:hAnsi="Mulish"/>
                <w:color w:val="000000"/>
                <w:sz w:val="20"/>
                <w:szCs w:val="20"/>
              </w:rPr>
            </w:pPr>
            <w:r w:rsidRPr="007F5ECA">
              <w:rPr>
                <w:rFonts w:ascii="Mulish" w:hAnsi="Mulish"/>
                <w:color w:val="000000"/>
                <w:sz w:val="20"/>
                <w:szCs w:val="20"/>
              </w:rPr>
              <w:t>NFR 10.3</w:t>
            </w:r>
            <w:r w:rsidR="00AE51CC">
              <w:rPr>
                <w:rFonts w:ascii="Mulish" w:hAnsi="Mulish"/>
                <w:color w:val="000000"/>
                <w:sz w:val="20"/>
                <w:szCs w:val="20"/>
              </w:rPr>
              <w:t>.4</w:t>
            </w:r>
          </w:p>
        </w:tc>
        <w:tc>
          <w:tcPr>
            <w:tcW w:w="1559" w:type="dxa"/>
            <w:hideMark/>
          </w:tcPr>
          <w:p w:rsidRPr="007F5ECA" w:rsidR="005350BF" w:rsidP="005350BF" w:rsidRDefault="005350BF" w14:paraId="764E555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FR-011, FR-012, FR-019</w:t>
            </w:r>
          </w:p>
        </w:tc>
        <w:tc>
          <w:tcPr>
            <w:tcW w:w="2410" w:type="dxa"/>
            <w:hideMark/>
          </w:tcPr>
          <w:p w:rsidRPr="007F5ECA" w:rsidR="005350BF" w:rsidP="005350BF" w:rsidRDefault="005350BF" w14:paraId="362DF6D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Management</w:t>
            </w:r>
          </w:p>
        </w:tc>
        <w:tc>
          <w:tcPr>
            <w:tcW w:w="8505" w:type="dxa"/>
            <w:hideMark/>
          </w:tcPr>
          <w:p w:rsidR="005350BF" w:rsidP="005350BF" w:rsidRDefault="00CD5774" w14:paraId="0A030B88" w14:textId="4CE7D96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D5774">
              <w:rPr>
                <w:rFonts w:ascii="Mulish" w:hAnsi="Mulish"/>
                <w:color w:val="000000"/>
                <w:sz w:val="20"/>
                <w:szCs w:val="20"/>
              </w:rPr>
              <w:t>The platform shall support data minimisation and approved deletion or anonymisation across relevant raw, transformed and derived datasets where legally required. Production personal data in non-production environments shall be restricted and masked, anonymised or explicitly approved where required</w:t>
            </w:r>
            <w:r>
              <w:rPr>
                <w:rFonts w:ascii="Mulish" w:hAnsi="Mulish"/>
                <w:color w:val="000000"/>
                <w:sz w:val="20"/>
                <w:szCs w:val="20"/>
              </w:rPr>
              <w:t xml:space="preserve"> and within the guidelines of GDPR</w:t>
            </w:r>
            <w:r w:rsidRPr="00CD5774">
              <w:rPr>
                <w:rFonts w:ascii="Mulish" w:hAnsi="Mulish"/>
                <w:color w:val="000000"/>
                <w:sz w:val="20"/>
                <w:szCs w:val="20"/>
              </w:rPr>
              <w:t>.</w:t>
            </w:r>
          </w:p>
          <w:p w:rsidRPr="007F5ECA" w:rsidR="00CD5774" w:rsidP="005350BF" w:rsidRDefault="00CD5774" w14:paraId="1C62EA46" w14:textId="616A824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049C8355"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4E692EF0" w14:textId="1E3F4CEC">
            <w:pPr>
              <w:rPr>
                <w:rFonts w:ascii="Mulish" w:hAnsi="Mulish"/>
                <w:color w:val="000000"/>
                <w:sz w:val="20"/>
                <w:szCs w:val="20"/>
              </w:rPr>
            </w:pPr>
            <w:r w:rsidRPr="007F5ECA">
              <w:rPr>
                <w:rFonts w:ascii="Mulish" w:hAnsi="Mulish"/>
                <w:color w:val="000000"/>
                <w:sz w:val="20"/>
                <w:szCs w:val="20"/>
              </w:rPr>
              <w:t>NFR 10.4</w:t>
            </w:r>
            <w:r w:rsidR="00AE51CC">
              <w:rPr>
                <w:rFonts w:ascii="Mulish" w:hAnsi="Mulish"/>
                <w:color w:val="000000"/>
                <w:sz w:val="20"/>
                <w:szCs w:val="20"/>
              </w:rPr>
              <w:t>.1</w:t>
            </w:r>
          </w:p>
        </w:tc>
        <w:tc>
          <w:tcPr>
            <w:tcW w:w="1559" w:type="dxa"/>
            <w:hideMark/>
          </w:tcPr>
          <w:p w:rsidRPr="007F5ECA" w:rsidR="005350BF" w:rsidP="005350BF" w:rsidRDefault="005350BF" w14:paraId="343A919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FR-004, FR-010, FR-011, FR-017</w:t>
            </w:r>
          </w:p>
        </w:tc>
        <w:tc>
          <w:tcPr>
            <w:tcW w:w="2410" w:type="dxa"/>
            <w:hideMark/>
          </w:tcPr>
          <w:p w:rsidRPr="007F5ECA" w:rsidR="005350BF" w:rsidP="005350BF" w:rsidRDefault="005350BF" w14:paraId="45F036F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Sharing</w:t>
            </w:r>
          </w:p>
        </w:tc>
        <w:tc>
          <w:tcPr>
            <w:tcW w:w="8505" w:type="dxa"/>
            <w:hideMark/>
          </w:tcPr>
          <w:p w:rsidR="005350BF" w:rsidP="005350BF" w:rsidRDefault="005350BF" w14:paraId="563DD46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Every cross-entity data share shall record the data owner, purpose, consumer, classification, permitted fields, legal basis where required, approval, review date and expiry; access shall be revocable without rebuilding the source data product.</w:t>
            </w:r>
          </w:p>
          <w:p w:rsidRPr="007F5ECA" w:rsidR="00AE51CC" w:rsidP="005350BF" w:rsidRDefault="00AE51CC" w14:paraId="2B7A0EF4" w14:textId="505F686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5E612952"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0366FB72" w14:textId="5097377B">
            <w:pPr>
              <w:rPr>
                <w:rFonts w:ascii="Mulish" w:hAnsi="Mulish"/>
                <w:color w:val="000000"/>
                <w:sz w:val="20"/>
                <w:szCs w:val="20"/>
              </w:rPr>
            </w:pPr>
            <w:r w:rsidRPr="007F5ECA">
              <w:rPr>
                <w:rFonts w:ascii="Mulish" w:hAnsi="Mulish"/>
                <w:color w:val="000000"/>
                <w:sz w:val="20"/>
                <w:szCs w:val="20"/>
              </w:rPr>
              <w:t>NFR 10.5</w:t>
            </w:r>
            <w:r w:rsidR="00AE51CC">
              <w:rPr>
                <w:rFonts w:ascii="Mulish" w:hAnsi="Mulish"/>
                <w:color w:val="000000"/>
                <w:sz w:val="20"/>
                <w:szCs w:val="20"/>
              </w:rPr>
              <w:t>.1</w:t>
            </w:r>
          </w:p>
        </w:tc>
        <w:tc>
          <w:tcPr>
            <w:tcW w:w="1559" w:type="dxa"/>
            <w:hideMark/>
          </w:tcPr>
          <w:p w:rsidRPr="007F5ECA" w:rsidR="005350BF" w:rsidP="005350BF" w:rsidRDefault="005350BF" w14:paraId="20C8F44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FR-005, FR-016, FR-017, FR-022</w:t>
            </w:r>
          </w:p>
        </w:tc>
        <w:tc>
          <w:tcPr>
            <w:tcW w:w="2410" w:type="dxa"/>
            <w:hideMark/>
          </w:tcPr>
          <w:p w:rsidRPr="007F5ECA" w:rsidR="005350BF" w:rsidP="005350BF" w:rsidRDefault="005350BF" w14:paraId="5850BDB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Data Quality</w:t>
            </w:r>
          </w:p>
        </w:tc>
        <w:tc>
          <w:tcPr>
            <w:tcW w:w="8505" w:type="dxa"/>
            <w:hideMark/>
          </w:tcPr>
          <w:p w:rsidR="00AE51CC" w:rsidP="005350BF" w:rsidRDefault="000B017E" w14:paraId="229115E5" w14:textId="1253D1A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D</w:t>
            </w:r>
            <w:r w:rsidRPr="000B017E">
              <w:rPr>
                <w:rFonts w:ascii="Mulish" w:hAnsi="Mulish"/>
                <w:color w:val="000000"/>
                <w:sz w:val="20"/>
                <w:szCs w:val="20"/>
              </w:rPr>
              <w:t>ata products and pipelines shall implement automated checks for agreed data-quality rules, with results, failures and exceptions recorded and visible to the accountable owner.</w:t>
            </w:r>
          </w:p>
          <w:p w:rsidRPr="007F5ECA" w:rsidR="000B017E" w:rsidP="005350BF" w:rsidRDefault="000B017E" w14:paraId="2C8AA824" w14:textId="1136AA3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0B017E" w:rsidTr="23685E28" w14:paraId="62054153"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0B017E" w:rsidP="005350BF" w:rsidRDefault="00D2640C" w14:paraId="2B2D6187" w14:textId="2EA518E6">
            <w:pPr>
              <w:rPr>
                <w:rFonts w:ascii="Mulish" w:hAnsi="Mulish"/>
                <w:color w:val="000000"/>
                <w:sz w:val="20"/>
                <w:szCs w:val="20"/>
              </w:rPr>
            </w:pPr>
            <w:r>
              <w:rPr>
                <w:rFonts w:ascii="Mulish" w:hAnsi="Mulish"/>
                <w:color w:val="000000"/>
                <w:sz w:val="20"/>
                <w:szCs w:val="20"/>
              </w:rPr>
              <w:t>NFR 10.5.2</w:t>
            </w:r>
          </w:p>
        </w:tc>
        <w:tc>
          <w:tcPr>
            <w:tcW w:w="1559" w:type="dxa"/>
          </w:tcPr>
          <w:p w:rsidRPr="007F5ECA" w:rsidR="000B017E" w:rsidP="005350BF" w:rsidRDefault="00D2640C" w14:paraId="070344B3" w14:textId="4FB4D9F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2640C">
              <w:rPr>
                <w:rFonts w:ascii="Mulish" w:hAnsi="Mulish"/>
                <w:color w:val="000000"/>
                <w:sz w:val="20"/>
                <w:szCs w:val="20"/>
              </w:rPr>
              <w:t>FR-014, FR-015, FR-016</w:t>
            </w:r>
            <w:r>
              <w:rPr>
                <w:rFonts w:ascii="Mulish" w:hAnsi="Mulish"/>
                <w:color w:val="000000"/>
                <w:sz w:val="20"/>
                <w:szCs w:val="20"/>
              </w:rPr>
              <w:t xml:space="preserve">, </w:t>
            </w:r>
            <w:r w:rsidRPr="00D2640C">
              <w:rPr>
                <w:rFonts w:ascii="Mulish" w:hAnsi="Mulish"/>
                <w:color w:val="000000"/>
                <w:sz w:val="20"/>
                <w:szCs w:val="20"/>
              </w:rPr>
              <w:t>FR-017, FR-025</w:t>
            </w:r>
          </w:p>
        </w:tc>
        <w:tc>
          <w:tcPr>
            <w:tcW w:w="2410" w:type="dxa"/>
          </w:tcPr>
          <w:p w:rsidRPr="007F5ECA" w:rsidR="000B017E" w:rsidP="005350BF" w:rsidRDefault="000B017E" w14:paraId="236F3389" w14:textId="066D439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Data Quality</w:t>
            </w:r>
          </w:p>
        </w:tc>
        <w:tc>
          <w:tcPr>
            <w:tcW w:w="8505" w:type="dxa"/>
          </w:tcPr>
          <w:p w:rsidR="000B017E" w:rsidP="005350BF" w:rsidRDefault="000B017E" w14:paraId="7752159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All production d</w:t>
            </w:r>
            <w:r w:rsidRPr="000B017E">
              <w:rPr>
                <w:rFonts w:ascii="Mulish" w:hAnsi="Mulish"/>
                <w:color w:val="000000"/>
                <w:sz w:val="20"/>
                <w:szCs w:val="20"/>
              </w:rPr>
              <w:t>atasets shall have an approved freshness target and shall expose monitoring and alerting when expected data is late, incomplete or stale.</w:t>
            </w:r>
          </w:p>
          <w:p w:rsidRPr="000B017E" w:rsidR="00D2640C" w:rsidP="005350BF" w:rsidRDefault="00D2640C" w14:paraId="7C18E48F" w14:textId="11CCEC8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566FF485"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8E2480" w:rsidR="005350BF" w:rsidP="005350BF" w:rsidRDefault="005350BF" w14:paraId="507B0A20" w14:textId="77777777">
            <w:pPr>
              <w:rPr>
                <w:rFonts w:ascii="Mulish" w:hAnsi="Mulish"/>
                <w:i/>
                <w:iCs/>
                <w:color w:val="000000" w:themeColor="text1"/>
                <w:sz w:val="20"/>
                <w:szCs w:val="20"/>
              </w:rPr>
            </w:pPr>
            <w:r w:rsidRPr="008E2480">
              <w:rPr>
                <w:rFonts w:ascii="Mulish" w:hAnsi="Mulish"/>
                <w:i/>
                <w:iCs/>
                <w:color w:val="000000" w:themeColor="text1"/>
                <w:sz w:val="20"/>
                <w:szCs w:val="20"/>
              </w:rPr>
              <w:t>NFR 11</w:t>
            </w:r>
          </w:p>
        </w:tc>
        <w:tc>
          <w:tcPr>
            <w:tcW w:w="12474" w:type="dxa"/>
            <w:gridSpan w:val="3"/>
            <w:shd w:val="clear" w:color="auto" w:fill="E8E8E8" w:themeFill="background2"/>
            <w:hideMark/>
          </w:tcPr>
          <w:p w:rsidRPr="008E2480" w:rsidR="005350BF" w:rsidP="005350BF" w:rsidRDefault="005350BF" w14:paraId="71FB72CC" w14:textId="7B8EB4F0">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8E2480">
              <w:rPr>
                <w:rFonts w:ascii="Mulish" w:hAnsi="Mulish"/>
                <w:b/>
                <w:bCs/>
                <w:i/>
                <w:iCs/>
                <w:color w:val="000000" w:themeColor="text1"/>
                <w:sz w:val="20"/>
                <w:szCs w:val="20"/>
              </w:rPr>
              <w:t>Sour</w:t>
            </w:r>
            <w:r>
              <w:rPr>
                <w:rFonts w:ascii="Mulish" w:hAnsi="Mulish"/>
                <w:b/>
                <w:bCs/>
                <w:i/>
                <w:iCs/>
                <w:color w:val="000000" w:themeColor="text1"/>
                <w:sz w:val="20"/>
                <w:szCs w:val="20"/>
              </w:rPr>
              <w:t>c</w:t>
            </w:r>
            <w:r w:rsidRPr="008E2480">
              <w:rPr>
                <w:rFonts w:ascii="Mulish" w:hAnsi="Mulish"/>
                <w:b/>
                <w:bCs/>
                <w:i/>
                <w:iCs/>
                <w:color w:val="000000" w:themeColor="text1"/>
                <w:sz w:val="20"/>
                <w:szCs w:val="20"/>
              </w:rPr>
              <w:t>e Control</w:t>
            </w:r>
          </w:p>
        </w:tc>
      </w:tr>
      <w:tr w:rsidRPr="007F5ECA" w:rsidR="005350BF" w:rsidTr="23685E28" w14:paraId="0BC8F42B"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20046843" w14:textId="0765298A">
            <w:pPr>
              <w:rPr>
                <w:rFonts w:ascii="Mulish" w:hAnsi="Mulish"/>
                <w:color w:val="000000"/>
                <w:sz w:val="20"/>
                <w:szCs w:val="20"/>
              </w:rPr>
            </w:pPr>
            <w:r w:rsidRPr="007F5ECA">
              <w:rPr>
                <w:rFonts w:ascii="Mulish" w:hAnsi="Mulish"/>
                <w:color w:val="000000"/>
                <w:sz w:val="20"/>
                <w:szCs w:val="20"/>
              </w:rPr>
              <w:t>NFR 11.1</w:t>
            </w:r>
            <w:r w:rsidR="007C604B">
              <w:rPr>
                <w:rFonts w:ascii="Mulish" w:hAnsi="Mulish"/>
                <w:color w:val="000000"/>
                <w:sz w:val="20"/>
                <w:szCs w:val="20"/>
              </w:rPr>
              <w:t>.1</w:t>
            </w:r>
          </w:p>
        </w:tc>
        <w:tc>
          <w:tcPr>
            <w:tcW w:w="1559" w:type="dxa"/>
            <w:hideMark/>
          </w:tcPr>
          <w:p w:rsidRPr="007F5ECA" w:rsidR="005350BF" w:rsidP="005350BF" w:rsidRDefault="005350BF" w14:paraId="642092E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FR-019, FR-008, FR-013, FR-024</w:t>
            </w:r>
          </w:p>
        </w:tc>
        <w:tc>
          <w:tcPr>
            <w:tcW w:w="2410" w:type="dxa"/>
            <w:hideMark/>
          </w:tcPr>
          <w:p w:rsidRPr="007F5ECA" w:rsidR="005350BF" w:rsidP="005350BF" w:rsidRDefault="005350BF" w14:paraId="50B17DF7" w14:textId="1BE8B67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Infrastructure as Code</w:t>
            </w:r>
            <w:r w:rsidR="00C05BF8">
              <w:rPr>
                <w:rFonts w:ascii="Mulish" w:hAnsi="Mulish"/>
                <w:color w:val="000000"/>
                <w:sz w:val="20"/>
                <w:szCs w:val="20"/>
              </w:rPr>
              <w:t xml:space="preserve"> </w:t>
            </w:r>
            <w:r w:rsidRPr="007F5ECA">
              <w:rPr>
                <w:rFonts w:ascii="Mulish" w:hAnsi="Mulish"/>
                <w:color w:val="000000"/>
                <w:sz w:val="20"/>
                <w:szCs w:val="20"/>
              </w:rPr>
              <w:t>(IaC)</w:t>
            </w:r>
          </w:p>
        </w:tc>
        <w:tc>
          <w:tcPr>
            <w:tcW w:w="8505" w:type="dxa"/>
            <w:hideMark/>
          </w:tcPr>
          <w:p w:rsidR="005350BF" w:rsidP="005350BF" w:rsidRDefault="00C05BF8" w14:paraId="3836FC50" w14:textId="4D3596D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05BF8">
              <w:rPr>
                <w:rFonts w:ascii="Mulish" w:hAnsi="Mulish"/>
                <w:color w:val="000000"/>
                <w:sz w:val="20"/>
                <w:szCs w:val="20"/>
              </w:rPr>
              <w:t xml:space="preserve">The data platform shall be deployed using </w:t>
            </w:r>
            <w:r>
              <w:rPr>
                <w:rFonts w:ascii="Mulish" w:hAnsi="Mulish"/>
                <w:color w:val="000000"/>
                <w:sz w:val="20"/>
                <w:szCs w:val="20"/>
              </w:rPr>
              <w:t>IaC</w:t>
            </w:r>
            <w:r w:rsidRPr="00C05BF8">
              <w:rPr>
                <w:rFonts w:ascii="Mulish" w:hAnsi="Mulish"/>
                <w:color w:val="000000"/>
                <w:sz w:val="20"/>
                <w:szCs w:val="20"/>
              </w:rPr>
              <w:t xml:space="preserve"> in accordance with approved Calandra IaC standards, including version control, peer review, environment parameterisation</w:t>
            </w:r>
            <w:r>
              <w:rPr>
                <w:rFonts w:ascii="Mulish" w:hAnsi="Mulish"/>
                <w:color w:val="000000"/>
                <w:sz w:val="20"/>
                <w:szCs w:val="20"/>
              </w:rPr>
              <w:t>, secret management</w:t>
            </w:r>
            <w:r w:rsidRPr="00C05BF8">
              <w:rPr>
                <w:rFonts w:ascii="Mulish" w:hAnsi="Mulish"/>
                <w:color w:val="000000"/>
                <w:sz w:val="20"/>
                <w:szCs w:val="20"/>
              </w:rPr>
              <w:t xml:space="preserve"> and controlled deployment.</w:t>
            </w:r>
          </w:p>
          <w:p w:rsidRPr="007F5ECA" w:rsidR="00C05BF8" w:rsidP="005350BF" w:rsidRDefault="00C05BF8" w14:paraId="443A4DD6" w14:textId="0868F92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53915B7C"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374BDEE7" w14:textId="7E096F9A">
            <w:pPr>
              <w:rPr>
                <w:rFonts w:ascii="Mulish" w:hAnsi="Mulish"/>
                <w:color w:val="000000"/>
                <w:sz w:val="20"/>
                <w:szCs w:val="20"/>
              </w:rPr>
            </w:pPr>
            <w:r w:rsidRPr="007F5ECA">
              <w:rPr>
                <w:rFonts w:ascii="Mulish" w:hAnsi="Mulish"/>
                <w:color w:val="000000"/>
                <w:sz w:val="20"/>
                <w:szCs w:val="20"/>
              </w:rPr>
              <w:t>NFR 11.1</w:t>
            </w:r>
            <w:r w:rsidR="007C604B">
              <w:rPr>
                <w:rFonts w:ascii="Mulish" w:hAnsi="Mulish"/>
                <w:color w:val="000000"/>
                <w:sz w:val="20"/>
                <w:szCs w:val="20"/>
              </w:rPr>
              <w:t>.2</w:t>
            </w:r>
          </w:p>
        </w:tc>
        <w:tc>
          <w:tcPr>
            <w:tcW w:w="1559" w:type="dxa"/>
            <w:hideMark/>
          </w:tcPr>
          <w:p w:rsidRPr="007F5ECA" w:rsidR="005350BF" w:rsidP="005350BF" w:rsidRDefault="005350BF" w14:paraId="74B3101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FR-007, FR-008, FR-013, FR-019</w:t>
            </w:r>
          </w:p>
        </w:tc>
        <w:tc>
          <w:tcPr>
            <w:tcW w:w="2410" w:type="dxa"/>
            <w:hideMark/>
          </w:tcPr>
          <w:p w:rsidRPr="007F5ECA" w:rsidR="005350BF" w:rsidP="005350BF" w:rsidRDefault="005350BF" w14:paraId="147E44B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Infrastructure as Code(IaC)</w:t>
            </w:r>
          </w:p>
        </w:tc>
        <w:tc>
          <w:tcPr>
            <w:tcW w:w="8505" w:type="dxa"/>
            <w:hideMark/>
          </w:tcPr>
          <w:p w:rsidR="005350BF" w:rsidP="005350BF" w:rsidRDefault="007C604B" w14:paraId="0C5349F8" w14:textId="10AAA17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IaC</w:t>
            </w:r>
            <w:r w:rsidRPr="007C604B">
              <w:rPr>
                <w:rFonts w:ascii="Mulish" w:hAnsi="Mulish"/>
                <w:color w:val="000000"/>
                <w:sz w:val="20"/>
                <w:szCs w:val="20"/>
              </w:rPr>
              <w:t xml:space="preserve"> modules shall be parameterised and reusable where this supports known </w:t>
            </w:r>
            <w:r>
              <w:rPr>
                <w:rFonts w:ascii="Mulish" w:hAnsi="Mulish"/>
                <w:color w:val="000000"/>
                <w:sz w:val="20"/>
                <w:szCs w:val="20"/>
              </w:rPr>
              <w:t xml:space="preserve">Doubtless </w:t>
            </w:r>
            <w:r w:rsidRPr="007C604B">
              <w:rPr>
                <w:rFonts w:ascii="Mulish" w:hAnsi="Mulish"/>
                <w:color w:val="000000"/>
                <w:sz w:val="20"/>
                <w:szCs w:val="20"/>
              </w:rPr>
              <w:t>Group or entity deployment patterns, without requiring unnecessary abstraction for one-off components.</w:t>
            </w:r>
          </w:p>
          <w:p w:rsidRPr="007F5ECA" w:rsidR="007C604B" w:rsidP="005350BF" w:rsidRDefault="007C604B" w14:paraId="4B1DDC18" w14:textId="5B9B881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5350BF" w:rsidTr="23685E28" w14:paraId="7835AC18"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0A6F8AED" w14:textId="54D6CED6">
            <w:pPr>
              <w:rPr>
                <w:rFonts w:ascii="Mulish" w:hAnsi="Mulish"/>
                <w:color w:val="000000"/>
                <w:sz w:val="20"/>
                <w:szCs w:val="20"/>
              </w:rPr>
            </w:pPr>
            <w:r w:rsidRPr="007F5ECA">
              <w:rPr>
                <w:rFonts w:ascii="Mulish" w:hAnsi="Mulish"/>
                <w:color w:val="000000"/>
                <w:sz w:val="20"/>
                <w:szCs w:val="20"/>
              </w:rPr>
              <w:lastRenderedPageBreak/>
              <w:t>NFR 11.2</w:t>
            </w:r>
            <w:r w:rsidR="00B601CE">
              <w:rPr>
                <w:rFonts w:ascii="Mulish" w:hAnsi="Mulish"/>
                <w:color w:val="000000"/>
                <w:sz w:val="20"/>
                <w:szCs w:val="20"/>
              </w:rPr>
              <w:t>.1</w:t>
            </w:r>
          </w:p>
        </w:tc>
        <w:tc>
          <w:tcPr>
            <w:tcW w:w="1559" w:type="dxa"/>
            <w:hideMark/>
          </w:tcPr>
          <w:p w:rsidRPr="007F5ECA" w:rsidR="005350BF" w:rsidP="005350BF" w:rsidRDefault="005350BF" w14:paraId="743168A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FR-012, FR-019</w:t>
            </w:r>
          </w:p>
        </w:tc>
        <w:tc>
          <w:tcPr>
            <w:tcW w:w="2410" w:type="dxa"/>
            <w:hideMark/>
          </w:tcPr>
          <w:p w:rsidRPr="007F5ECA" w:rsidR="005350BF" w:rsidP="005350BF" w:rsidRDefault="005350BF" w14:paraId="2687F41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Continuous Integration and Continuous Deployment (CI/CD)</w:t>
            </w:r>
          </w:p>
        </w:tc>
        <w:tc>
          <w:tcPr>
            <w:tcW w:w="8505" w:type="dxa"/>
            <w:hideMark/>
          </w:tcPr>
          <w:p w:rsidRPr="007F5ECA" w:rsidR="005350BF" w:rsidP="005350BF" w:rsidRDefault="005350BF" w14:paraId="48AB8C6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11.2.1 Infrastructure, platform configuration, permissions, policies and data workloads shall be promoted through controlled pipelines using immutable versioned artefacts; direct production changes shall be blocked except through audited break-glass procedures.</w:t>
            </w:r>
          </w:p>
        </w:tc>
      </w:tr>
      <w:tr w:rsidRPr="007F5ECA" w:rsidR="005350BF" w:rsidTr="23685E28" w14:paraId="35149FAC"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3E1817C5" w14:textId="312EB7FA">
            <w:pPr>
              <w:rPr>
                <w:rFonts w:ascii="Mulish" w:hAnsi="Mulish"/>
                <w:color w:val="000000"/>
                <w:sz w:val="20"/>
                <w:szCs w:val="20"/>
              </w:rPr>
            </w:pPr>
            <w:r w:rsidRPr="007F5ECA">
              <w:rPr>
                <w:rFonts w:ascii="Mulish" w:hAnsi="Mulish"/>
                <w:color w:val="000000"/>
                <w:sz w:val="20"/>
                <w:szCs w:val="20"/>
              </w:rPr>
              <w:t>NFR 11.2</w:t>
            </w:r>
            <w:r w:rsidR="00B601CE">
              <w:rPr>
                <w:rFonts w:ascii="Mulish" w:hAnsi="Mulish"/>
                <w:color w:val="000000"/>
                <w:sz w:val="20"/>
                <w:szCs w:val="20"/>
              </w:rPr>
              <w:t>.2</w:t>
            </w:r>
          </w:p>
        </w:tc>
        <w:tc>
          <w:tcPr>
            <w:tcW w:w="1559" w:type="dxa"/>
            <w:hideMark/>
          </w:tcPr>
          <w:p w:rsidRPr="007F5ECA" w:rsidR="005350BF" w:rsidP="005350BF" w:rsidRDefault="005350BF" w14:paraId="3D54AE9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FR-008, FR-011, FR-016, FR-019</w:t>
            </w:r>
          </w:p>
        </w:tc>
        <w:tc>
          <w:tcPr>
            <w:tcW w:w="2410" w:type="dxa"/>
            <w:hideMark/>
          </w:tcPr>
          <w:p w:rsidRPr="007F5ECA" w:rsidR="005350BF" w:rsidP="005350BF" w:rsidRDefault="005350BF" w14:paraId="74B9CDE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Continuous Integration and Continuous Deployment (CI/CD)</w:t>
            </w:r>
          </w:p>
        </w:tc>
        <w:tc>
          <w:tcPr>
            <w:tcW w:w="8505" w:type="dxa"/>
            <w:hideMark/>
          </w:tcPr>
          <w:p w:rsidRPr="007F5ECA" w:rsidR="005350BF" w:rsidP="005350BF" w:rsidRDefault="005350BF" w14:paraId="171C55C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11.2.2 Production promotion shall be blocked when required unit, integration, security, policy, data-quality, compatibility or performance tests fail.</w:t>
            </w:r>
          </w:p>
        </w:tc>
      </w:tr>
      <w:tr w:rsidRPr="007F5ECA" w:rsidR="002E225E" w:rsidTr="23685E28" w14:paraId="338A524E"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2E225E" w:rsidP="005350BF" w:rsidRDefault="002E225E" w14:paraId="653E908B" w14:textId="368E3DDF">
            <w:pPr>
              <w:rPr>
                <w:rFonts w:ascii="Mulish" w:hAnsi="Mulish"/>
                <w:color w:val="000000"/>
                <w:sz w:val="20"/>
                <w:szCs w:val="20"/>
              </w:rPr>
            </w:pPr>
            <w:r>
              <w:rPr>
                <w:rFonts w:ascii="Mulish" w:hAnsi="Mulish"/>
                <w:color w:val="000000"/>
                <w:sz w:val="20"/>
                <w:szCs w:val="20"/>
              </w:rPr>
              <w:t>NFR 11.2.3</w:t>
            </w:r>
          </w:p>
        </w:tc>
        <w:tc>
          <w:tcPr>
            <w:tcW w:w="1559" w:type="dxa"/>
          </w:tcPr>
          <w:p w:rsidRPr="007F5ECA" w:rsidR="002E225E" w:rsidP="005350BF" w:rsidRDefault="002E7506" w14:paraId="2C3C09CD" w14:textId="234D645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E7506">
              <w:rPr>
                <w:rFonts w:ascii="Mulish" w:hAnsi="Mulish"/>
                <w:color w:val="000000"/>
                <w:sz w:val="20"/>
                <w:szCs w:val="20"/>
              </w:rPr>
              <w:t>FR-019, FR-009</w:t>
            </w:r>
            <w:r>
              <w:rPr>
                <w:rFonts w:ascii="Mulish" w:hAnsi="Mulish"/>
                <w:color w:val="000000"/>
                <w:sz w:val="20"/>
                <w:szCs w:val="20"/>
              </w:rPr>
              <w:t xml:space="preserve">, </w:t>
            </w:r>
            <w:r w:rsidRPr="002E7506">
              <w:rPr>
                <w:rFonts w:ascii="Mulish" w:hAnsi="Mulish"/>
                <w:color w:val="000000"/>
                <w:sz w:val="20"/>
                <w:szCs w:val="20"/>
              </w:rPr>
              <w:t>FR-007, FR-013, FR-015</w:t>
            </w:r>
          </w:p>
        </w:tc>
        <w:tc>
          <w:tcPr>
            <w:tcW w:w="2410" w:type="dxa"/>
          </w:tcPr>
          <w:p w:rsidRPr="007F5ECA" w:rsidR="002E225E" w:rsidP="005350BF" w:rsidRDefault="002E7506" w14:paraId="1650C721" w14:textId="7707822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5ECA">
              <w:rPr>
                <w:rFonts w:ascii="Mulish" w:hAnsi="Mulish"/>
                <w:color w:val="000000"/>
                <w:sz w:val="20"/>
                <w:szCs w:val="20"/>
              </w:rPr>
              <w:t>Continuous Integration and Continuous Deployment (CI/CD)</w:t>
            </w:r>
          </w:p>
        </w:tc>
        <w:tc>
          <w:tcPr>
            <w:tcW w:w="8505" w:type="dxa"/>
          </w:tcPr>
          <w:p w:rsidR="002E225E" w:rsidP="005350BF" w:rsidRDefault="002E225E" w14:paraId="7B7CA45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E225E">
              <w:rPr>
                <w:rFonts w:ascii="Mulish" w:hAnsi="Mulish"/>
                <w:color w:val="000000"/>
                <w:sz w:val="20"/>
                <w:szCs w:val="20"/>
              </w:rPr>
              <w:t>Production workloads shall use controlled and traceable package dependencies on supported versions.</w:t>
            </w:r>
          </w:p>
          <w:p w:rsidRPr="007F5ECA" w:rsidR="002E7506" w:rsidP="005350BF" w:rsidRDefault="002E7506" w14:paraId="33F405AB" w14:textId="1834842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B601CE" w:rsidTr="23685E28" w14:paraId="41DB87C8" w14:textId="77777777">
        <w:trPr>
          <w:trHeight w:val="102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B601CE" w:rsidP="005350BF" w:rsidRDefault="00B601CE" w14:paraId="725F2A9B" w14:textId="28FEA947">
            <w:pPr>
              <w:rPr>
                <w:rFonts w:ascii="Mulish" w:hAnsi="Mulish"/>
                <w:color w:val="000000"/>
                <w:sz w:val="20"/>
                <w:szCs w:val="20"/>
              </w:rPr>
            </w:pPr>
            <w:r>
              <w:rPr>
                <w:rFonts w:ascii="Mulish" w:hAnsi="Mulish"/>
                <w:color w:val="000000"/>
                <w:sz w:val="20"/>
                <w:szCs w:val="20"/>
              </w:rPr>
              <w:t>NFR 11.</w:t>
            </w:r>
            <w:r w:rsidR="002E225E">
              <w:rPr>
                <w:rFonts w:ascii="Mulish" w:hAnsi="Mulish"/>
                <w:color w:val="000000"/>
                <w:sz w:val="20"/>
                <w:szCs w:val="20"/>
              </w:rPr>
              <w:t>3.1</w:t>
            </w:r>
          </w:p>
        </w:tc>
        <w:tc>
          <w:tcPr>
            <w:tcW w:w="1559" w:type="dxa"/>
          </w:tcPr>
          <w:p w:rsidRPr="007F5ECA" w:rsidR="00B601CE" w:rsidP="005350BF" w:rsidRDefault="00B36802" w14:paraId="47F26CDA" w14:textId="78A5FF0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36802">
              <w:rPr>
                <w:rFonts w:ascii="Mulish" w:hAnsi="Mulish"/>
                <w:color w:val="000000"/>
                <w:sz w:val="20"/>
                <w:szCs w:val="20"/>
              </w:rPr>
              <w:t>FR-010, FR-019</w:t>
            </w:r>
            <w:r>
              <w:rPr>
                <w:rFonts w:ascii="Mulish" w:hAnsi="Mulish"/>
                <w:color w:val="000000"/>
                <w:sz w:val="20"/>
                <w:szCs w:val="20"/>
              </w:rPr>
              <w:t xml:space="preserve">, </w:t>
            </w:r>
            <w:r w:rsidRPr="00B36802">
              <w:rPr>
                <w:rFonts w:ascii="Mulish" w:hAnsi="Mulish"/>
                <w:color w:val="000000"/>
                <w:sz w:val="20"/>
                <w:szCs w:val="20"/>
              </w:rPr>
              <w:t>FR-009, FR-012, FR-013</w:t>
            </w:r>
          </w:p>
        </w:tc>
        <w:tc>
          <w:tcPr>
            <w:tcW w:w="2410" w:type="dxa"/>
          </w:tcPr>
          <w:p w:rsidRPr="007F5ECA" w:rsidR="00B601CE" w:rsidP="005350BF" w:rsidRDefault="00B601CE" w14:paraId="3A46BA4B" w14:textId="1D2EF76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Secret Management</w:t>
            </w:r>
          </w:p>
        </w:tc>
        <w:tc>
          <w:tcPr>
            <w:tcW w:w="8505" w:type="dxa"/>
          </w:tcPr>
          <w:p w:rsidR="00B601CE" w:rsidP="005350BF" w:rsidRDefault="00B601CE" w14:paraId="61F62646" w14:textId="77466F8B">
            <w:pPr>
              <w:cnfStyle w:val="000000000000" w:firstRow="0" w:lastRow="0" w:firstColumn="0" w:lastColumn="0" w:oddVBand="0" w:evenVBand="0" w:oddHBand="0" w:evenHBand="0" w:firstRowFirstColumn="0" w:firstRowLastColumn="0" w:lastRowFirstColumn="0" w:lastRowLastColumn="0"/>
              <w:rPr>
                <w:rFonts w:ascii="Mulish" w:hAnsi="Mulish"/>
                <w:b/>
                <w:color w:val="000000"/>
                <w:sz w:val="20"/>
                <w:szCs w:val="20"/>
              </w:rPr>
            </w:pPr>
            <w:r w:rsidRPr="00B601CE">
              <w:rPr>
                <w:rFonts w:ascii="Mulish" w:hAnsi="Mulish"/>
                <w:color w:val="000000"/>
                <w:sz w:val="20"/>
                <w:szCs w:val="20"/>
              </w:rPr>
              <w:t>Secrets, keys and service credentials shall be stored and accessed through approved secret-management mechanisms and shall not be embedded in code, notebooks or deployment artefacts.</w:t>
            </w:r>
          </w:p>
          <w:p w:rsidRPr="00B601CE" w:rsidR="00B601CE" w:rsidP="005350BF" w:rsidRDefault="00B601CE" w14:paraId="46659395" w14:textId="35C07E88">
            <w:pPr>
              <w:cnfStyle w:val="000000000000" w:firstRow="0" w:lastRow="0" w:firstColumn="0" w:lastColumn="0" w:oddVBand="0" w:evenVBand="0" w:oddHBand="0" w:evenHBand="0" w:firstRowFirstColumn="0" w:firstRowLastColumn="0" w:lastRowFirstColumn="0" w:lastRowLastColumn="0"/>
              <w:rPr>
                <w:rFonts w:ascii="Mulish" w:hAnsi="Mulish"/>
                <w:b/>
                <w:color w:val="000000"/>
                <w:sz w:val="20"/>
                <w:szCs w:val="20"/>
              </w:rPr>
            </w:pPr>
          </w:p>
        </w:tc>
      </w:tr>
      <w:tr w:rsidRPr="007F5ECA" w:rsidR="005350BF" w:rsidTr="23685E28" w14:paraId="111A9893" w14:textId="77777777">
        <w:trPr>
          <w:trHeight w:val="340"/>
        </w:trPr>
        <w:tc>
          <w:tcPr>
            <w:cnfStyle w:val="001000000000" w:firstRow="0" w:lastRow="0" w:firstColumn="1" w:lastColumn="0" w:oddVBand="0" w:evenVBand="0" w:oddHBand="0" w:evenHBand="0" w:firstRowFirstColumn="0" w:firstRowLastColumn="0" w:lastRowFirstColumn="0" w:lastRowLastColumn="0"/>
            <w:tcW w:w="1276" w:type="dxa"/>
            <w:shd w:val="clear" w:color="auto" w:fill="E8E8E8" w:themeFill="background2"/>
            <w:noWrap/>
            <w:hideMark/>
          </w:tcPr>
          <w:p w:rsidRPr="008E2480" w:rsidR="005350BF" w:rsidP="005350BF" w:rsidRDefault="005350BF" w14:paraId="733E492C" w14:textId="77777777">
            <w:pPr>
              <w:rPr>
                <w:rFonts w:ascii="Mulish" w:hAnsi="Mulish"/>
                <w:i/>
                <w:iCs/>
                <w:color w:val="000000" w:themeColor="text1"/>
                <w:sz w:val="20"/>
                <w:szCs w:val="20"/>
              </w:rPr>
            </w:pPr>
            <w:r w:rsidRPr="008E2480">
              <w:rPr>
                <w:rFonts w:ascii="Mulish" w:hAnsi="Mulish"/>
                <w:i/>
                <w:iCs/>
                <w:color w:val="000000" w:themeColor="text1"/>
                <w:sz w:val="20"/>
                <w:szCs w:val="20"/>
              </w:rPr>
              <w:t>NFR 12</w:t>
            </w:r>
          </w:p>
        </w:tc>
        <w:tc>
          <w:tcPr>
            <w:tcW w:w="12474" w:type="dxa"/>
            <w:gridSpan w:val="3"/>
            <w:shd w:val="clear" w:color="auto" w:fill="E8E8E8" w:themeFill="background2"/>
            <w:hideMark/>
          </w:tcPr>
          <w:p w:rsidRPr="008E2480" w:rsidR="005350BF" w:rsidP="005350BF" w:rsidRDefault="005350BF" w14:paraId="16608D54" w14:textId="64D2B55A">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themeColor="text1"/>
                <w:sz w:val="20"/>
                <w:szCs w:val="20"/>
              </w:rPr>
            </w:pPr>
            <w:r w:rsidRPr="008E2480">
              <w:rPr>
                <w:rFonts w:ascii="Mulish" w:hAnsi="Mulish"/>
                <w:b/>
                <w:bCs/>
                <w:i/>
                <w:iCs/>
                <w:color w:val="000000" w:themeColor="text1"/>
                <w:sz w:val="20"/>
                <w:szCs w:val="20"/>
              </w:rPr>
              <w:t>Analytics and AI</w:t>
            </w:r>
          </w:p>
        </w:tc>
      </w:tr>
      <w:tr w:rsidRPr="007F5ECA" w:rsidR="005350BF" w:rsidTr="23685E28" w14:paraId="24C90749"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5350BF" w:rsidP="005350BF" w:rsidRDefault="005350BF" w14:paraId="445BF6B3" w14:textId="66CC996B">
            <w:pPr>
              <w:rPr>
                <w:rFonts w:ascii="Mulish" w:hAnsi="Mulish"/>
                <w:color w:val="000000"/>
                <w:sz w:val="20"/>
                <w:szCs w:val="20"/>
              </w:rPr>
            </w:pPr>
            <w:r w:rsidRPr="007F5ECA">
              <w:rPr>
                <w:rFonts w:ascii="Mulish" w:hAnsi="Mulish"/>
                <w:color w:val="000000"/>
                <w:sz w:val="20"/>
                <w:szCs w:val="20"/>
              </w:rPr>
              <w:t>NFR 12.1</w:t>
            </w:r>
            <w:r w:rsidR="008D0F9B">
              <w:rPr>
                <w:rFonts w:ascii="Mulish" w:hAnsi="Mulish"/>
                <w:color w:val="000000"/>
                <w:sz w:val="20"/>
                <w:szCs w:val="20"/>
              </w:rPr>
              <w:t>.1</w:t>
            </w:r>
          </w:p>
        </w:tc>
        <w:tc>
          <w:tcPr>
            <w:tcW w:w="1559" w:type="dxa"/>
            <w:hideMark/>
          </w:tcPr>
          <w:p w:rsidRPr="007F5ECA" w:rsidR="005350BF" w:rsidP="005350BF" w:rsidRDefault="00E117B8" w14:paraId="17140CD1" w14:textId="33E20CD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117B8">
              <w:rPr>
                <w:rFonts w:ascii="Mulish" w:hAnsi="Mulish"/>
                <w:color w:val="000000"/>
                <w:sz w:val="20"/>
                <w:szCs w:val="20"/>
              </w:rPr>
              <w:t>FR-010, FR-011, FR-014, FR-015, FR-023</w:t>
            </w:r>
          </w:p>
        </w:tc>
        <w:tc>
          <w:tcPr>
            <w:tcW w:w="2410" w:type="dxa"/>
            <w:hideMark/>
          </w:tcPr>
          <w:p w:rsidRPr="007F5ECA" w:rsidR="005350BF" w:rsidP="005350BF" w:rsidRDefault="00022C07" w14:paraId="773C74F4" w14:textId="3300CAD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AI Assisted Analytics</w:t>
            </w:r>
          </w:p>
        </w:tc>
        <w:tc>
          <w:tcPr>
            <w:tcW w:w="8505" w:type="dxa"/>
            <w:hideMark/>
          </w:tcPr>
          <w:p w:rsidR="005350BF" w:rsidP="005350BF" w:rsidRDefault="00D476B8" w14:paraId="017A033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476B8">
              <w:rPr>
                <w:rFonts w:ascii="Mulish" w:hAnsi="Mulish"/>
                <w:color w:val="000000"/>
                <w:sz w:val="20"/>
                <w:szCs w:val="20"/>
              </w:rPr>
              <w:t>Natural-language and AI-assisted analytics shall enforce the same identity, data-access, classification, masking, lineage and audit controls as other approved platform access methods.</w:t>
            </w:r>
          </w:p>
          <w:p w:rsidRPr="007F5ECA" w:rsidR="00917127" w:rsidP="005350BF" w:rsidRDefault="00917127" w14:paraId="655FBC55" w14:textId="54F2723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D476B8" w:rsidTr="23685E28" w14:paraId="19B52697"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D476B8" w:rsidP="005350BF" w:rsidRDefault="00C55DA3" w14:paraId="5263092C" w14:textId="3942A5B4">
            <w:pPr>
              <w:rPr>
                <w:rFonts w:ascii="Mulish" w:hAnsi="Mulish"/>
                <w:color w:val="000000"/>
                <w:sz w:val="20"/>
                <w:szCs w:val="20"/>
              </w:rPr>
            </w:pPr>
            <w:r>
              <w:rPr>
                <w:rFonts w:ascii="Mulish" w:hAnsi="Mulish"/>
                <w:color w:val="000000"/>
                <w:sz w:val="20"/>
                <w:szCs w:val="20"/>
              </w:rPr>
              <w:t>NFR 12.1.2</w:t>
            </w:r>
          </w:p>
        </w:tc>
        <w:tc>
          <w:tcPr>
            <w:tcW w:w="1559" w:type="dxa"/>
          </w:tcPr>
          <w:p w:rsidRPr="007F5ECA" w:rsidR="00D476B8" w:rsidP="005350BF" w:rsidRDefault="00E117B8" w14:paraId="3C63C8E2" w14:textId="1A87D0B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117B8">
              <w:rPr>
                <w:rFonts w:ascii="Mulish" w:hAnsi="Mulish"/>
                <w:color w:val="000000"/>
                <w:sz w:val="20"/>
                <w:szCs w:val="20"/>
              </w:rPr>
              <w:t>FR-009, FR-014, FR-017, FR-019, FR-023</w:t>
            </w:r>
          </w:p>
        </w:tc>
        <w:tc>
          <w:tcPr>
            <w:tcW w:w="2410" w:type="dxa"/>
          </w:tcPr>
          <w:p w:rsidR="00D476B8" w:rsidP="005350BF" w:rsidRDefault="00C55DA3" w14:paraId="5B1E4F28" w14:textId="1100C16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AI Assisted Analytics</w:t>
            </w:r>
          </w:p>
        </w:tc>
        <w:tc>
          <w:tcPr>
            <w:tcW w:w="8505" w:type="dxa"/>
          </w:tcPr>
          <w:p w:rsidR="00D476B8" w:rsidP="005350BF" w:rsidRDefault="00D476B8" w14:paraId="53B24F5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476B8">
              <w:rPr>
                <w:rFonts w:ascii="Mulish" w:hAnsi="Mulish"/>
                <w:color w:val="000000"/>
                <w:sz w:val="20"/>
                <w:szCs w:val="20"/>
              </w:rPr>
              <w:t>AI-assisted analytics shall use governed business definitions, approved metrics and trusted data context, with accountable ownership and controlled change, so that answers are consistent with agreed business meaning.</w:t>
            </w:r>
          </w:p>
          <w:p w:rsidRPr="00D476B8" w:rsidR="00917127" w:rsidP="005350BF" w:rsidRDefault="00917127" w14:paraId="34CF8F31" w14:textId="5508234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D476B8" w:rsidTr="23685E28" w14:paraId="7FB15D1C"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D476B8" w:rsidP="005350BF" w:rsidRDefault="00C55DA3" w14:paraId="16D21C67" w14:textId="3F8FB83D">
            <w:pPr>
              <w:rPr>
                <w:rFonts w:ascii="Mulish" w:hAnsi="Mulish"/>
                <w:color w:val="000000"/>
                <w:sz w:val="20"/>
                <w:szCs w:val="20"/>
              </w:rPr>
            </w:pPr>
            <w:r>
              <w:rPr>
                <w:rFonts w:ascii="Mulish" w:hAnsi="Mulish"/>
                <w:color w:val="000000"/>
                <w:sz w:val="20"/>
                <w:szCs w:val="20"/>
              </w:rPr>
              <w:t>NFR 12.1.3</w:t>
            </w:r>
          </w:p>
        </w:tc>
        <w:tc>
          <w:tcPr>
            <w:tcW w:w="1559" w:type="dxa"/>
          </w:tcPr>
          <w:p w:rsidRPr="007F5ECA" w:rsidR="00D476B8" w:rsidP="005350BF" w:rsidRDefault="00E117B8" w14:paraId="15986048" w14:textId="741E313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117B8">
              <w:rPr>
                <w:rFonts w:ascii="Mulish" w:hAnsi="Mulish"/>
                <w:color w:val="000000"/>
                <w:sz w:val="20"/>
                <w:szCs w:val="20"/>
              </w:rPr>
              <w:t>FR-018, FR-019, FR-023</w:t>
            </w:r>
          </w:p>
        </w:tc>
        <w:tc>
          <w:tcPr>
            <w:tcW w:w="2410" w:type="dxa"/>
          </w:tcPr>
          <w:p w:rsidR="00D476B8" w:rsidP="005350BF" w:rsidRDefault="00C55DA3" w14:paraId="11B25ADD" w14:textId="0662FE9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AI Assisted Analytics</w:t>
            </w:r>
          </w:p>
        </w:tc>
        <w:tc>
          <w:tcPr>
            <w:tcW w:w="8505" w:type="dxa"/>
          </w:tcPr>
          <w:p w:rsidR="00D476B8" w:rsidP="005350BF" w:rsidRDefault="00917127" w14:paraId="07F07D4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17127">
              <w:rPr>
                <w:rFonts w:ascii="Mulish" w:hAnsi="Mulish"/>
                <w:color w:val="000000"/>
                <w:sz w:val="20"/>
                <w:szCs w:val="20"/>
              </w:rPr>
              <w:t>AI-assisted analytics shall support repeatable evaluation against agreed business questions and expected results before production release and after material changes, and shall expose usage and cost information sufficient for monitoring and attribution.</w:t>
            </w:r>
          </w:p>
          <w:p w:rsidRPr="00D476B8" w:rsidR="00917127" w:rsidP="005350BF" w:rsidRDefault="00917127" w14:paraId="02548650" w14:textId="3E4E704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B3793" w:rsidTr="23685E28" w14:paraId="45D483B1"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hideMark/>
          </w:tcPr>
          <w:p w:rsidRPr="007F5ECA" w:rsidR="007B3793" w:rsidP="007B3793" w:rsidRDefault="007B3793" w14:paraId="4F293F67" w14:textId="2BD09000">
            <w:pPr>
              <w:rPr>
                <w:rFonts w:ascii="Mulish" w:hAnsi="Mulish"/>
                <w:color w:val="000000"/>
                <w:sz w:val="20"/>
                <w:szCs w:val="20"/>
              </w:rPr>
            </w:pPr>
            <w:r w:rsidRPr="007F5ECA">
              <w:rPr>
                <w:rFonts w:ascii="Mulish" w:hAnsi="Mulish"/>
                <w:color w:val="000000"/>
                <w:sz w:val="20"/>
                <w:szCs w:val="20"/>
              </w:rPr>
              <w:t>NFR 12.2</w:t>
            </w:r>
            <w:r>
              <w:rPr>
                <w:rFonts w:ascii="Mulish" w:hAnsi="Mulish"/>
                <w:color w:val="000000"/>
                <w:sz w:val="20"/>
                <w:szCs w:val="20"/>
              </w:rPr>
              <w:t>.1</w:t>
            </w:r>
          </w:p>
        </w:tc>
        <w:tc>
          <w:tcPr>
            <w:tcW w:w="1559" w:type="dxa"/>
            <w:hideMark/>
          </w:tcPr>
          <w:p w:rsidRPr="007F5ECA" w:rsidR="007B3793" w:rsidP="007B3793" w:rsidRDefault="00A02EBF" w14:paraId="7C7241FC" w14:textId="7D853F1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02EBF">
              <w:rPr>
                <w:rFonts w:ascii="Mulish" w:hAnsi="Mulish"/>
                <w:color w:val="000000"/>
                <w:sz w:val="20"/>
                <w:szCs w:val="20"/>
              </w:rPr>
              <w:t>FR-014, FR-019, FR-023</w:t>
            </w:r>
          </w:p>
        </w:tc>
        <w:tc>
          <w:tcPr>
            <w:tcW w:w="2410" w:type="dxa"/>
            <w:hideMark/>
          </w:tcPr>
          <w:p w:rsidRPr="007F5ECA" w:rsidR="007B3793" w:rsidP="007B3793" w:rsidRDefault="007B3793" w14:paraId="465A4C25" w14:textId="22B3B21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ML and GenAI </w:t>
            </w:r>
            <w:r w:rsidR="00C55DA3">
              <w:rPr>
                <w:rFonts w:ascii="Mulish" w:hAnsi="Mulish"/>
                <w:color w:val="000000"/>
                <w:sz w:val="20"/>
                <w:szCs w:val="20"/>
              </w:rPr>
              <w:t>Lifecycle</w:t>
            </w:r>
          </w:p>
        </w:tc>
        <w:tc>
          <w:tcPr>
            <w:tcW w:w="8505" w:type="dxa"/>
            <w:hideMark/>
          </w:tcPr>
          <w:p w:rsidR="007B3793" w:rsidP="007B3793" w:rsidRDefault="007B3793" w14:paraId="4C52AA00"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B3793">
              <w:rPr>
                <w:rFonts w:ascii="Mulish" w:hAnsi="Mulish"/>
                <w:sz w:val="20"/>
                <w:szCs w:val="20"/>
              </w:rPr>
              <w:t>Production models shall be versioned, reproducible, approved and promoted through controlled environments, with traceability to the training data, code, configuration and evaluation evidence used for the release.</w:t>
            </w:r>
          </w:p>
          <w:p w:rsidRPr="007B3793" w:rsidR="00A02EBF" w:rsidP="007B3793" w:rsidRDefault="00A02EBF" w14:paraId="1127FAFD" w14:textId="67B8F13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7F5ECA" w:rsidR="007B3793" w:rsidTr="23685E28" w14:paraId="0BDA7059"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7B3793" w:rsidP="007B3793" w:rsidRDefault="00C55DA3" w14:paraId="5796E328" w14:textId="468CF10A">
            <w:pPr>
              <w:rPr>
                <w:rFonts w:ascii="Mulish" w:hAnsi="Mulish"/>
                <w:color w:val="000000"/>
                <w:sz w:val="20"/>
                <w:szCs w:val="20"/>
              </w:rPr>
            </w:pPr>
            <w:r>
              <w:rPr>
                <w:rFonts w:ascii="Mulish" w:hAnsi="Mulish"/>
                <w:color w:val="000000"/>
                <w:sz w:val="20"/>
                <w:szCs w:val="20"/>
              </w:rPr>
              <w:lastRenderedPageBreak/>
              <w:t>NFR 12.2.2</w:t>
            </w:r>
          </w:p>
        </w:tc>
        <w:tc>
          <w:tcPr>
            <w:tcW w:w="1559" w:type="dxa"/>
          </w:tcPr>
          <w:p w:rsidRPr="007F5ECA" w:rsidR="007B3793" w:rsidP="007B3793" w:rsidRDefault="00A02EBF" w14:paraId="52956CE4" w14:textId="4CF0B25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02EBF">
              <w:rPr>
                <w:rFonts w:ascii="Mulish" w:hAnsi="Mulish"/>
                <w:color w:val="000000"/>
                <w:sz w:val="20"/>
                <w:szCs w:val="20"/>
              </w:rPr>
              <w:t>FR-010, FR-015, FR-018, FR-023, FR-025</w:t>
            </w:r>
          </w:p>
        </w:tc>
        <w:tc>
          <w:tcPr>
            <w:tcW w:w="2410" w:type="dxa"/>
          </w:tcPr>
          <w:p w:rsidRPr="007F5ECA" w:rsidR="007B3793" w:rsidP="007B3793" w:rsidRDefault="00C55DA3" w14:paraId="497F4E3B" w14:textId="168D16B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ML and GenAI Lifecycle</w:t>
            </w:r>
          </w:p>
        </w:tc>
        <w:tc>
          <w:tcPr>
            <w:tcW w:w="8505" w:type="dxa"/>
          </w:tcPr>
          <w:p w:rsidR="00A02EBF" w:rsidP="007B3793" w:rsidRDefault="007B3793" w14:paraId="22906740"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B3793">
              <w:rPr>
                <w:rFonts w:ascii="Mulish" w:hAnsi="Mulish"/>
                <w:sz w:val="20"/>
                <w:szCs w:val="20"/>
              </w:rPr>
              <w:t>Where production model-serving endpoints are approved, they shall have service-profile targets for availability, latency, scaling, authentication and cost</w:t>
            </w:r>
            <w:r w:rsidR="00A02EBF">
              <w:rPr>
                <w:rFonts w:ascii="Mulish" w:hAnsi="Mulish"/>
                <w:sz w:val="20"/>
                <w:szCs w:val="20"/>
              </w:rPr>
              <w:t>.</w:t>
            </w:r>
          </w:p>
          <w:p w:rsidR="00A02EBF" w:rsidP="007B3793" w:rsidRDefault="00A02EBF" w14:paraId="5A056E1A"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p>
          <w:p w:rsidRPr="007B3793" w:rsidR="007B3793" w:rsidP="007B3793" w:rsidRDefault="00A02EBF" w14:paraId="33E8FA63" w14:textId="4092EC5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sz w:val="20"/>
                <w:szCs w:val="20"/>
              </w:rPr>
              <w:t xml:space="preserve">They </w:t>
            </w:r>
            <w:r w:rsidRPr="007B3793" w:rsidR="007B3793">
              <w:rPr>
                <w:rFonts w:ascii="Mulish" w:hAnsi="Mulish"/>
                <w:sz w:val="20"/>
                <w:szCs w:val="20"/>
              </w:rPr>
              <w:t>shall be monitored for errors, usage and agreed model-quality or drift indicators.</w:t>
            </w:r>
          </w:p>
        </w:tc>
      </w:tr>
      <w:tr w:rsidRPr="007F5ECA" w:rsidR="007B3793" w:rsidTr="23685E28" w14:paraId="2D3605C5" w14:textId="77777777">
        <w:trPr>
          <w:trHeight w:val="680"/>
        </w:trPr>
        <w:tc>
          <w:tcPr>
            <w:cnfStyle w:val="001000000000" w:firstRow="0" w:lastRow="0" w:firstColumn="1" w:lastColumn="0" w:oddVBand="0" w:evenVBand="0" w:oddHBand="0" w:evenHBand="0" w:firstRowFirstColumn="0" w:firstRowLastColumn="0" w:lastRowFirstColumn="0" w:lastRowLastColumn="0"/>
            <w:tcW w:w="1276" w:type="dxa"/>
            <w:noWrap/>
          </w:tcPr>
          <w:p w:rsidRPr="007F5ECA" w:rsidR="007B3793" w:rsidP="007B3793" w:rsidRDefault="00C55DA3" w14:paraId="70ED6375" w14:textId="6A21FD8F">
            <w:pPr>
              <w:rPr>
                <w:rFonts w:ascii="Mulish" w:hAnsi="Mulish"/>
                <w:color w:val="000000"/>
                <w:sz w:val="20"/>
                <w:szCs w:val="20"/>
              </w:rPr>
            </w:pPr>
            <w:r>
              <w:rPr>
                <w:rFonts w:ascii="Mulish" w:hAnsi="Mulish"/>
                <w:color w:val="000000"/>
                <w:sz w:val="20"/>
                <w:szCs w:val="20"/>
              </w:rPr>
              <w:t>NFR 12.2.3</w:t>
            </w:r>
          </w:p>
        </w:tc>
        <w:tc>
          <w:tcPr>
            <w:tcW w:w="1559" w:type="dxa"/>
          </w:tcPr>
          <w:p w:rsidRPr="007F5ECA" w:rsidR="007B3793" w:rsidP="007B3793" w:rsidRDefault="00A02EBF" w14:paraId="5E0D7B22" w14:textId="2217F69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02EBF">
              <w:rPr>
                <w:rFonts w:ascii="Mulish" w:hAnsi="Mulish"/>
                <w:color w:val="000000"/>
                <w:sz w:val="20"/>
                <w:szCs w:val="20"/>
              </w:rPr>
              <w:t>FR-010, FR-015, FR-019, FR-023</w:t>
            </w:r>
          </w:p>
        </w:tc>
        <w:tc>
          <w:tcPr>
            <w:tcW w:w="2410" w:type="dxa"/>
          </w:tcPr>
          <w:p w:rsidRPr="007F5ECA" w:rsidR="007B3793" w:rsidP="007B3793" w:rsidRDefault="00C55DA3" w14:paraId="4639BC51" w14:textId="2B56656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ML and GenAI Lifecycle</w:t>
            </w:r>
          </w:p>
        </w:tc>
        <w:tc>
          <w:tcPr>
            <w:tcW w:w="8505" w:type="dxa"/>
          </w:tcPr>
          <w:p w:rsidR="00A02EBF" w:rsidP="007B3793" w:rsidRDefault="007B3793" w14:paraId="22F88773"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7B3793">
              <w:rPr>
                <w:rFonts w:ascii="Mulish" w:hAnsi="Mulish"/>
                <w:sz w:val="20"/>
                <w:szCs w:val="20"/>
              </w:rPr>
              <w:t xml:space="preserve">Production prompts, agent instructions, tools and model configuration shall be version-controlled and promoted through an approved change process. </w:t>
            </w:r>
          </w:p>
          <w:p w:rsidR="00A02EBF" w:rsidP="007B3793" w:rsidRDefault="00A02EBF" w14:paraId="13A739F9"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p>
          <w:p w:rsidRPr="007B3793" w:rsidR="007B3793" w:rsidP="007B3793" w:rsidRDefault="00A02EBF" w14:paraId="2FFA37A8" w14:textId="3686A1C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sz w:val="20"/>
                <w:szCs w:val="20"/>
              </w:rPr>
              <w:t>Deployed a</w:t>
            </w:r>
            <w:r w:rsidRPr="007B3793" w:rsidR="007B3793">
              <w:rPr>
                <w:rFonts w:ascii="Mulish" w:hAnsi="Mulish"/>
                <w:sz w:val="20"/>
                <w:szCs w:val="20"/>
              </w:rPr>
              <w:t>gents shall use identifiable least-privilege identity context and auditable access</w:t>
            </w:r>
            <w:r>
              <w:rPr>
                <w:rFonts w:ascii="Mulish" w:hAnsi="Mulish"/>
                <w:sz w:val="20"/>
                <w:szCs w:val="20"/>
              </w:rPr>
              <w:t>. M</w:t>
            </w:r>
            <w:r w:rsidRPr="007B3793" w:rsidR="007B3793">
              <w:rPr>
                <w:rFonts w:ascii="Mulish" w:hAnsi="Mulish"/>
                <w:sz w:val="20"/>
                <w:szCs w:val="20"/>
              </w:rPr>
              <w:t>aterial business actions shall use risk-appropriate approval or control points.</w:t>
            </w:r>
          </w:p>
        </w:tc>
      </w:tr>
    </w:tbl>
    <w:p w:rsidR="0079762D" w:rsidP="002C2DAD" w:rsidRDefault="0079762D" w14:paraId="52D56DE5" w14:textId="77777777">
      <w:pPr>
        <w:rPr>
          <w:rFonts w:ascii="Mulish" w:hAnsi="Mulish"/>
        </w:rPr>
        <w:sectPr w:rsidR="0079762D" w:rsidSect="0079762D">
          <w:pgSz w:w="16838" w:h="11906" w:orient="landscape"/>
          <w:pgMar w:top="1110" w:right="1440" w:bottom="1298" w:left="1440" w:header="708" w:footer="200" w:gutter="0"/>
          <w:cols w:space="708"/>
          <w:docGrid w:linePitch="360"/>
        </w:sectPr>
      </w:pPr>
    </w:p>
    <w:p w:rsidRPr="00693CD7" w:rsidR="00F2418F" w:rsidP="00F2418F" w:rsidRDefault="00F2418F" w14:paraId="5BE4D711" w14:textId="434DE1E2">
      <w:pPr>
        <w:pStyle w:val="Heading2"/>
        <w:rPr>
          <w:rFonts w:ascii="Mulish" w:hAnsi="Mulish"/>
          <w:b/>
          <w:bCs/>
          <w:i/>
          <w:iCs/>
        </w:rPr>
      </w:pPr>
      <w:bookmarkStart w:name="_Toc240531966" w:id="93"/>
      <w:r w:rsidRPr="00693CD7">
        <w:rPr>
          <w:rFonts w:ascii="Mulish" w:hAnsi="Mulish"/>
          <w:b/>
          <w:bCs/>
          <w:i/>
          <w:iCs/>
        </w:rPr>
        <w:lastRenderedPageBreak/>
        <w:t>Calandra Azure landing zone architecture</w:t>
      </w:r>
      <w:bookmarkEnd w:id="93"/>
    </w:p>
    <w:p w:rsidRPr="00693CD7" w:rsidR="0061626B" w:rsidP="0061626B" w:rsidRDefault="0061626B" w14:paraId="1AD3DF9F" w14:textId="77777777">
      <w:pPr>
        <w:rPr>
          <w:rFonts w:ascii="Mulish" w:hAnsi="Mulish"/>
        </w:rPr>
      </w:pPr>
    </w:p>
    <w:p w:rsidRPr="00693CD7" w:rsidR="00F2418F" w:rsidP="00F2418F" w:rsidRDefault="00F2418F" w14:paraId="2FA13700" w14:textId="7AB8C842">
      <w:pPr>
        <w:rPr>
          <w:rFonts w:ascii="Mulish" w:hAnsi="Mulish"/>
        </w:rPr>
      </w:pPr>
      <w:r w:rsidRPr="00693CD7">
        <w:rPr>
          <w:rFonts w:ascii="Mulish" w:hAnsi="Mulish"/>
        </w:rPr>
        <w:t xml:space="preserve">The Doubtless UK and Europe group data platform </w:t>
      </w:r>
      <w:r w:rsidRPr="00693CD7" w:rsidR="001E7BF0">
        <w:rPr>
          <w:rFonts w:ascii="Mulish" w:hAnsi="Mulish"/>
        </w:rPr>
        <w:t xml:space="preserve">will form part of the wider Calandra Azure infrastructure model. Calandra </w:t>
      </w:r>
      <w:r w:rsidRPr="00693CD7">
        <w:rPr>
          <w:rFonts w:ascii="Mulish" w:hAnsi="Mulish"/>
        </w:rPr>
        <w:t xml:space="preserve">is deployed via Azure Landing Zones as per </w:t>
      </w:r>
      <w:r w:rsidRPr="00693CD7" w:rsidR="001E7BF0">
        <w:rPr>
          <w:rFonts w:ascii="Mulish" w:hAnsi="Mulish"/>
        </w:rPr>
        <w:t xml:space="preserve">Microsoft’s </w:t>
      </w:r>
      <w:hyperlink w:history="1" r:id="rId21">
        <w:r w:rsidRPr="00693CD7" w:rsidR="006A73E8">
          <w:rPr>
            <w:rStyle w:val="Hyperlink"/>
            <w:rFonts w:ascii="Mulish" w:hAnsi="Mulish"/>
          </w:rPr>
          <w:t>cloud adoption framework</w:t>
        </w:r>
      </w:hyperlink>
      <w:r w:rsidRPr="00693CD7">
        <w:rPr>
          <w:rFonts w:ascii="Mulish" w:hAnsi="Mulish"/>
        </w:rPr>
        <w:t>. A high</w:t>
      </w:r>
      <w:r w:rsidRPr="00693CD7" w:rsidR="006A73E8">
        <w:rPr>
          <w:rFonts w:ascii="Mulish" w:hAnsi="Mulish"/>
        </w:rPr>
        <w:t>-</w:t>
      </w:r>
      <w:r w:rsidRPr="00693CD7">
        <w:rPr>
          <w:rFonts w:ascii="Mulish" w:hAnsi="Mulish"/>
        </w:rPr>
        <w:t>level architecture diagram illustrating this design is shown in</w:t>
      </w:r>
      <w:r w:rsidRPr="00693CD7" w:rsidR="0095748F">
        <w:rPr>
          <w:rFonts w:ascii="Mulish" w:hAnsi="Mulish"/>
        </w:rPr>
        <w:t xml:space="preserve"> </w:t>
      </w:r>
      <w:r w:rsidRPr="00693CD7" w:rsidR="0095748F">
        <w:rPr>
          <w:rFonts w:ascii="Mulish" w:hAnsi="Mulish"/>
        </w:rPr>
        <w:fldChar w:fldCharType="begin"/>
      </w:r>
      <w:r w:rsidRPr="00693CD7" w:rsidR="0095748F">
        <w:rPr>
          <w:rFonts w:ascii="Mulish" w:hAnsi="Mulish"/>
        </w:rPr>
        <w:instrText xml:space="preserve"> REF _Ref237253020 \h </w:instrText>
      </w:r>
      <w:r w:rsidR="00693CD7">
        <w:rPr>
          <w:rFonts w:ascii="Mulish" w:hAnsi="Mulish"/>
        </w:rPr>
        <w:instrText xml:space="preserve"> \* MERGEFORMAT </w:instrText>
      </w:r>
      <w:r w:rsidRPr="00693CD7" w:rsidR="0095748F">
        <w:rPr>
          <w:rFonts w:ascii="Mulish" w:hAnsi="Mulish"/>
        </w:rPr>
      </w:r>
      <w:r w:rsidRPr="00693CD7" w:rsidR="0095748F">
        <w:rPr>
          <w:rFonts w:ascii="Mulish" w:hAnsi="Mulish"/>
        </w:rPr>
        <w:fldChar w:fldCharType="separate"/>
      </w:r>
      <w:r w:rsidRPr="0095748F" w:rsidR="005052B0">
        <w:rPr>
          <w:rFonts w:ascii="Mulish" w:hAnsi="Mulish"/>
        </w:rPr>
        <w:t xml:space="preserve">Figure </w:t>
      </w:r>
      <w:r w:rsidR="005052B0">
        <w:rPr>
          <w:rFonts w:ascii="Mulish" w:hAnsi="Mulish"/>
          <w:noProof/>
        </w:rPr>
        <w:t>1</w:t>
      </w:r>
      <w:r w:rsidRPr="00693CD7" w:rsidR="0095748F">
        <w:rPr>
          <w:rFonts w:ascii="Mulish" w:hAnsi="Mulish"/>
        </w:rPr>
        <w:fldChar w:fldCharType="end"/>
      </w:r>
      <w:r w:rsidRPr="00693CD7" w:rsidR="006A73E8">
        <w:rPr>
          <w:rFonts w:ascii="Mulish" w:hAnsi="Mulish"/>
        </w:rPr>
        <w:t xml:space="preserve">. </w:t>
      </w:r>
      <w:r w:rsidRPr="00693CD7">
        <w:rPr>
          <w:rFonts w:ascii="Mulish" w:hAnsi="Mulish"/>
        </w:rPr>
        <w:t>A brief summary of the</w:t>
      </w:r>
      <w:r w:rsidRPr="00693CD7" w:rsidR="006A73E8">
        <w:rPr>
          <w:rFonts w:ascii="Mulish" w:hAnsi="Mulish"/>
        </w:rPr>
        <w:t xml:space="preserve"> supported</w:t>
      </w:r>
      <w:r w:rsidRPr="00693CD7">
        <w:rPr>
          <w:rFonts w:ascii="Mulish" w:hAnsi="Mulish"/>
        </w:rPr>
        <w:t xml:space="preserve"> capabilities for each</w:t>
      </w:r>
      <w:r w:rsidRPr="00693CD7" w:rsidR="006A73E8">
        <w:rPr>
          <w:rFonts w:ascii="Mulish" w:hAnsi="Mulish"/>
        </w:rPr>
        <w:t xml:space="preserve"> landing zone</w:t>
      </w:r>
      <w:r w:rsidRPr="00693CD7">
        <w:rPr>
          <w:rFonts w:ascii="Mulish" w:hAnsi="Mulish"/>
        </w:rPr>
        <w:t xml:space="preserve"> layer are described as follows;</w:t>
      </w:r>
    </w:p>
    <w:p w:rsidRPr="00693CD7" w:rsidR="0095748F" w:rsidP="00F2418F" w:rsidRDefault="0095748F" w14:paraId="6ADA4087" w14:textId="77777777">
      <w:pPr>
        <w:rPr>
          <w:rFonts w:ascii="Mulish" w:hAnsi="Mulish"/>
        </w:rPr>
      </w:pPr>
    </w:p>
    <w:p w:rsidRPr="00693CD7" w:rsidR="0095748F" w:rsidP="0095748F" w:rsidRDefault="00F2418F" w14:paraId="56A6B117" w14:textId="452868E9">
      <w:pPr>
        <w:pStyle w:val="Heading3"/>
        <w:rPr>
          <w:rFonts w:ascii="Mulish" w:hAnsi="Mulish"/>
          <w:b/>
          <w:bCs/>
          <w:i/>
          <w:iCs/>
        </w:rPr>
      </w:pPr>
      <w:bookmarkStart w:name="_Toc240531967" w:id="94"/>
      <w:r w:rsidRPr="00693CD7">
        <w:rPr>
          <w:rFonts w:ascii="Mulish" w:hAnsi="Mulish"/>
          <w:b/>
          <w:bCs/>
          <w:i/>
          <w:iCs/>
        </w:rPr>
        <w:t xml:space="preserve">Tier 0 </w:t>
      </w:r>
      <w:r w:rsidRPr="00693CD7" w:rsidR="006A73E8">
        <w:rPr>
          <w:rFonts w:ascii="Mulish" w:hAnsi="Mulish"/>
          <w:b/>
          <w:bCs/>
          <w:i/>
          <w:iCs/>
        </w:rPr>
        <w:t>–</w:t>
      </w:r>
      <w:r w:rsidRPr="00693CD7">
        <w:rPr>
          <w:rFonts w:ascii="Mulish" w:hAnsi="Mulish"/>
          <w:b/>
          <w:bCs/>
          <w:i/>
          <w:iCs/>
        </w:rPr>
        <w:t xml:space="preserve"> Platform</w:t>
      </w:r>
      <w:r w:rsidRPr="00693CD7" w:rsidR="006A73E8">
        <w:rPr>
          <w:rFonts w:ascii="Mulish" w:hAnsi="Mulish"/>
          <w:b/>
          <w:bCs/>
          <w:i/>
          <w:iCs/>
        </w:rPr>
        <w:t xml:space="preserve"> Landing Zone</w:t>
      </w:r>
      <w:bookmarkEnd w:id="94"/>
    </w:p>
    <w:p w:rsidRPr="00693CD7" w:rsidR="00F2418F" w:rsidP="00F2418F" w:rsidRDefault="007F5C7D" w14:paraId="4AA79480" w14:textId="0DB21271">
      <w:pPr>
        <w:rPr>
          <w:rFonts w:ascii="Mulish" w:hAnsi="Mulish"/>
        </w:rPr>
      </w:pPr>
      <w:r w:rsidRPr="00693CD7">
        <w:rPr>
          <w:rFonts w:ascii="Mulish" w:hAnsi="Mulish"/>
        </w:rPr>
        <w:t xml:space="preserve">The </w:t>
      </w:r>
      <w:r w:rsidRPr="00693CD7" w:rsidR="00A556D8">
        <w:rPr>
          <w:rFonts w:ascii="Mulish" w:hAnsi="Mulish"/>
        </w:rPr>
        <w:t xml:space="preserve">Tier 0 </w:t>
      </w:r>
      <w:r w:rsidRPr="00693CD7">
        <w:rPr>
          <w:rFonts w:ascii="Mulish" w:hAnsi="Mulish"/>
        </w:rPr>
        <w:t xml:space="preserve">platform landing zone is a </w:t>
      </w:r>
      <w:r w:rsidRPr="00693CD7" w:rsidR="00F2418F">
        <w:rPr>
          <w:rFonts w:ascii="Mulish" w:hAnsi="Mulish"/>
        </w:rPr>
        <w:t xml:space="preserve">shared enterprise layer, centrally managed by </w:t>
      </w:r>
      <w:r w:rsidRPr="00693CD7">
        <w:rPr>
          <w:rFonts w:ascii="Mulish" w:hAnsi="Mulish"/>
        </w:rPr>
        <w:t>the Calandra infrastructure team.</w:t>
      </w:r>
      <w:r w:rsidRPr="00693CD7" w:rsidR="00F2418F">
        <w:rPr>
          <w:rFonts w:ascii="Mulish" w:hAnsi="Mulish"/>
        </w:rPr>
        <w:t xml:space="preserve"> </w:t>
      </w:r>
      <w:r w:rsidRPr="00693CD7" w:rsidR="00CC2EE3">
        <w:rPr>
          <w:rFonts w:ascii="Mulish" w:hAnsi="Mulish"/>
        </w:rPr>
        <w:t xml:space="preserve">Its </w:t>
      </w:r>
      <w:r w:rsidRPr="00693CD7" w:rsidR="00F2418F">
        <w:rPr>
          <w:rFonts w:ascii="Mulish" w:hAnsi="Mulish"/>
        </w:rPr>
        <w:t>purpose is</w:t>
      </w:r>
      <w:r w:rsidRPr="00693CD7" w:rsidR="00CC2EE3">
        <w:rPr>
          <w:rFonts w:ascii="Mulish" w:hAnsi="Mulish"/>
        </w:rPr>
        <w:t xml:space="preserve"> to</w:t>
      </w:r>
      <w:r w:rsidRPr="00693CD7" w:rsidR="00F2418F">
        <w:rPr>
          <w:rFonts w:ascii="Mulish" w:hAnsi="Mulish"/>
        </w:rPr>
        <w:t xml:space="preserve"> establish a secure and scalable foundation for the Azure estate. It includes the following core capabilities;</w:t>
      </w:r>
    </w:p>
    <w:p w:rsidRPr="00693CD7" w:rsidR="00F2418F" w:rsidP="00F2418F" w:rsidRDefault="00F2418F" w14:paraId="19F8E25F" w14:textId="607E2790">
      <w:pPr>
        <w:numPr>
          <w:ilvl w:val="0"/>
          <w:numId w:val="1"/>
        </w:numPr>
        <w:rPr>
          <w:rFonts w:ascii="Mulish" w:hAnsi="Mulish"/>
        </w:rPr>
      </w:pPr>
      <w:r w:rsidRPr="00693CD7">
        <w:rPr>
          <w:rFonts w:ascii="Mulish" w:hAnsi="Mulish"/>
          <w:b/>
          <w:bCs/>
        </w:rPr>
        <w:t>Azure Management Groups</w:t>
      </w:r>
      <w:r w:rsidRPr="00693CD7">
        <w:rPr>
          <w:rFonts w:ascii="Mulish" w:hAnsi="Mulish"/>
        </w:rPr>
        <w:t xml:space="preserve"> </w:t>
      </w:r>
      <w:r w:rsidRPr="00693CD7">
        <w:rPr>
          <w:rFonts w:ascii="Mulish" w:hAnsi="Mulish"/>
          <w:b/>
          <w:bCs/>
        </w:rPr>
        <w:t xml:space="preserve">and </w:t>
      </w:r>
      <w:r w:rsidRPr="00693CD7" w:rsidR="00D40A39">
        <w:rPr>
          <w:rFonts w:ascii="Mulish" w:hAnsi="Mulish"/>
          <w:b/>
          <w:bCs/>
        </w:rPr>
        <w:t xml:space="preserve">Subscriptions </w:t>
      </w:r>
      <w:r w:rsidRPr="00693CD7">
        <w:rPr>
          <w:rFonts w:ascii="Mulish" w:hAnsi="Mulish"/>
          <w:b/>
          <w:bCs/>
        </w:rPr>
        <w:t>Hierarchy</w:t>
      </w:r>
      <w:r w:rsidRPr="00693CD7">
        <w:rPr>
          <w:rFonts w:ascii="Mulish" w:hAnsi="Mulish"/>
        </w:rPr>
        <w:t>: Used to apply consistent policy</w:t>
      </w:r>
      <w:r w:rsidRPr="00693CD7" w:rsidR="00D40A39">
        <w:rPr>
          <w:rFonts w:ascii="Mulish" w:hAnsi="Mulish"/>
        </w:rPr>
        <w:t xml:space="preserve">, </w:t>
      </w:r>
      <w:r w:rsidRPr="00693CD7">
        <w:rPr>
          <w:rFonts w:ascii="Mulish" w:hAnsi="Mulish"/>
        </w:rPr>
        <w:t>access control</w:t>
      </w:r>
      <w:r w:rsidRPr="00693CD7" w:rsidR="00D40A39">
        <w:rPr>
          <w:rFonts w:ascii="Mulish" w:hAnsi="Mulish"/>
        </w:rPr>
        <w:t>, cost management and monitoring</w:t>
      </w:r>
      <w:r w:rsidRPr="00693CD7">
        <w:rPr>
          <w:rFonts w:ascii="Mulish" w:hAnsi="Mulish"/>
        </w:rPr>
        <w:t xml:space="preserve"> across the tenancy.</w:t>
      </w:r>
    </w:p>
    <w:p w:rsidRPr="00693CD7" w:rsidR="00F2418F" w:rsidP="00F2418F" w:rsidRDefault="00F2418F" w14:paraId="7C111141" w14:textId="106B3F27">
      <w:pPr>
        <w:numPr>
          <w:ilvl w:val="0"/>
          <w:numId w:val="1"/>
        </w:numPr>
        <w:rPr>
          <w:rFonts w:ascii="Mulish" w:hAnsi="Mulish"/>
        </w:rPr>
      </w:pPr>
      <w:r w:rsidRPr="00693CD7">
        <w:rPr>
          <w:rFonts w:ascii="Mulish" w:hAnsi="Mulish"/>
          <w:b/>
          <w:bCs/>
        </w:rPr>
        <w:t>Identity &amp; Access Management (IAM)</w:t>
      </w:r>
      <w:r w:rsidRPr="00693CD7">
        <w:rPr>
          <w:rFonts w:ascii="Mulish" w:hAnsi="Mulish"/>
        </w:rPr>
        <w:t xml:space="preserve">: Centralised via </w:t>
      </w:r>
      <w:r w:rsidRPr="00693CD7" w:rsidR="00C63327">
        <w:rPr>
          <w:rFonts w:ascii="Mulish" w:hAnsi="Mulish"/>
          <w:b/>
          <w:bCs/>
          <w:i/>
          <w:iCs/>
        </w:rPr>
        <w:t xml:space="preserve">Azure </w:t>
      </w:r>
      <w:r w:rsidRPr="00693CD7">
        <w:rPr>
          <w:rFonts w:ascii="Mulish" w:hAnsi="Mulish"/>
          <w:b/>
          <w:bCs/>
          <w:i/>
          <w:iCs/>
        </w:rPr>
        <w:t>Entra ID</w:t>
      </w:r>
      <w:r w:rsidRPr="00693CD7">
        <w:rPr>
          <w:rFonts w:ascii="Mulish" w:hAnsi="Mulish"/>
        </w:rPr>
        <w:t xml:space="preserve"> </w:t>
      </w:r>
      <w:r w:rsidRPr="00693CD7" w:rsidR="007B3568">
        <w:rPr>
          <w:rFonts w:ascii="Mulish" w:hAnsi="Mulish"/>
        </w:rPr>
        <w:t xml:space="preserve">to </w:t>
      </w:r>
      <w:r w:rsidRPr="00693CD7" w:rsidR="00517FFD">
        <w:rPr>
          <w:rFonts w:ascii="Mulish" w:hAnsi="Mulish"/>
        </w:rPr>
        <w:t>provide</w:t>
      </w:r>
      <w:r w:rsidRPr="00693CD7">
        <w:rPr>
          <w:rFonts w:ascii="Mulish" w:hAnsi="Mulish"/>
        </w:rPr>
        <w:t xml:space="preserve"> </w:t>
      </w:r>
      <w:r w:rsidRPr="00693CD7" w:rsidR="007B3568">
        <w:rPr>
          <w:rFonts w:ascii="Mulish" w:hAnsi="Mulish"/>
        </w:rPr>
        <w:t xml:space="preserve">group-based user access, </w:t>
      </w:r>
      <w:r w:rsidRPr="00693CD7">
        <w:rPr>
          <w:rFonts w:ascii="Mulish" w:hAnsi="Mulish"/>
        </w:rPr>
        <w:t>role</w:t>
      </w:r>
      <w:r w:rsidRPr="00693CD7" w:rsidR="007B3568">
        <w:rPr>
          <w:rFonts w:ascii="Mulish" w:hAnsi="Mulish"/>
        </w:rPr>
        <w:t>-</w:t>
      </w:r>
      <w:r w:rsidRPr="00693CD7">
        <w:rPr>
          <w:rFonts w:ascii="Mulish" w:hAnsi="Mulish"/>
        </w:rPr>
        <w:t xml:space="preserve">based access control </w:t>
      </w:r>
      <w:r w:rsidRPr="00693CD7" w:rsidR="007B3568">
        <w:rPr>
          <w:rFonts w:ascii="Mulish" w:hAnsi="Mulish"/>
        </w:rPr>
        <w:t>(</w:t>
      </w:r>
      <w:r w:rsidRPr="00693CD7">
        <w:rPr>
          <w:rFonts w:ascii="Mulish" w:hAnsi="Mulish"/>
        </w:rPr>
        <w:t>RBAC</w:t>
      </w:r>
      <w:r w:rsidRPr="00693CD7" w:rsidR="007B3568">
        <w:rPr>
          <w:rFonts w:ascii="Mulish" w:hAnsi="Mulish"/>
        </w:rPr>
        <w:t>)</w:t>
      </w:r>
      <w:r w:rsidRPr="00693CD7">
        <w:rPr>
          <w:rFonts w:ascii="Mulish" w:hAnsi="Mulish"/>
        </w:rPr>
        <w:t>, Conditional Access, and PIM.</w:t>
      </w:r>
    </w:p>
    <w:p w:rsidRPr="00693CD7" w:rsidR="00F2418F" w:rsidP="00F2418F" w:rsidRDefault="00F2418F" w14:paraId="35CFD40A" w14:textId="6CE0BE7D">
      <w:pPr>
        <w:numPr>
          <w:ilvl w:val="0"/>
          <w:numId w:val="1"/>
        </w:numPr>
        <w:rPr>
          <w:rFonts w:ascii="Mulish" w:hAnsi="Mulish"/>
        </w:rPr>
      </w:pPr>
      <w:r w:rsidRPr="00693CD7">
        <w:rPr>
          <w:rFonts w:ascii="Mulish" w:hAnsi="Mulish"/>
          <w:b/>
          <w:bCs/>
        </w:rPr>
        <w:t>Policy &amp; Security Governance</w:t>
      </w:r>
      <w:r w:rsidRPr="00693CD7">
        <w:rPr>
          <w:rFonts w:ascii="Mulish" w:hAnsi="Mulish"/>
        </w:rPr>
        <w:t xml:space="preserve">: Azure Policies, Security Centre, and Defender integrations are defined here. </w:t>
      </w:r>
      <w:r w:rsidRPr="00693CD7">
        <w:rPr>
          <w:rFonts w:ascii="Mulish" w:hAnsi="Mulish"/>
          <w:b/>
          <w:bCs/>
          <w:i/>
          <w:iCs/>
        </w:rPr>
        <w:t>Azure Purview</w:t>
      </w:r>
      <w:r w:rsidRPr="00693CD7">
        <w:rPr>
          <w:rFonts w:ascii="Mulish" w:hAnsi="Mulish"/>
        </w:rPr>
        <w:t xml:space="preserve"> is </w:t>
      </w:r>
      <w:r w:rsidRPr="00693CD7" w:rsidR="00517FFD">
        <w:rPr>
          <w:rFonts w:ascii="Mulish" w:hAnsi="Mulish"/>
        </w:rPr>
        <w:t xml:space="preserve">also </w:t>
      </w:r>
      <w:r w:rsidRPr="00693CD7">
        <w:rPr>
          <w:rFonts w:ascii="Mulish" w:hAnsi="Mulish"/>
        </w:rPr>
        <w:t xml:space="preserve">provisioned at tenancy level and is managed </w:t>
      </w:r>
      <w:r w:rsidRPr="00693CD7" w:rsidR="00517FFD">
        <w:rPr>
          <w:rFonts w:ascii="Mulish" w:hAnsi="Mulish"/>
        </w:rPr>
        <w:t>in the Tier 0 landing zone</w:t>
      </w:r>
      <w:r w:rsidRPr="00693CD7">
        <w:rPr>
          <w:rFonts w:ascii="Mulish" w:hAnsi="Mulish"/>
        </w:rPr>
        <w:t>.</w:t>
      </w:r>
    </w:p>
    <w:p w:rsidRPr="00693CD7" w:rsidR="00F2418F" w:rsidP="00F2418F" w:rsidRDefault="00F2418F" w14:paraId="01064CFE" w14:textId="559BAC08">
      <w:pPr>
        <w:numPr>
          <w:ilvl w:val="0"/>
          <w:numId w:val="1"/>
        </w:numPr>
        <w:rPr>
          <w:rFonts w:ascii="Mulish" w:hAnsi="Mulish"/>
        </w:rPr>
      </w:pPr>
      <w:r w:rsidRPr="00693CD7">
        <w:rPr>
          <w:rFonts w:ascii="Mulish" w:hAnsi="Mulish"/>
          <w:b/>
          <w:bCs/>
        </w:rPr>
        <w:t>Hub Network</w:t>
      </w:r>
      <w:r w:rsidRPr="00693CD7">
        <w:rPr>
          <w:rFonts w:ascii="Mulish" w:hAnsi="Mulish"/>
        </w:rPr>
        <w:t xml:space="preserve">: A Tier 0 VWAN HUB provides shared routing, network inspection, firewall services, DNS </w:t>
      </w:r>
      <w:r w:rsidRPr="00693CD7" w:rsidR="0095748F">
        <w:rPr>
          <w:rFonts w:ascii="Mulish" w:hAnsi="Mulish"/>
        </w:rPr>
        <w:t xml:space="preserve">services </w:t>
      </w:r>
      <w:r w:rsidRPr="00693CD7">
        <w:rPr>
          <w:rFonts w:ascii="Mulish" w:hAnsi="Mulish"/>
        </w:rPr>
        <w:t xml:space="preserve">and </w:t>
      </w:r>
      <w:r w:rsidRPr="00693CD7" w:rsidR="0095748F">
        <w:rPr>
          <w:rFonts w:ascii="Mulish" w:hAnsi="Mulish"/>
        </w:rPr>
        <w:t xml:space="preserve">Azure </w:t>
      </w:r>
      <w:r w:rsidRPr="00693CD7">
        <w:rPr>
          <w:rFonts w:ascii="Mulish" w:hAnsi="Mulish"/>
        </w:rPr>
        <w:t>Bastion.</w:t>
      </w:r>
      <w:r w:rsidRPr="00693CD7" w:rsidR="00C16422">
        <w:rPr>
          <w:rFonts w:ascii="Mulish" w:hAnsi="Mulish"/>
        </w:rPr>
        <w:t xml:space="preserve"> All </w:t>
      </w:r>
      <w:r w:rsidRPr="00693CD7" w:rsidR="00A75DC1">
        <w:rPr>
          <w:rFonts w:ascii="Mulish" w:hAnsi="Mulish"/>
        </w:rPr>
        <w:t xml:space="preserve">data ingress and egress is managed through the Tier 0 VWAN, including all user access from the </w:t>
      </w:r>
      <w:r w:rsidRPr="00693CD7" w:rsidR="0098404C">
        <w:rPr>
          <w:rFonts w:ascii="Mulish" w:hAnsi="Mulish"/>
        </w:rPr>
        <w:t>internet.</w:t>
      </w:r>
    </w:p>
    <w:p w:rsidRPr="00693CD7" w:rsidR="00F2418F" w:rsidP="00F2418F" w:rsidRDefault="00F2418F" w14:paraId="78764BB4" w14:textId="63C0A391">
      <w:pPr>
        <w:numPr>
          <w:ilvl w:val="0"/>
          <w:numId w:val="1"/>
        </w:numPr>
        <w:rPr>
          <w:rFonts w:ascii="Mulish" w:hAnsi="Mulish"/>
        </w:rPr>
      </w:pPr>
      <w:r w:rsidRPr="00693CD7">
        <w:rPr>
          <w:rFonts w:ascii="Mulish" w:hAnsi="Mulish"/>
          <w:b/>
          <w:bCs/>
        </w:rPr>
        <w:t>Centralised Platform services</w:t>
      </w:r>
      <w:r w:rsidRPr="00693CD7">
        <w:rPr>
          <w:rFonts w:ascii="Mulish" w:hAnsi="Mulish"/>
        </w:rPr>
        <w:t xml:space="preserve">: Including logging, monitoring and infrastructure deployment through </w:t>
      </w:r>
      <w:r w:rsidRPr="00693CD7">
        <w:rPr>
          <w:rFonts w:ascii="Mulish" w:hAnsi="Mulish"/>
          <w:b/>
          <w:bCs/>
          <w:i/>
          <w:iCs/>
        </w:rPr>
        <w:t>Azure DevOps</w:t>
      </w:r>
      <w:r w:rsidRPr="00693CD7" w:rsidR="00F965F0">
        <w:rPr>
          <w:rFonts w:ascii="Mulish" w:hAnsi="Mulish"/>
          <w:b/>
          <w:bCs/>
          <w:i/>
          <w:iCs/>
        </w:rPr>
        <w:t>.</w:t>
      </w:r>
    </w:p>
    <w:p w:rsidRPr="00693CD7" w:rsidR="009A77F4" w:rsidP="009A77F4" w:rsidRDefault="009A77F4" w14:paraId="1017BD29" w14:textId="77777777">
      <w:pPr>
        <w:rPr>
          <w:rFonts w:ascii="Mulish" w:hAnsi="Mulish"/>
        </w:rPr>
      </w:pPr>
    </w:p>
    <w:p w:rsidRPr="00693CD7" w:rsidR="00F2418F" w:rsidP="00B929E2" w:rsidRDefault="00F2418F" w14:paraId="6D4326AF" w14:textId="1F7FE43E">
      <w:pPr>
        <w:pStyle w:val="Heading3"/>
        <w:rPr>
          <w:rFonts w:ascii="Mulish" w:hAnsi="Mulish"/>
          <w:b/>
          <w:bCs/>
          <w:i/>
          <w:iCs/>
        </w:rPr>
      </w:pPr>
      <w:bookmarkStart w:name="_Toc240531968" w:id="95"/>
      <w:r w:rsidRPr="00693CD7">
        <w:rPr>
          <w:rFonts w:ascii="Mulish" w:hAnsi="Mulish"/>
          <w:b/>
          <w:bCs/>
          <w:i/>
          <w:iCs/>
        </w:rPr>
        <w:t>Tier 1 – Application</w:t>
      </w:r>
      <w:r w:rsidRPr="00693CD7" w:rsidR="00B929E2">
        <w:rPr>
          <w:rFonts w:ascii="Mulish" w:hAnsi="Mulish"/>
          <w:b/>
          <w:bCs/>
          <w:i/>
          <w:iCs/>
        </w:rPr>
        <w:t xml:space="preserve"> Landing Zone</w:t>
      </w:r>
      <w:bookmarkEnd w:id="95"/>
    </w:p>
    <w:p w:rsidRPr="00693CD7" w:rsidR="008F767E" w:rsidP="0061626B" w:rsidRDefault="002A305E" w14:paraId="6D04E2D4" w14:textId="77777777">
      <w:pPr>
        <w:rPr>
          <w:rFonts w:ascii="Mulish" w:hAnsi="Mulish"/>
        </w:rPr>
      </w:pPr>
      <w:r w:rsidRPr="00693CD7">
        <w:rPr>
          <w:rFonts w:ascii="Mulish" w:hAnsi="Mulish"/>
        </w:rPr>
        <w:t xml:space="preserve">As per the landing zone cloud adoption framework, </w:t>
      </w:r>
      <w:r w:rsidRPr="00693CD7" w:rsidR="00F2418F">
        <w:rPr>
          <w:rFonts w:ascii="Mulish" w:hAnsi="Mulish"/>
        </w:rPr>
        <w:t>application workloads are deployed here</w:t>
      </w:r>
      <w:r w:rsidRPr="00693CD7">
        <w:rPr>
          <w:rFonts w:ascii="Mulish" w:hAnsi="Mulish"/>
        </w:rPr>
        <w:t>. This includes</w:t>
      </w:r>
      <w:r w:rsidRPr="00693CD7" w:rsidR="00F2418F">
        <w:rPr>
          <w:rFonts w:ascii="Mulish" w:hAnsi="Mulish"/>
        </w:rPr>
        <w:t xml:space="preserve"> the </w:t>
      </w:r>
      <w:r w:rsidRPr="00693CD7">
        <w:rPr>
          <w:rFonts w:ascii="Mulish" w:hAnsi="Mulish"/>
        </w:rPr>
        <w:t xml:space="preserve">Doubtless Europe and UK </w:t>
      </w:r>
      <w:r w:rsidRPr="00693CD7" w:rsidR="00F2418F">
        <w:rPr>
          <w:rFonts w:ascii="Mulish" w:hAnsi="Mulish"/>
        </w:rPr>
        <w:t xml:space="preserve">Data Platform. The Tier 1 application landing zone is owned and operated by </w:t>
      </w:r>
      <w:r w:rsidRPr="00693CD7" w:rsidR="00106533">
        <w:rPr>
          <w:rFonts w:ascii="Mulish" w:hAnsi="Mulish"/>
        </w:rPr>
        <w:t>Doubtless Europe and UK</w:t>
      </w:r>
      <w:r w:rsidRPr="00693CD7">
        <w:rPr>
          <w:rFonts w:ascii="Mulish" w:hAnsi="Mulish"/>
        </w:rPr>
        <w:t xml:space="preserve">, </w:t>
      </w:r>
      <w:r w:rsidRPr="00693CD7">
        <w:rPr>
          <w:rFonts w:ascii="Mulish" w:hAnsi="Mulish"/>
        </w:rPr>
        <w:lastRenderedPageBreak/>
        <w:t xml:space="preserve">allowing </w:t>
      </w:r>
      <w:r w:rsidRPr="00693CD7" w:rsidR="00106533">
        <w:rPr>
          <w:rFonts w:ascii="Mulish" w:hAnsi="Mulish"/>
        </w:rPr>
        <w:t>for</w:t>
      </w:r>
      <w:r w:rsidRPr="00693CD7" w:rsidR="00F2418F">
        <w:rPr>
          <w:rFonts w:ascii="Mulish" w:hAnsi="Mulish"/>
        </w:rPr>
        <w:t xml:space="preserve"> bespoke application delivery</w:t>
      </w:r>
      <w:r w:rsidRPr="00693CD7" w:rsidR="00B20BA5">
        <w:rPr>
          <w:rFonts w:ascii="Mulish" w:hAnsi="Mulish"/>
        </w:rPr>
        <w:t xml:space="preserve"> </w:t>
      </w:r>
      <w:r w:rsidRPr="00693CD7" w:rsidR="00F2418F">
        <w:rPr>
          <w:rFonts w:ascii="Mulish" w:hAnsi="Mulish"/>
        </w:rPr>
        <w:t xml:space="preserve">within the specified Calandra </w:t>
      </w:r>
      <w:r w:rsidRPr="00693CD7" w:rsidR="00106533">
        <w:rPr>
          <w:rFonts w:ascii="Mulish" w:hAnsi="Mulish"/>
        </w:rPr>
        <w:t xml:space="preserve">infrastructure </w:t>
      </w:r>
      <w:r w:rsidRPr="00693CD7" w:rsidR="00F2418F">
        <w:rPr>
          <w:rFonts w:ascii="Mulish" w:hAnsi="Mulish"/>
        </w:rPr>
        <w:t>guardrails.</w:t>
      </w:r>
      <w:r w:rsidRPr="00693CD7" w:rsidR="009A77F4">
        <w:rPr>
          <w:rFonts w:ascii="Mulish" w:hAnsi="Mulish"/>
          <w:b/>
          <w:bCs/>
          <w:i/>
          <w:iCs/>
          <w:noProof/>
        </w:rPr>
        <mc:AlternateContent>
          <mc:Choice Requires="wpg">
            <w:drawing>
              <wp:anchor distT="0" distB="0" distL="114300" distR="114300" simplePos="0" relativeHeight="251658240" behindDoc="0" locked="0" layoutInCell="1" allowOverlap="1" wp14:anchorId="2A4B69C0" wp14:editId="65B0FFB4">
                <wp:simplePos x="0" y="0"/>
                <wp:positionH relativeFrom="column">
                  <wp:posOffset>36195</wp:posOffset>
                </wp:positionH>
                <wp:positionV relativeFrom="page">
                  <wp:posOffset>1477010</wp:posOffset>
                </wp:positionV>
                <wp:extent cx="5941060" cy="6368415"/>
                <wp:effectExtent l="0" t="0" r="2540" b="6985"/>
                <wp:wrapTopAndBottom/>
                <wp:docPr id="65219318" name="Group 4"/>
                <wp:cNvGraphicFramePr/>
                <a:graphic xmlns:a="http://schemas.openxmlformats.org/drawingml/2006/main">
                  <a:graphicData uri="http://schemas.microsoft.com/office/word/2010/wordprocessingGroup">
                    <wpg:wgp>
                      <wpg:cNvGrpSpPr/>
                      <wpg:grpSpPr>
                        <a:xfrm>
                          <a:off x="0" y="0"/>
                          <a:ext cx="5941060" cy="6368415"/>
                          <a:chOff x="0" y="0"/>
                          <a:chExt cx="5941060" cy="6368862"/>
                        </a:xfrm>
                      </wpg:grpSpPr>
                      <pic:pic xmlns:pic="http://schemas.openxmlformats.org/drawingml/2006/picture">
                        <pic:nvPicPr>
                          <pic:cNvPr id="1352124757"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1060" cy="5788660"/>
                          </a:xfrm>
                          <a:prstGeom prst="rect">
                            <a:avLst/>
                          </a:prstGeom>
                        </pic:spPr>
                      </pic:pic>
                      <wps:wsp>
                        <wps:cNvPr id="1736884238" name="Text Box 1"/>
                        <wps:cNvSpPr txBox="1"/>
                        <wps:spPr>
                          <a:xfrm>
                            <a:off x="0" y="5845997"/>
                            <a:ext cx="5941060" cy="522865"/>
                          </a:xfrm>
                          <a:prstGeom prst="rect">
                            <a:avLst/>
                          </a:prstGeom>
                          <a:noFill/>
                          <a:ln>
                            <a:noFill/>
                          </a:ln>
                        </wps:spPr>
                        <wps:txbx>
                          <w:txbxContent>
                            <w:p w:rsidRPr="0095748F" w:rsidR="0095748F" w:rsidP="0095748F" w:rsidRDefault="0095748F" w14:paraId="67378FAC" w14:textId="38A57F3D">
                              <w:pPr>
                                <w:pStyle w:val="Caption"/>
                                <w:jc w:val="center"/>
                                <w:rPr>
                                  <w:rFonts w:ascii="Mulish" w:hAnsi="Mulish"/>
                                  <w:noProof/>
                                  <w:lang w:eastAsia="en-US"/>
                                </w:rPr>
                              </w:pPr>
                              <w:bookmarkStart w:name="_Ref237253020" w:id="96"/>
                              <w:bookmarkStart w:name="_Toc240531982" w:id="97"/>
                              <w:r w:rsidRPr="0095748F">
                                <w:rPr>
                                  <w:rFonts w:ascii="Mulish" w:hAnsi="Mulish"/>
                                </w:rPr>
                                <w:t xml:space="preserve">Figure </w:t>
                              </w:r>
                              <w:r w:rsidRPr="0095748F">
                                <w:rPr>
                                  <w:rFonts w:ascii="Mulish" w:hAnsi="Mulish"/>
                                </w:rPr>
                                <w:fldChar w:fldCharType="begin"/>
                              </w:r>
                              <w:r w:rsidRPr="0095748F">
                                <w:rPr>
                                  <w:rFonts w:ascii="Mulish" w:hAnsi="Mulish"/>
                                </w:rPr>
                                <w:instrText xml:space="preserve"> SEQ Figure \* ARABIC </w:instrText>
                              </w:r>
                              <w:r w:rsidRPr="0095748F">
                                <w:rPr>
                                  <w:rFonts w:ascii="Mulish" w:hAnsi="Mulish"/>
                                </w:rPr>
                                <w:fldChar w:fldCharType="separate"/>
                              </w:r>
                              <w:r w:rsidR="00F32F3C">
                                <w:rPr>
                                  <w:rFonts w:ascii="Mulish" w:hAnsi="Mulish"/>
                                  <w:noProof/>
                                </w:rPr>
                                <w:t>1</w:t>
                              </w:r>
                              <w:r w:rsidRPr="0095748F">
                                <w:rPr>
                                  <w:rFonts w:ascii="Mulish" w:hAnsi="Mulish"/>
                                </w:rPr>
                                <w:fldChar w:fldCharType="end"/>
                              </w:r>
                              <w:bookmarkEnd w:id="96"/>
                              <w:r w:rsidRPr="0095748F">
                                <w:rPr>
                                  <w:rFonts w:ascii="Mulish" w:hAnsi="Mulish"/>
                                </w:rPr>
                                <w:t>: High-level Calandra landing zone architecture, showing the new Doubtless Europe and UK data platform in an Application Landing Zone</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4" style="position:absolute;margin-left:2.85pt;margin-top:116.3pt;width:467.8pt;height:501.45pt;z-index:251658240;mso-position-vertical-relative:page;mso-height-relative:margin" coordsize="59410,63688" o:spid="_x0000_s1026" w14:anchorId="2A4B69C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width:59410;height:57886;visibility:visible;mso-wrap-style:square" o:spid="_x0000_s1027"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">
                  <v:imagedata o:title="" r:id="rId23"/>
                </v:shape>
                <v:shapetype id="_x0000_t202" coordsize="21600,21600" o:spt="202" path="m,l,21600r21600,l21600,xe">
                  <v:stroke joinstyle="miter"/>
                  <v:path gradientshapeok="t" o:connecttype="rect"/>
                </v:shapetype>
                <v:shape id="Text Box 1" style="position:absolute;top:58459;width:59410;height:5229;visibility:visible;mso-wrap-style:square;v-text-anchor:top" o:spid="_x0000_s102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">
                  <v:textbox inset="0,0,0,0">
                    <w:txbxContent>
                      <w:p w:rsidRPr="0095748F" w:rsidR="0095748F" w:rsidP="0095748F" w:rsidRDefault="0095748F" w14:paraId="67378FAC" w14:textId="38A57F3D">
                        <w:pPr>
                          <w:pStyle w:val="Caption"/>
                          <w:jc w:val="center"/>
                          <w:rPr>
                            <w:rFonts w:ascii="Mulish" w:hAnsi="Mulish"/>
                            <w:noProof/>
                            <w:lang w:eastAsia="en-US"/>
                          </w:rPr>
                        </w:pPr>
                        <w:r w:rsidRPr="0095748F">
                          <w:rPr>
                            <w:rFonts w:ascii="Mulish" w:hAnsi="Mulish"/>
                          </w:rPr>
                          <w:t xml:space="preserve">Figure </w:t>
                        </w:r>
                        <w:r w:rsidRPr="0095748F">
                          <w:rPr>
                            <w:rFonts w:ascii="Mulish" w:hAnsi="Mulish"/>
                          </w:rPr>
                          <w:fldChar w:fldCharType="begin"/>
                        </w:r>
                        <w:r w:rsidRPr="0095748F">
                          <w:rPr>
                            <w:rFonts w:ascii="Mulish" w:hAnsi="Mulish"/>
                          </w:rPr>
                          <w:instrText xml:space="preserve"> SEQ Figure \* ARABIC </w:instrText>
                        </w:r>
                        <w:r w:rsidRPr="0095748F">
                          <w:rPr>
                            <w:rFonts w:ascii="Mulish" w:hAnsi="Mulish"/>
                          </w:rPr>
                          <w:fldChar w:fldCharType="separate"/>
                        </w:r>
                        <w:r w:rsidR="00F32F3C">
                          <w:rPr>
                            <w:rFonts w:ascii="Mulish" w:hAnsi="Mulish"/>
                            <w:noProof/>
                          </w:rPr>
                          <w:t>1</w:t>
                        </w:r>
                        <w:r w:rsidRPr="0095748F">
                          <w:rPr>
                            <w:rFonts w:ascii="Mulish" w:hAnsi="Mulish"/>
                          </w:rPr>
                          <w:fldChar w:fldCharType="end"/>
                        </w:r>
                        <w:r w:rsidRPr="0095748F">
                          <w:rPr>
                            <w:rFonts w:ascii="Mulish" w:hAnsi="Mulish"/>
                          </w:rPr>
                          <w:t>: High-level Calandra landing zone architecture, showing the new Doubtless Europe and UK data platform in an Application Landing Zone</w:t>
                        </w:r>
                      </w:p>
                    </w:txbxContent>
                  </v:textbox>
                </v:shape>
                <w10:wrap type="topAndBottom" anchory="page"/>
              </v:group>
            </w:pict>
          </mc:Fallback>
        </mc:AlternateContent>
      </w:r>
      <w:r w:rsidRPr="00693CD7" w:rsidR="00B20BA5">
        <w:rPr>
          <w:rFonts w:ascii="Mulish" w:hAnsi="Mulish"/>
        </w:rPr>
        <w:t xml:space="preserve"> </w:t>
      </w:r>
    </w:p>
    <w:p w:rsidRPr="00693CD7" w:rsidR="008F767E" w:rsidP="0061626B" w:rsidRDefault="0034633E" w14:paraId="6F88C3FD" w14:textId="77777777">
      <w:pPr>
        <w:rPr>
          <w:rFonts w:ascii="Mulish" w:hAnsi="Mulish"/>
        </w:rPr>
      </w:pPr>
      <w:r w:rsidRPr="00693CD7">
        <w:rPr>
          <w:rFonts w:ascii="Mulish" w:hAnsi="Mulish"/>
        </w:rPr>
        <w:t xml:space="preserve">The application landing zone has its own management group, which is </w:t>
      </w:r>
      <w:r w:rsidRPr="00693CD7" w:rsidR="00E8664C">
        <w:rPr>
          <w:rFonts w:ascii="Mulish" w:hAnsi="Mulish"/>
        </w:rPr>
        <w:t>designed to both inherit global policies from the Tier 0 landing zone</w:t>
      </w:r>
      <w:r w:rsidRPr="00693CD7" w:rsidR="001912AD">
        <w:rPr>
          <w:rFonts w:ascii="Mulish" w:hAnsi="Mulish"/>
        </w:rPr>
        <w:t xml:space="preserve"> as well as define its own policies specific to the application. </w:t>
      </w:r>
    </w:p>
    <w:p w:rsidRPr="00693CD7" w:rsidR="008F767E" w:rsidP="0061626B" w:rsidRDefault="00143B90" w14:paraId="0E2C3AC2" w14:textId="77777777">
      <w:pPr>
        <w:rPr>
          <w:rFonts w:ascii="Mulish" w:hAnsi="Mulish"/>
        </w:rPr>
      </w:pPr>
      <w:r w:rsidRPr="00693CD7">
        <w:rPr>
          <w:rFonts w:ascii="Mulish" w:hAnsi="Mulish"/>
        </w:rPr>
        <w:t xml:space="preserve">It is best practice to separate the data platform operating environments </w:t>
      </w:r>
      <w:r w:rsidRPr="00693CD7" w:rsidR="0034633E">
        <w:rPr>
          <w:rFonts w:ascii="Mulish" w:hAnsi="Mulish"/>
        </w:rPr>
        <w:t xml:space="preserve">at the </w:t>
      </w:r>
      <w:r w:rsidRPr="00693CD7" w:rsidR="001912AD">
        <w:rPr>
          <w:rFonts w:ascii="Mulish" w:hAnsi="Mulish"/>
        </w:rPr>
        <w:t>subscription</w:t>
      </w:r>
      <w:r w:rsidRPr="00693CD7" w:rsidR="0034633E">
        <w:rPr>
          <w:rFonts w:ascii="Mulish" w:hAnsi="Mulish"/>
        </w:rPr>
        <w:t xml:space="preserve"> level</w:t>
      </w:r>
      <w:r w:rsidRPr="00693CD7" w:rsidR="001912AD">
        <w:rPr>
          <w:rFonts w:ascii="Mulish" w:hAnsi="Mulish"/>
        </w:rPr>
        <w:t xml:space="preserve">, which can inherit policies, RBAC </w:t>
      </w:r>
      <w:r w:rsidRPr="00693CD7" w:rsidR="00A76629">
        <w:rPr>
          <w:rFonts w:ascii="Mulish" w:hAnsi="Mulish"/>
        </w:rPr>
        <w:t xml:space="preserve">cost controls etc. from the application management group. </w:t>
      </w:r>
    </w:p>
    <w:p w:rsidRPr="00693CD7" w:rsidR="001143B9" w:rsidP="0061626B" w:rsidRDefault="00A76629" w14:paraId="6741A947" w14:textId="60F6C69C">
      <w:pPr>
        <w:rPr>
          <w:rFonts w:ascii="Mulish" w:hAnsi="Mulish"/>
        </w:rPr>
      </w:pPr>
      <w:r w:rsidRPr="00693CD7">
        <w:rPr>
          <w:rFonts w:ascii="Mulish" w:hAnsi="Mulish"/>
        </w:rPr>
        <w:t xml:space="preserve">Networking resources are contained in a resource group inside each subscription (only the resource group attached to production has been illustrated on the diagram </w:t>
      </w:r>
      <w:r w:rsidRPr="00693CD7">
        <w:rPr>
          <w:rFonts w:ascii="Mulish" w:hAnsi="Mulish"/>
        </w:rPr>
        <w:lastRenderedPageBreak/>
        <w:t xml:space="preserve">as an example). These are </w:t>
      </w:r>
      <w:r w:rsidRPr="00693CD7" w:rsidR="00FF348E">
        <w:rPr>
          <w:rFonts w:ascii="Mulish" w:hAnsi="Mulish"/>
        </w:rPr>
        <w:t>connected to the Tier 0 VWAN hub, which</w:t>
      </w:r>
      <w:r w:rsidRPr="00693CD7" w:rsidR="00A91262">
        <w:rPr>
          <w:rFonts w:ascii="Mulish" w:hAnsi="Mulish"/>
        </w:rPr>
        <w:t xml:space="preserve"> securely</w:t>
      </w:r>
      <w:r w:rsidRPr="00693CD7" w:rsidR="00FF348E">
        <w:rPr>
          <w:rFonts w:ascii="Mulish" w:hAnsi="Mulish"/>
        </w:rPr>
        <w:t xml:space="preserve"> manages all </w:t>
      </w:r>
      <w:r w:rsidRPr="00693CD7" w:rsidR="008F767E">
        <w:rPr>
          <w:rFonts w:ascii="Mulish" w:hAnsi="Mulish"/>
        </w:rPr>
        <w:t>ingress and egress to the internet and services outside the platform.</w:t>
      </w:r>
    </w:p>
    <w:p w:rsidRPr="00693CD7" w:rsidR="0019553B" w:rsidRDefault="0019553B" w14:paraId="13E60A97" w14:textId="4B200003">
      <w:pPr>
        <w:rPr>
          <w:rFonts w:ascii="Mulish" w:hAnsi="Mulish"/>
        </w:rPr>
      </w:pPr>
      <w:r w:rsidRPr="00693CD7">
        <w:rPr>
          <w:rFonts w:ascii="Mulish" w:hAnsi="Mulish"/>
        </w:rPr>
        <w:br w:type="page"/>
      </w:r>
    </w:p>
    <w:p w:rsidRPr="00376641" w:rsidR="00C57FFC" w:rsidP="00376641" w:rsidRDefault="00C57FFC" w14:paraId="12050057" w14:textId="7FA072F0">
      <w:pPr>
        <w:pStyle w:val="Heading2"/>
        <w:rPr>
          <w:rFonts w:ascii="Mulish" w:hAnsi="Mulish"/>
          <w:b/>
          <w:bCs/>
        </w:rPr>
      </w:pPr>
      <w:bookmarkStart w:name="_Toc240531969" w:id="100"/>
      <w:r w:rsidRPr="00693CD7">
        <w:rPr>
          <w:rFonts w:ascii="Mulish" w:hAnsi="Mulish"/>
          <w:b/>
          <w:bCs/>
        </w:rPr>
        <w:lastRenderedPageBreak/>
        <w:t>Doubtless Europe and UK – Data Platform Design</w:t>
      </w:r>
      <w:bookmarkEnd w:id="100"/>
    </w:p>
    <w:p w:rsidR="001606C4" w:rsidP="0029266A" w:rsidRDefault="008F0913" w14:paraId="71216CAA" w14:textId="50C249E8">
      <w:pPr>
        <w:rPr>
          <w:rFonts w:ascii="Mulish" w:hAnsi="Mulish"/>
        </w:rPr>
      </w:pPr>
      <w:r>
        <w:rPr>
          <w:rFonts w:ascii="Mulish" w:hAnsi="Mulish"/>
        </w:rPr>
        <w:t>A high-level system context (C1) architecture diagram for the</w:t>
      </w:r>
      <w:r w:rsidR="00391A93">
        <w:rPr>
          <w:rFonts w:ascii="Mulish" w:hAnsi="Mulish"/>
        </w:rPr>
        <w:t xml:space="preserve"> Doubtless Europe and UK </w:t>
      </w:r>
      <w:r>
        <w:rPr>
          <w:rFonts w:ascii="Mulish" w:hAnsi="Mulish"/>
        </w:rPr>
        <w:t xml:space="preserve">data platform is illustrated in </w:t>
      </w:r>
      <w:r w:rsidR="00D54432">
        <w:rPr>
          <w:rFonts w:ascii="Mulish" w:hAnsi="Mulish"/>
        </w:rPr>
        <w:fldChar w:fldCharType="begin"/>
      </w:r>
      <w:r w:rsidR="00D54432">
        <w:rPr>
          <w:rFonts w:ascii="Mulish" w:hAnsi="Mulish"/>
        </w:rPr>
        <w:instrText xml:space="preserve"> REF _Ref238199886 \h </w:instrText>
      </w:r>
      <w:r w:rsidR="00D54432">
        <w:rPr>
          <w:rFonts w:ascii="Mulish" w:hAnsi="Mulish"/>
        </w:rPr>
      </w:r>
      <w:r w:rsidR="00D54432">
        <w:rPr>
          <w:rFonts w:ascii="Mulish" w:hAnsi="Mulish"/>
        </w:rPr>
        <w:fldChar w:fldCharType="separate"/>
      </w:r>
      <w:r w:rsidRPr="002B61D6" w:rsidR="005052B0">
        <w:rPr>
          <w:rFonts w:ascii="Mulish" w:hAnsi="Mulish"/>
        </w:rPr>
        <w:t xml:space="preserve">Figure </w:t>
      </w:r>
      <w:r w:rsidR="005052B0">
        <w:rPr>
          <w:rFonts w:ascii="Mulish" w:hAnsi="Mulish"/>
          <w:noProof/>
        </w:rPr>
        <w:t>2</w:t>
      </w:r>
      <w:r w:rsidR="00D54432">
        <w:rPr>
          <w:rFonts w:ascii="Mulish" w:hAnsi="Mulish"/>
        </w:rPr>
        <w:fldChar w:fldCharType="end"/>
      </w:r>
      <w:r w:rsidR="00207D56">
        <w:rPr>
          <w:rFonts w:ascii="Mulish" w:hAnsi="Mulish"/>
        </w:rPr>
        <w:t xml:space="preserve">. The capabilities of this platform are carefully aligned </w:t>
      </w:r>
      <w:r w:rsidR="00321EBC">
        <w:rPr>
          <w:rFonts w:ascii="Mulish" w:hAnsi="Mulish"/>
        </w:rPr>
        <w:t xml:space="preserve">to support the Functional Requirements, with specific elements and configurations put in place to </w:t>
      </w:r>
      <w:r w:rsidR="00227439">
        <w:rPr>
          <w:rFonts w:ascii="Mulish" w:hAnsi="Mulish"/>
        </w:rPr>
        <w:t>satisfy</w:t>
      </w:r>
      <w:r w:rsidR="00376641">
        <w:rPr>
          <w:rFonts w:ascii="Mulish" w:hAnsi="Mulish"/>
        </w:rPr>
        <w:t xml:space="preserve"> all Non-Functional Requirements.</w:t>
      </w:r>
    </w:p>
    <w:p w:rsidR="005052B0" w:rsidP="0029266A" w:rsidRDefault="005052B0" w14:paraId="6C3F8584" w14:textId="77777777">
      <w:pPr>
        <w:rPr>
          <w:rFonts w:ascii="Mulish" w:hAnsi="Mulish"/>
        </w:rPr>
      </w:pPr>
    </w:p>
    <w:p w:rsidRPr="005052B0" w:rsidR="005052B0" w:rsidP="005052B0" w:rsidRDefault="005052B0" w14:paraId="5FCD0DCB" w14:textId="39B43CB0">
      <w:pPr>
        <w:pStyle w:val="Heading3"/>
        <w:rPr>
          <w:rFonts w:ascii="Mulish" w:hAnsi="Mulish"/>
          <w:b/>
          <w:bCs/>
        </w:rPr>
      </w:pPr>
      <w:bookmarkStart w:name="_Toc240531970" w:id="101"/>
      <w:r w:rsidRPr="005052B0">
        <w:rPr>
          <w:rFonts w:ascii="Mulish" w:hAnsi="Mulish"/>
          <w:b/>
          <w:bCs/>
        </w:rPr>
        <w:t>Executive Summary</w:t>
      </w:r>
      <w:bookmarkEnd w:id="101"/>
    </w:p>
    <w:p w:rsidRPr="005052B0" w:rsidR="005052B0" w:rsidP="005052B0" w:rsidRDefault="005052B0" w14:paraId="376067BF" w14:textId="5601D7F5">
      <w:pPr>
        <w:rPr>
          <w:rFonts w:ascii="Mulish" w:hAnsi="Mulish"/>
        </w:rPr>
      </w:pPr>
      <w:r w:rsidRPr="23685E28">
        <w:rPr>
          <w:rFonts w:ascii="Mulish" w:hAnsi="Mulish"/>
        </w:rPr>
        <w:t xml:space="preserve">The </w:t>
      </w:r>
      <w:r w:rsidRPr="23685E28">
        <w:rPr>
          <w:rFonts w:ascii="Mulish" w:hAnsi="Mulish"/>
          <w:b/>
          <w:bCs/>
          <w:i/>
          <w:iCs/>
        </w:rPr>
        <w:t>Doubtle</w:t>
      </w:r>
      <w:commentRangeStart w:id="102"/>
      <w:commentRangeStart w:id="103"/>
      <w:r w:rsidRPr="23685E28">
        <w:rPr>
          <w:rFonts w:ascii="Mulish" w:hAnsi="Mulish"/>
          <w:b/>
          <w:bCs/>
          <w:i/>
          <w:iCs/>
        </w:rPr>
        <w:t>ss UK and Europe Data Platform</w:t>
      </w:r>
      <w:r w:rsidRPr="23685E28">
        <w:rPr>
          <w:rFonts w:ascii="Mulish" w:hAnsi="Mulish"/>
        </w:rPr>
        <w:t xml:space="preserve"> will provide a single, scalable foundation for governed reporting and analytics across the Group while preserving appropriate autonomy for each operating entity (PPUK, Agila, </w:t>
      </w:r>
      <w:r w:rsidRPr="23685E28" w:rsidR="007274F7">
        <w:rPr>
          <w:rFonts w:ascii="Mulish" w:hAnsi="Mulish"/>
        </w:rPr>
        <w:t>Figo etc.)</w:t>
      </w:r>
      <w:r w:rsidRPr="23685E28">
        <w:rPr>
          <w:rFonts w:ascii="Mulish" w:hAnsi="Mulish"/>
        </w:rPr>
        <w:t xml:space="preserve">. </w:t>
      </w:r>
      <w:commentRangeEnd w:id="102"/>
      <w:r w:rsidRPr="23685E28">
        <w:rPr>
          <w:rStyle w:val="CommentReference"/>
          <w:rFonts w:ascii="Mulish" w:hAnsi="Mulish"/>
          <w:sz w:val="24"/>
          <w:szCs w:val="24"/>
        </w:rPr>
        <w:commentReference w:id="102"/>
      </w:r>
      <w:commentRangeEnd w:id="103"/>
      <w:r>
        <w:rPr>
          <w:rStyle w:val="CommentReference"/>
        </w:rPr>
        <w:commentReference w:id="103"/>
      </w:r>
      <w:r w:rsidRPr="23685E28">
        <w:rPr>
          <w:rFonts w:ascii="Mulish" w:hAnsi="Mulish"/>
        </w:rPr>
        <w:t xml:space="preserve">It will be built natively on </w:t>
      </w:r>
      <w:r w:rsidRPr="23685E28">
        <w:rPr>
          <w:rFonts w:ascii="Mulish" w:hAnsi="Mulish"/>
          <w:b/>
          <w:bCs/>
          <w:i/>
          <w:iCs/>
        </w:rPr>
        <w:t>Microsoft Azure</w:t>
      </w:r>
      <w:r w:rsidRPr="23685E28">
        <w:rPr>
          <w:rFonts w:ascii="Mulish" w:hAnsi="Mulish"/>
        </w:rPr>
        <w:t>, using managed platform</w:t>
      </w:r>
      <w:r w:rsidRPr="23685E28" w:rsidR="007274F7">
        <w:rPr>
          <w:rFonts w:ascii="Mulish" w:hAnsi="Mulish"/>
        </w:rPr>
        <w:t>-as-a-</w:t>
      </w:r>
      <w:r w:rsidRPr="23685E28">
        <w:rPr>
          <w:rFonts w:ascii="Mulish" w:hAnsi="Mulish"/>
        </w:rPr>
        <w:t>service</w:t>
      </w:r>
      <w:r w:rsidRPr="23685E28" w:rsidR="007274F7">
        <w:rPr>
          <w:rFonts w:ascii="Mulish" w:hAnsi="Mulish"/>
        </w:rPr>
        <w:t xml:space="preserve"> services (PaaS)</w:t>
      </w:r>
      <w:r w:rsidRPr="23685E28">
        <w:rPr>
          <w:rFonts w:ascii="Mulish" w:hAnsi="Mulish"/>
        </w:rPr>
        <w:t xml:space="preserve"> wherever practical, with </w:t>
      </w:r>
      <w:commentRangeStart w:id="104"/>
      <w:commentRangeStart w:id="105"/>
      <w:r w:rsidRPr="23685E28">
        <w:rPr>
          <w:rFonts w:ascii="Mulish" w:hAnsi="Mulish"/>
          <w:b/>
          <w:bCs/>
          <w:i/>
          <w:iCs/>
        </w:rPr>
        <w:t>Azure Databricks</w:t>
      </w:r>
      <w:r w:rsidRPr="23685E28">
        <w:rPr>
          <w:rFonts w:ascii="Mulish" w:hAnsi="Mulish"/>
        </w:rPr>
        <w:t xml:space="preserve"> as the core engine for data ingestion</w:t>
      </w:r>
      <w:commentRangeEnd w:id="104"/>
      <w:r w:rsidRPr="23685E28">
        <w:rPr>
          <w:rStyle w:val="CommentReference"/>
          <w:rFonts w:ascii="Mulish" w:hAnsi="Mulish"/>
          <w:sz w:val="24"/>
          <w:szCs w:val="24"/>
        </w:rPr>
        <w:commentReference w:id="104"/>
      </w:r>
      <w:commentRangeEnd w:id="105"/>
      <w:r>
        <w:rPr>
          <w:rStyle w:val="CommentReference"/>
        </w:rPr>
        <w:commentReference w:id="105"/>
      </w:r>
      <w:r w:rsidRPr="23685E28">
        <w:rPr>
          <w:rFonts w:ascii="Mulish" w:hAnsi="Mulish"/>
        </w:rPr>
        <w:t>, processing</w:t>
      </w:r>
      <w:r w:rsidRPr="23685E28" w:rsidR="007274F7">
        <w:rPr>
          <w:rFonts w:ascii="Mulish" w:hAnsi="Mulish"/>
        </w:rPr>
        <w:t xml:space="preserve"> </w:t>
      </w:r>
      <w:r w:rsidRPr="23685E28">
        <w:rPr>
          <w:rFonts w:ascii="Mulish" w:hAnsi="Mulish"/>
        </w:rPr>
        <w:t xml:space="preserve">and governed access. This aligns the platform with the </w:t>
      </w:r>
      <w:r w:rsidRPr="23685E28">
        <w:rPr>
          <w:rFonts w:ascii="Mulish" w:hAnsi="Mulish"/>
          <w:b/>
          <w:bCs/>
          <w:i/>
          <w:iCs/>
        </w:rPr>
        <w:t>Calandra Azure Landing Zone</w:t>
      </w:r>
      <w:r w:rsidRPr="23685E28" w:rsidR="007274F7">
        <w:rPr>
          <w:rFonts w:ascii="Mulish" w:hAnsi="Mulish"/>
        </w:rPr>
        <w:t xml:space="preserve"> architecture and Azure’s Cloud Adoption Framework</w:t>
      </w:r>
      <w:r w:rsidRPr="23685E28">
        <w:rPr>
          <w:rFonts w:ascii="Mulish" w:hAnsi="Mulish"/>
        </w:rPr>
        <w:t>, reduces infrastructure overhead and establishes consistent security, resilience and operational standards.</w:t>
      </w:r>
    </w:p>
    <w:p w:rsidR="00F05B2E" w:rsidP="005052B0" w:rsidRDefault="00F05B2E" w14:paraId="1204F79E" w14:textId="77777777">
      <w:pPr>
        <w:rPr>
          <w:ins w:author="Tom Wilson" w:date="2026-09-22T08:58:00Z" w16du:dateUtc="2026-09-22T07:58:00Z" w:id="106"/>
          <w:rFonts w:ascii="Mulish" w:hAnsi="Mulish"/>
        </w:rPr>
      </w:pPr>
    </w:p>
    <w:p w:rsidR="007274F7" w:rsidP="005052B0" w:rsidRDefault="005052B0" w14:paraId="244548EF" w14:textId="04F04EA0">
      <w:pPr>
        <w:rPr>
          <w:rFonts w:ascii="Mulish" w:hAnsi="Mulish"/>
        </w:rPr>
      </w:pPr>
      <w:r w:rsidRPr="005052B0">
        <w:rPr>
          <w:rFonts w:ascii="Mulish" w:hAnsi="Mulish"/>
        </w:rPr>
        <w:t xml:space="preserve">The architecture adopts a shared, multi-entity model with </w:t>
      </w:r>
      <w:r w:rsidRPr="007274F7">
        <w:rPr>
          <w:rFonts w:ascii="Mulish" w:hAnsi="Mulish"/>
          <w:b/>
          <w:bCs/>
          <w:i/>
          <w:iCs/>
        </w:rPr>
        <w:t>logical isolation</w:t>
      </w:r>
      <w:r w:rsidRPr="005052B0">
        <w:rPr>
          <w:rFonts w:ascii="Mulish" w:hAnsi="Mulish"/>
        </w:rPr>
        <w:t xml:space="preserve"> of each entity’s data and compute. A </w:t>
      </w:r>
      <w:r w:rsidRPr="007274F7">
        <w:rPr>
          <w:rFonts w:ascii="Mulish" w:hAnsi="Mulish"/>
          <w:b/>
          <w:bCs/>
          <w:i/>
          <w:iCs/>
        </w:rPr>
        <w:t>central platform</w:t>
      </w:r>
      <w:r w:rsidRPr="005052B0">
        <w:rPr>
          <w:rFonts w:ascii="Mulish" w:hAnsi="Mulish"/>
        </w:rPr>
        <w:t xml:space="preserve"> engineering and governance team will own the common platform, security, standards and operations, while </w:t>
      </w:r>
      <w:r w:rsidRPr="007274F7">
        <w:rPr>
          <w:rFonts w:ascii="Mulish" w:hAnsi="Mulish"/>
          <w:b/>
          <w:bCs/>
          <w:i/>
          <w:iCs/>
        </w:rPr>
        <w:t>entity teams</w:t>
      </w:r>
      <w:r w:rsidRPr="005052B0">
        <w:rPr>
          <w:rFonts w:ascii="Mulish" w:hAnsi="Mulish"/>
        </w:rPr>
        <w:t xml:space="preserve"> retain responsibility for their analytical use cases and business outcomes. </w:t>
      </w:r>
    </w:p>
    <w:p w:rsidRPr="005052B0" w:rsidR="005052B0" w:rsidP="005052B0" w:rsidRDefault="005052B0" w14:paraId="1F6E270A" w14:textId="6A920676">
      <w:pPr>
        <w:rPr>
          <w:rFonts w:ascii="Mulish" w:hAnsi="Mulish"/>
        </w:rPr>
      </w:pPr>
      <w:r w:rsidRPr="23685E28">
        <w:rPr>
          <w:rFonts w:ascii="Mulish" w:hAnsi="Mulish"/>
          <w:b/>
          <w:bCs/>
          <w:i/>
          <w:iCs/>
        </w:rPr>
        <w:t>Development, Test</w:t>
      </w:r>
      <w:r w:rsidRPr="23685E28" w:rsidR="007274F7">
        <w:rPr>
          <w:rFonts w:ascii="Mulish" w:hAnsi="Mulish"/>
          <w:b/>
          <w:bCs/>
          <w:i/>
          <w:iCs/>
        </w:rPr>
        <w:t>ing</w:t>
      </w:r>
      <w:r w:rsidRPr="23685E28">
        <w:rPr>
          <w:rFonts w:ascii="Mulish" w:hAnsi="Mulish"/>
          <w:b/>
          <w:bCs/>
          <w:i/>
          <w:iCs/>
        </w:rPr>
        <w:t>, Staging and Production</w:t>
      </w:r>
      <w:r w:rsidRPr="23685E28">
        <w:rPr>
          <w:rFonts w:ascii="Mulish" w:hAnsi="Mulish"/>
        </w:rPr>
        <w:t xml:space="preserve"> environments will be separated</w:t>
      </w:r>
      <w:r w:rsidRPr="23685E28" w:rsidR="007274F7">
        <w:rPr>
          <w:rFonts w:ascii="Mulish" w:hAnsi="Mulish"/>
        </w:rPr>
        <w:t xml:space="preserve">, with </w:t>
      </w:r>
      <w:r w:rsidRPr="23685E28">
        <w:rPr>
          <w:rFonts w:ascii="Mulish" w:hAnsi="Mulish"/>
        </w:rPr>
        <w:t xml:space="preserve">sensitive and personally identifiable </w:t>
      </w:r>
      <w:r w:rsidRPr="23685E28" w:rsidR="007274F7">
        <w:rPr>
          <w:rFonts w:ascii="Mulish" w:hAnsi="Mulish"/>
        </w:rPr>
        <w:t xml:space="preserve">(PII) </w:t>
      </w:r>
      <w:r w:rsidRPr="23685E28">
        <w:rPr>
          <w:rFonts w:ascii="Mulish" w:hAnsi="Mulish"/>
        </w:rPr>
        <w:t>data restricted to Production</w:t>
      </w:r>
      <w:r w:rsidRPr="23685E28" w:rsidR="007274F7">
        <w:rPr>
          <w:rFonts w:ascii="Mulish" w:hAnsi="Mulish"/>
        </w:rPr>
        <w:t xml:space="preserve"> only. A</w:t>
      </w:r>
      <w:r w:rsidRPr="23685E28">
        <w:rPr>
          <w:rFonts w:ascii="Mulish" w:hAnsi="Mulish"/>
        </w:rPr>
        <w:t>nonymised or representative datasets</w:t>
      </w:r>
      <w:r w:rsidRPr="23685E28" w:rsidR="007274F7">
        <w:rPr>
          <w:rFonts w:ascii="Mulish" w:hAnsi="Mulish"/>
        </w:rPr>
        <w:t xml:space="preserve"> will be</w:t>
      </w:r>
      <w:r w:rsidRPr="23685E28">
        <w:rPr>
          <w:rFonts w:ascii="Mulish" w:hAnsi="Mulish"/>
        </w:rPr>
        <w:t xml:space="preserve"> used elsewhere.</w:t>
      </w:r>
      <w:r w:rsidRPr="23685E28" w:rsidR="007274F7">
        <w:rPr>
          <w:rFonts w:ascii="Mulish" w:hAnsi="Mulish"/>
        </w:rPr>
        <w:t xml:space="preserve"> I</w:t>
      </w:r>
      <w:commentRangeStart w:id="107"/>
      <w:commentRangeStart w:id="108"/>
      <w:r w:rsidRPr="23685E28" w:rsidR="007274F7">
        <w:rPr>
          <w:rFonts w:ascii="Mulish" w:hAnsi="Mulish"/>
        </w:rPr>
        <w:t>n Production a d</w:t>
      </w:r>
      <w:r w:rsidRPr="23685E28">
        <w:rPr>
          <w:rFonts w:ascii="Mulish" w:hAnsi="Mulish"/>
        </w:rPr>
        <w:t xml:space="preserve">edicated </w:t>
      </w:r>
      <w:r w:rsidRPr="23685E28">
        <w:rPr>
          <w:rFonts w:ascii="Mulish" w:hAnsi="Mulish"/>
          <w:b/>
          <w:bCs/>
          <w:i/>
          <w:iCs/>
        </w:rPr>
        <w:t>Operational</w:t>
      </w:r>
      <w:r w:rsidRPr="23685E28">
        <w:rPr>
          <w:rFonts w:ascii="Mulish" w:hAnsi="Mulish"/>
        </w:rPr>
        <w:t xml:space="preserve"> and </w:t>
      </w:r>
      <w:r w:rsidRPr="23685E28">
        <w:rPr>
          <w:rFonts w:ascii="Mulish" w:hAnsi="Mulish"/>
          <w:b/>
          <w:bCs/>
          <w:i/>
          <w:iCs/>
        </w:rPr>
        <w:t>Analytics</w:t>
      </w:r>
      <w:r w:rsidRPr="23685E28">
        <w:rPr>
          <w:rFonts w:ascii="Mulish" w:hAnsi="Mulish"/>
        </w:rPr>
        <w:t xml:space="preserve"> workspaces will separate </w:t>
      </w:r>
      <w:r w:rsidRPr="23685E28" w:rsidR="007274F7">
        <w:rPr>
          <w:rFonts w:ascii="Mulish" w:hAnsi="Mulish"/>
        </w:rPr>
        <w:t>low-latency</w:t>
      </w:r>
      <w:commentRangeEnd w:id="107"/>
      <w:r w:rsidRPr="23685E28">
        <w:rPr>
          <w:rStyle w:val="CommentReference"/>
          <w:rFonts w:ascii="Mulish" w:hAnsi="Mulish"/>
          <w:sz w:val="24"/>
          <w:szCs w:val="24"/>
        </w:rPr>
        <w:commentReference w:id="107"/>
      </w:r>
      <w:commentRangeEnd w:id="108"/>
      <w:r>
        <w:rPr>
          <w:rStyle w:val="CommentReference"/>
        </w:rPr>
        <w:commentReference w:id="108"/>
      </w:r>
      <w:r w:rsidRPr="23685E28" w:rsidR="007274F7">
        <w:rPr>
          <w:rFonts w:ascii="Mulish" w:hAnsi="Mulish"/>
        </w:rPr>
        <w:t xml:space="preserve">, </w:t>
      </w:r>
      <w:r w:rsidRPr="23685E28">
        <w:rPr>
          <w:rFonts w:ascii="Mulish" w:hAnsi="Mulish"/>
          <w:b/>
          <w:bCs/>
          <w:i/>
          <w:iCs/>
        </w:rPr>
        <w:t>sub-ten-second</w:t>
      </w:r>
      <w:r w:rsidRPr="23685E28">
        <w:rPr>
          <w:rFonts w:ascii="Mulish" w:hAnsi="Mulish"/>
        </w:rPr>
        <w:t xml:space="preserve"> operational reporting from conventional analytical workloads and allow different service levels where required.</w:t>
      </w:r>
    </w:p>
    <w:p w:rsidR="00F05B2E" w:rsidP="005052B0" w:rsidRDefault="00F05B2E" w14:paraId="6A1EBDBC" w14:textId="77777777">
      <w:pPr>
        <w:rPr>
          <w:ins w:author="Tom Wilson" w:date="2026-09-22T08:58:00Z" w16du:dateUtc="2026-09-22T07:58:00Z" w:id="109"/>
          <w:rFonts w:ascii="Mulish" w:hAnsi="Mulish"/>
        </w:rPr>
      </w:pPr>
    </w:p>
    <w:p w:rsidRPr="005052B0" w:rsidR="005052B0" w:rsidP="005052B0" w:rsidRDefault="005052B0" w14:paraId="27158730" w14:textId="3C7831E4">
      <w:pPr>
        <w:rPr>
          <w:rFonts w:ascii="Mulish" w:hAnsi="Mulish"/>
        </w:rPr>
      </w:pPr>
      <w:r w:rsidRPr="23685E28">
        <w:rPr>
          <w:rFonts w:ascii="Mulish" w:hAnsi="Mulish"/>
        </w:rPr>
        <w:t xml:space="preserve">The platform will support </w:t>
      </w:r>
      <w:r w:rsidRPr="23685E28">
        <w:rPr>
          <w:rFonts w:ascii="Mulish" w:hAnsi="Mulish"/>
          <w:b/>
          <w:bCs/>
          <w:i/>
          <w:iCs/>
        </w:rPr>
        <w:t>batch, streaming and event-driven ingestion</w:t>
      </w:r>
      <w:r w:rsidRPr="23685E28" w:rsidR="007274F7">
        <w:rPr>
          <w:rFonts w:ascii="Mulish" w:hAnsi="Mulish"/>
        </w:rPr>
        <w:t xml:space="preserve"> capabilities</w:t>
      </w:r>
      <w:r w:rsidRPr="23685E28">
        <w:rPr>
          <w:rFonts w:ascii="Mulish" w:hAnsi="Mulish"/>
        </w:rPr>
        <w:t xml:space="preserve">. </w:t>
      </w:r>
      <w:r w:rsidRPr="23685E28" w:rsidR="007274F7">
        <w:rPr>
          <w:rFonts w:ascii="Mulish" w:hAnsi="Mulish"/>
          <w:b/>
          <w:bCs/>
          <w:i/>
          <w:iCs/>
        </w:rPr>
        <w:t xml:space="preserve">Core </w:t>
      </w:r>
      <w:r w:rsidRPr="23685E28">
        <w:rPr>
          <w:rFonts w:ascii="Mulish" w:hAnsi="Mulish"/>
          <w:b/>
          <w:bCs/>
          <w:i/>
          <w:iCs/>
        </w:rPr>
        <w:t>Databricks capabilities</w:t>
      </w:r>
      <w:r w:rsidRPr="23685E28">
        <w:rPr>
          <w:rFonts w:ascii="Mulish" w:hAnsi="Mulish"/>
        </w:rPr>
        <w:t xml:space="preserve"> will be preferred</w:t>
      </w:r>
      <w:r w:rsidRPr="23685E28" w:rsidR="007274F7">
        <w:rPr>
          <w:rFonts w:ascii="Mulish" w:hAnsi="Mulish"/>
        </w:rPr>
        <w:t xml:space="preserve"> by default</w:t>
      </w:r>
      <w:r w:rsidRPr="23685E28">
        <w:rPr>
          <w:rFonts w:ascii="Mulish" w:hAnsi="Mulish"/>
        </w:rPr>
        <w:t xml:space="preserve">, supplemented by Azure services where source-specific patterns require them. Direct access to production source systems is not the default: </w:t>
      </w:r>
      <w:commentRangeStart w:id="110"/>
      <w:commentRangeStart w:id="111"/>
      <w:r w:rsidRPr="23685E28" w:rsidR="007274F7">
        <w:rPr>
          <w:rFonts w:ascii="Mulish" w:hAnsi="Mulish"/>
          <w:b/>
          <w:bCs/>
          <w:i/>
          <w:iCs/>
        </w:rPr>
        <w:t>T</w:t>
      </w:r>
      <w:r w:rsidRPr="23685E28">
        <w:rPr>
          <w:rFonts w:ascii="Mulish" w:hAnsi="Mulish"/>
          <w:b/>
          <w:bCs/>
          <w:i/>
          <w:iCs/>
        </w:rPr>
        <w:t>rusted data</w:t>
      </w:r>
      <w:r w:rsidRPr="23685E28">
        <w:rPr>
          <w:rFonts w:ascii="Mulish" w:hAnsi="Mulish"/>
        </w:rPr>
        <w:t xml:space="preserve"> should be </w:t>
      </w:r>
      <w:ins w:author="Tom Wilson" w:date="2026-09-21T15:53:00Z" w16du:dateUtc="2026-09-21T14:53:00Z" w:id="112">
        <w:r w:rsidR="001F2878">
          <w:rPr>
            <w:rFonts w:ascii="Mulish" w:hAnsi="Mulish"/>
          </w:rPr>
          <w:t>ingest</w:t>
        </w:r>
      </w:ins>
      <w:commentRangeStart w:id="113"/>
      <w:commentRangeStart w:id="114"/>
      <w:del w:author="Tom Wilson" w:date="2026-09-21T15:53:00Z" w16du:dateUtc="2026-09-21T14:53:00Z" w:id="115">
        <w:r w:rsidRPr="23685E28" w:rsidDel="001F2878">
          <w:rPr>
            <w:rFonts w:ascii="Mulish" w:hAnsi="Mulish"/>
          </w:rPr>
          <w:delText>publish</w:delText>
        </w:r>
      </w:del>
      <w:r w:rsidRPr="23685E28">
        <w:rPr>
          <w:rFonts w:ascii="Mulish" w:hAnsi="Mulish"/>
        </w:rPr>
        <w:t>ed</w:t>
      </w:r>
      <w:commentRangeEnd w:id="113"/>
      <w:r w:rsidRPr="23685E28" w:rsidR="001F2878">
        <w:rPr>
          <w:rStyle w:val="CommentReference"/>
          <w:rFonts w:ascii="Mulish" w:hAnsi="Mulish"/>
          <w:sz w:val="24"/>
          <w:szCs w:val="24"/>
        </w:rPr>
        <w:commentReference w:id="113"/>
      </w:r>
      <w:commentRangeEnd w:id="114"/>
      <w:r>
        <w:rPr>
          <w:rStyle w:val="CommentReference"/>
        </w:rPr>
        <w:commentReference w:id="114"/>
      </w:r>
      <w:r w:rsidRPr="23685E28">
        <w:rPr>
          <w:rFonts w:ascii="Mulish" w:hAnsi="Mulish"/>
        </w:rPr>
        <w:t xml:space="preserve"> to a controlled Group-owned </w:t>
      </w:r>
      <w:r w:rsidRPr="23685E28">
        <w:rPr>
          <w:rFonts w:ascii="Mulish" w:hAnsi="Mulish"/>
          <w:b/>
          <w:bCs/>
        </w:rPr>
        <w:t xml:space="preserve">RAW </w:t>
      </w:r>
      <w:r w:rsidRPr="23685E28" w:rsidR="007274F7">
        <w:rPr>
          <w:rFonts w:ascii="Mulish" w:hAnsi="Mulish"/>
          <w:b/>
          <w:bCs/>
        </w:rPr>
        <w:t>Storage</w:t>
      </w:r>
      <w:r w:rsidRPr="23685E28" w:rsidR="007274F7">
        <w:rPr>
          <w:rFonts w:ascii="Mulish" w:hAnsi="Mulish"/>
        </w:rPr>
        <w:t xml:space="preserve"> </w:t>
      </w:r>
      <w:r w:rsidRPr="23685E28">
        <w:rPr>
          <w:rFonts w:ascii="Mulish" w:hAnsi="Mulish"/>
        </w:rPr>
        <w:t xml:space="preserve">boundary. </w:t>
      </w:r>
      <w:r w:rsidRPr="23685E28">
        <w:rPr>
          <w:rFonts w:ascii="Mulish" w:hAnsi="Mulish"/>
          <w:b/>
          <w:bCs/>
          <w:i/>
          <w:iCs/>
        </w:rPr>
        <w:t>Untrusted data</w:t>
      </w:r>
      <w:r w:rsidRPr="23685E28">
        <w:rPr>
          <w:rFonts w:ascii="Mulish" w:hAnsi="Mulish"/>
        </w:rPr>
        <w:t xml:space="preserve"> will first enter isolated </w:t>
      </w:r>
      <w:r w:rsidRPr="23685E28">
        <w:rPr>
          <w:rFonts w:ascii="Mulish" w:hAnsi="Mulish"/>
          <w:b/>
          <w:bCs/>
          <w:i/>
          <w:iCs/>
        </w:rPr>
        <w:t>Azure Blob Landing Storage</w:t>
      </w:r>
      <w:r w:rsidRPr="23685E28">
        <w:rPr>
          <w:rFonts w:ascii="Mulish" w:hAnsi="Mulish"/>
        </w:rPr>
        <w:t xml:space="preserve"> for security </w:t>
      </w:r>
      <w:r w:rsidRPr="23685E28" w:rsidR="007274F7">
        <w:rPr>
          <w:rFonts w:ascii="Mulish" w:hAnsi="Mulish"/>
        </w:rPr>
        <w:t xml:space="preserve">and vulnerability </w:t>
      </w:r>
      <w:r w:rsidRPr="23685E28">
        <w:rPr>
          <w:rFonts w:ascii="Mulish" w:hAnsi="Mulish"/>
        </w:rPr>
        <w:t>screening</w:t>
      </w:r>
      <w:ins w:author="Tom Wilson" w:date="2026-09-21T15:55:00Z" w16du:dateUtc="2026-09-21T14:55:00Z" w:id="116">
        <w:r w:rsidR="00E66648">
          <w:rPr>
            <w:rFonts w:ascii="Mulish" w:hAnsi="Mulish"/>
          </w:rPr>
          <w:t xml:space="preserve"> (see ADD-0</w:t>
        </w:r>
      </w:ins>
      <w:ins w:author="Tom Wilson" w:date="2026-09-21T15:56:00Z" w16du:dateUtc="2026-09-21T14:56:00Z" w:id="117">
        <w:r w:rsidR="00E66648">
          <w:rPr>
            <w:rFonts w:ascii="Mulish" w:hAnsi="Mulish"/>
          </w:rPr>
          <w:t>55 for full definition)</w:t>
        </w:r>
      </w:ins>
      <w:r w:rsidRPr="23685E28" w:rsidR="007274F7">
        <w:rPr>
          <w:rFonts w:ascii="Mulish" w:hAnsi="Mulish"/>
        </w:rPr>
        <w:t>.</w:t>
      </w:r>
      <w:commentRangeEnd w:id="110"/>
      <w:r w:rsidRPr="23685E28">
        <w:rPr>
          <w:rStyle w:val="CommentReference"/>
          <w:rFonts w:ascii="Mulish" w:hAnsi="Mulish"/>
          <w:sz w:val="24"/>
          <w:szCs w:val="24"/>
        </w:rPr>
        <w:commentReference w:id="110"/>
      </w:r>
      <w:commentRangeEnd w:id="111"/>
      <w:r>
        <w:rPr>
          <w:rStyle w:val="CommentReference"/>
        </w:rPr>
        <w:commentReference w:id="111"/>
      </w:r>
      <w:r w:rsidRPr="23685E28" w:rsidR="007274F7">
        <w:rPr>
          <w:rFonts w:ascii="Mulish" w:hAnsi="Mulish"/>
        </w:rPr>
        <w:t xml:space="preserve"> </w:t>
      </w:r>
      <w:r w:rsidRPr="23685E28" w:rsidR="007274F7">
        <w:rPr>
          <w:rFonts w:ascii="Mulish" w:hAnsi="Mulish"/>
          <w:b/>
          <w:bCs/>
          <w:i/>
          <w:iCs/>
        </w:rPr>
        <w:t>O</w:t>
      </w:r>
      <w:r w:rsidRPr="23685E28">
        <w:rPr>
          <w:rFonts w:ascii="Mulish" w:hAnsi="Mulish"/>
          <w:b/>
          <w:bCs/>
          <w:i/>
          <w:iCs/>
        </w:rPr>
        <w:t>utbound</w:t>
      </w:r>
      <w:r w:rsidRPr="23685E28">
        <w:rPr>
          <w:rFonts w:ascii="Mulish" w:hAnsi="Mulish"/>
        </w:rPr>
        <w:t xml:space="preserve"> third-party extracts will use the same controlled boundary</w:t>
      </w:r>
      <w:r w:rsidRPr="23685E28" w:rsidR="007274F7">
        <w:rPr>
          <w:rFonts w:ascii="Mulish" w:hAnsi="Mulish"/>
        </w:rPr>
        <w:t xml:space="preserve"> to ensure tight security across the platform</w:t>
      </w:r>
      <w:r w:rsidRPr="23685E28">
        <w:rPr>
          <w:rFonts w:ascii="Mulish" w:hAnsi="Mulish"/>
        </w:rPr>
        <w:t xml:space="preserve">. </w:t>
      </w:r>
      <w:r w:rsidRPr="23685E28">
        <w:rPr>
          <w:rFonts w:ascii="Mulish" w:hAnsi="Mulish"/>
          <w:b/>
          <w:bCs/>
          <w:i/>
          <w:iCs/>
        </w:rPr>
        <w:t>Databricks Lakeflow Jobs and Pipelines</w:t>
      </w:r>
      <w:r w:rsidRPr="23685E28">
        <w:rPr>
          <w:rFonts w:ascii="Mulish" w:hAnsi="Mulish"/>
        </w:rPr>
        <w:t xml:space="preserve"> will provide the principal orchestration capability.</w:t>
      </w:r>
    </w:p>
    <w:p w:rsidR="00F05B2E" w:rsidP="005052B0" w:rsidRDefault="00F05B2E" w14:paraId="25B4DAEA" w14:textId="77777777">
      <w:pPr>
        <w:rPr>
          <w:ins w:author="Tom Wilson" w:date="2026-09-22T08:58:00Z" w16du:dateUtc="2026-09-22T07:58:00Z" w:id="118"/>
          <w:rFonts w:ascii="Mulish" w:hAnsi="Mulish"/>
          <w:b/>
          <w:bCs/>
          <w:i/>
          <w:iCs/>
        </w:rPr>
      </w:pPr>
    </w:p>
    <w:p w:rsidRPr="005052B0" w:rsidR="005052B0" w:rsidP="005052B0" w:rsidRDefault="005052B0" w14:paraId="33F8E87D" w14:textId="35F0581E">
      <w:pPr>
        <w:rPr>
          <w:rFonts w:ascii="Mulish" w:hAnsi="Mulish"/>
        </w:rPr>
      </w:pPr>
      <w:r w:rsidRPr="23685E28">
        <w:rPr>
          <w:rFonts w:ascii="Mulish" w:hAnsi="Mulish"/>
          <w:b/>
          <w:bCs/>
          <w:i/>
          <w:iCs/>
        </w:rPr>
        <w:t>Azure Data Lake Storage Gen2</w:t>
      </w:r>
      <w:r w:rsidRPr="23685E28">
        <w:rPr>
          <w:rFonts w:ascii="Mulish" w:hAnsi="Mulish"/>
        </w:rPr>
        <w:t xml:space="preserve"> will be the primary storage layer, with </w:t>
      </w:r>
      <w:r w:rsidRPr="23685E28">
        <w:rPr>
          <w:rFonts w:ascii="Mulish" w:hAnsi="Mulish"/>
          <w:b/>
          <w:bCs/>
          <w:i/>
          <w:iCs/>
        </w:rPr>
        <w:t>separate accounts</w:t>
      </w:r>
      <w:r w:rsidRPr="23685E28">
        <w:rPr>
          <w:rFonts w:ascii="Mulish" w:hAnsi="Mulish"/>
        </w:rPr>
        <w:t xml:space="preserve"> by </w:t>
      </w:r>
      <w:r w:rsidRPr="23685E28">
        <w:rPr>
          <w:rFonts w:ascii="Mulish" w:hAnsi="Mulish"/>
          <w:b/>
          <w:bCs/>
          <w:i/>
          <w:iCs/>
        </w:rPr>
        <w:t>environment</w:t>
      </w:r>
      <w:r w:rsidRPr="23685E28">
        <w:rPr>
          <w:rFonts w:ascii="Mulish" w:hAnsi="Mulish"/>
        </w:rPr>
        <w:t xml:space="preserve"> and </w:t>
      </w:r>
      <w:r w:rsidRPr="23685E28">
        <w:rPr>
          <w:rFonts w:ascii="Mulish" w:hAnsi="Mulish"/>
          <w:b/>
          <w:bCs/>
          <w:i/>
          <w:iCs/>
        </w:rPr>
        <w:t>entity-level separation</w:t>
      </w:r>
      <w:r w:rsidRPr="23685E28" w:rsidR="007274F7">
        <w:rPr>
          <w:rFonts w:ascii="Mulish" w:hAnsi="Mulish"/>
        </w:rPr>
        <w:t xml:space="preserve"> by </w:t>
      </w:r>
      <w:r w:rsidRPr="23685E28" w:rsidR="007274F7">
        <w:rPr>
          <w:rFonts w:ascii="Mulish" w:hAnsi="Mulish"/>
          <w:b/>
          <w:bCs/>
          <w:i/>
          <w:iCs/>
        </w:rPr>
        <w:t>container</w:t>
      </w:r>
      <w:r w:rsidRPr="23685E28">
        <w:rPr>
          <w:rFonts w:ascii="Mulish" w:hAnsi="Mulish"/>
        </w:rPr>
        <w:t xml:space="preserve">. </w:t>
      </w:r>
      <w:r w:rsidRPr="23685E28">
        <w:rPr>
          <w:rFonts w:ascii="Mulish" w:hAnsi="Mulish"/>
          <w:b/>
          <w:bCs/>
          <w:i/>
          <w:iCs/>
        </w:rPr>
        <w:t xml:space="preserve">Delta </w:t>
      </w:r>
      <w:r w:rsidRPr="23685E28" w:rsidR="007274F7">
        <w:rPr>
          <w:rFonts w:ascii="Mulish" w:hAnsi="Mulish"/>
          <w:b/>
          <w:bCs/>
          <w:i/>
          <w:iCs/>
        </w:rPr>
        <w:t>Tables</w:t>
      </w:r>
      <w:r w:rsidRPr="23685E28" w:rsidR="007274F7">
        <w:rPr>
          <w:rFonts w:ascii="Mulish" w:hAnsi="Mulish"/>
        </w:rPr>
        <w:t xml:space="preserve"> </w:t>
      </w:r>
      <w:r w:rsidRPr="23685E28">
        <w:rPr>
          <w:rFonts w:ascii="Mulish" w:hAnsi="Mulish"/>
        </w:rPr>
        <w:t xml:space="preserve">will be the standard </w:t>
      </w:r>
      <w:r w:rsidRPr="23685E28" w:rsidR="00221611">
        <w:rPr>
          <w:rFonts w:ascii="Mulish" w:hAnsi="Mulish"/>
        </w:rPr>
        <w:t>structured data storage format on the platform</w:t>
      </w:r>
      <w:r w:rsidRPr="23685E28">
        <w:rPr>
          <w:rFonts w:ascii="Mulish" w:hAnsi="Mulish"/>
        </w:rPr>
        <w:t xml:space="preserve">. </w:t>
      </w:r>
      <w:r w:rsidRPr="23685E28" w:rsidR="00662F6E">
        <w:rPr>
          <w:rFonts w:ascii="Mulish" w:hAnsi="Mulish"/>
        </w:rPr>
        <w:t xml:space="preserve">Structured data will be managed and curated using </w:t>
      </w:r>
      <w:r w:rsidRPr="23685E28" w:rsidR="00662F6E">
        <w:rPr>
          <w:rFonts w:ascii="Mulish" w:hAnsi="Mulish"/>
          <w:b/>
          <w:bCs/>
          <w:i/>
          <w:iCs/>
        </w:rPr>
        <w:t>Databricks Unity Catalogue</w:t>
      </w:r>
      <w:r w:rsidRPr="23685E28" w:rsidR="00662F6E">
        <w:rPr>
          <w:rFonts w:ascii="Mulish" w:hAnsi="Mulish"/>
        </w:rPr>
        <w:t xml:space="preserve">, with </w:t>
      </w:r>
      <w:r w:rsidRPr="23685E28" w:rsidR="001B5A5E">
        <w:rPr>
          <w:rFonts w:ascii="Mulish" w:hAnsi="Mulish"/>
        </w:rPr>
        <w:t>environment-</w:t>
      </w:r>
      <w:r w:rsidRPr="23685E28" w:rsidR="001B5A5E">
        <w:rPr>
          <w:rFonts w:ascii="Mulish" w:hAnsi="Mulish"/>
        </w:rPr>
        <w:lastRenderedPageBreak/>
        <w:t>aligned</w:t>
      </w:r>
      <w:r w:rsidRPr="23685E28" w:rsidR="00662F6E">
        <w:rPr>
          <w:rFonts w:ascii="Mulish" w:hAnsi="Mulish"/>
        </w:rPr>
        <w:t xml:space="preserve"> catalogues </w:t>
      </w:r>
      <w:r w:rsidRPr="23685E28" w:rsidR="00636B5D">
        <w:rPr>
          <w:rFonts w:ascii="Mulish" w:hAnsi="Mulish"/>
        </w:rPr>
        <w:t>for each entity</w:t>
      </w:r>
      <w:r w:rsidRPr="23685E28" w:rsidR="001B5A5E">
        <w:rPr>
          <w:rFonts w:ascii="Mulish" w:hAnsi="Mulish"/>
        </w:rPr>
        <w:t xml:space="preserve"> (i.e. each entity will have four catalogues).</w:t>
      </w:r>
      <w:r w:rsidRPr="23685E28" w:rsidR="00636B5D">
        <w:rPr>
          <w:rFonts w:ascii="Mulish" w:hAnsi="Mulish"/>
        </w:rPr>
        <w:t xml:space="preserve"> </w:t>
      </w:r>
      <w:r w:rsidRPr="23685E28" w:rsidR="001B5A5E">
        <w:rPr>
          <w:rFonts w:ascii="Mulish" w:hAnsi="Mulish"/>
        </w:rPr>
        <w:t xml:space="preserve">The data in each catalogue </w:t>
      </w:r>
      <w:r w:rsidRPr="23685E28">
        <w:rPr>
          <w:rFonts w:ascii="Mulish" w:hAnsi="Mulish"/>
        </w:rPr>
        <w:t xml:space="preserve">will progress through a </w:t>
      </w:r>
      <w:r w:rsidRPr="23685E28">
        <w:rPr>
          <w:rFonts w:ascii="Mulish" w:hAnsi="Mulish"/>
          <w:b/>
          <w:bCs/>
          <w:i/>
          <w:iCs/>
        </w:rPr>
        <w:t>medallion architecture</w:t>
      </w:r>
      <w:r w:rsidRPr="23685E28" w:rsidR="00221611">
        <w:rPr>
          <w:rFonts w:ascii="Mulish" w:hAnsi="Mulish"/>
        </w:rPr>
        <w:t xml:space="preserve">, utilising </w:t>
      </w:r>
      <w:commentRangeStart w:id="119"/>
      <w:commentRangeStart w:id="120"/>
      <w:r w:rsidRPr="23685E28">
        <w:rPr>
          <w:rFonts w:ascii="Mulish" w:hAnsi="Mulish"/>
          <w:b/>
          <w:bCs/>
          <w:i/>
          <w:iCs/>
        </w:rPr>
        <w:t>Bronze</w:t>
      </w:r>
      <w:r w:rsidRPr="23685E28">
        <w:rPr>
          <w:rFonts w:ascii="Mulish" w:hAnsi="Mulish"/>
        </w:rPr>
        <w:t xml:space="preserve">, </w:t>
      </w:r>
      <w:r w:rsidRPr="23685E28">
        <w:rPr>
          <w:rFonts w:ascii="Mulish" w:hAnsi="Mulish"/>
          <w:b/>
          <w:bCs/>
          <w:i/>
          <w:iCs/>
        </w:rPr>
        <w:t>Silver</w:t>
      </w:r>
      <w:r w:rsidRPr="23685E28">
        <w:rPr>
          <w:rFonts w:ascii="Mulish" w:hAnsi="Mulish"/>
        </w:rPr>
        <w:t xml:space="preserve"> and </w:t>
      </w:r>
      <w:r w:rsidRPr="23685E28">
        <w:rPr>
          <w:rFonts w:ascii="Mulish" w:hAnsi="Mulish"/>
          <w:b/>
          <w:bCs/>
          <w:i/>
          <w:iCs/>
        </w:rPr>
        <w:t>Gold</w:t>
      </w:r>
      <w:r w:rsidRPr="23685E28" w:rsidR="00BC2CBF">
        <w:rPr>
          <w:rFonts w:ascii="Mulish" w:hAnsi="Mulish"/>
        </w:rPr>
        <w:t xml:space="preserve"> </w:t>
      </w:r>
      <w:r w:rsidRPr="23685E28" w:rsidR="007F7883">
        <w:rPr>
          <w:rFonts w:ascii="Mulish" w:hAnsi="Mulish"/>
        </w:rPr>
        <w:t>schema</w:t>
      </w:r>
      <w:commentRangeEnd w:id="119"/>
      <w:r w:rsidRPr="23685E28">
        <w:rPr>
          <w:rStyle w:val="CommentReference"/>
          <w:rFonts w:ascii="Mulish" w:hAnsi="Mulish"/>
          <w:sz w:val="24"/>
          <w:szCs w:val="24"/>
        </w:rPr>
        <w:commentReference w:id="119"/>
      </w:r>
      <w:commentRangeEnd w:id="120"/>
      <w:r>
        <w:rPr>
          <w:rStyle w:val="CommentReference"/>
        </w:rPr>
        <w:commentReference w:id="120"/>
      </w:r>
      <w:r w:rsidRPr="23685E28" w:rsidR="007F7883">
        <w:rPr>
          <w:rFonts w:ascii="Mulish" w:hAnsi="Mulish"/>
        </w:rPr>
        <w:t>s</w:t>
      </w:r>
      <w:r w:rsidRPr="23685E28" w:rsidR="00BC2CBF">
        <w:rPr>
          <w:rFonts w:ascii="Mulish" w:hAnsi="Mulish"/>
        </w:rPr>
        <w:t xml:space="preserve">, </w:t>
      </w:r>
      <w:r w:rsidRPr="23685E28">
        <w:rPr>
          <w:rFonts w:ascii="Mulish" w:hAnsi="Mulish"/>
        </w:rPr>
        <w:t>moving fro</w:t>
      </w:r>
      <w:commentRangeStart w:id="121"/>
      <w:commentRangeStart w:id="122"/>
      <w:r w:rsidRPr="23685E28">
        <w:rPr>
          <w:rFonts w:ascii="Mulish" w:hAnsi="Mulish"/>
        </w:rPr>
        <w:t>m source-aligned records to validated, conformed and business-ready products.</w:t>
      </w:r>
      <w:r w:rsidRPr="23685E28" w:rsidR="001B5A5E">
        <w:rPr>
          <w:rFonts w:ascii="Mulish" w:hAnsi="Mulish"/>
        </w:rPr>
        <w:t xml:space="preserve"> A dedicated </w:t>
      </w:r>
      <w:r w:rsidRPr="23685E28" w:rsidR="001B5A5E">
        <w:rPr>
          <w:rFonts w:ascii="Mulish" w:hAnsi="Mulish"/>
          <w:b/>
          <w:bCs/>
          <w:i/>
          <w:iCs/>
        </w:rPr>
        <w:t>Labs</w:t>
      </w:r>
      <w:r w:rsidRPr="23685E28" w:rsidR="001B5A5E">
        <w:rPr>
          <w:rFonts w:ascii="Mulish" w:hAnsi="Mulish"/>
        </w:rPr>
        <w:t xml:space="preserve"> schema will be </w:t>
      </w:r>
      <w:r w:rsidRPr="23685E28" w:rsidR="007F7883">
        <w:rPr>
          <w:rFonts w:ascii="Mulish" w:hAnsi="Mulish"/>
        </w:rPr>
        <w:t>provisioned</w:t>
      </w:r>
      <w:r w:rsidRPr="23685E28" w:rsidR="001B5A5E">
        <w:rPr>
          <w:rFonts w:ascii="Mulish" w:hAnsi="Mulish"/>
        </w:rPr>
        <w:t xml:space="preserve"> in </w:t>
      </w:r>
      <w:r w:rsidRPr="23685E28" w:rsidR="007F7883">
        <w:rPr>
          <w:rFonts w:ascii="Mulish" w:hAnsi="Mulish"/>
        </w:rPr>
        <w:t>production</w:t>
      </w:r>
      <w:r w:rsidRPr="23685E28" w:rsidR="001B5A5E">
        <w:rPr>
          <w:rFonts w:ascii="Mulish" w:hAnsi="Mulish"/>
        </w:rPr>
        <w:t xml:space="preserve"> catalogues to provide a safe</w:t>
      </w:r>
      <w:r w:rsidRPr="23685E28" w:rsidR="007F7883">
        <w:rPr>
          <w:rFonts w:ascii="Mulish" w:hAnsi="Mulish"/>
        </w:rPr>
        <w:t xml:space="preserve"> and governed</w:t>
      </w:r>
      <w:r w:rsidRPr="23685E28" w:rsidR="001B5A5E">
        <w:rPr>
          <w:rFonts w:ascii="Mulish" w:hAnsi="Mulish"/>
        </w:rPr>
        <w:t xml:space="preserve"> space</w:t>
      </w:r>
      <w:r w:rsidRPr="23685E28" w:rsidR="007F7883">
        <w:rPr>
          <w:rFonts w:ascii="Mulish" w:hAnsi="Mulish"/>
        </w:rPr>
        <w:t xml:space="preserve"> for platform users to experiment on production data.</w:t>
      </w:r>
      <w:r w:rsidRPr="23685E28" w:rsidR="001B5A5E">
        <w:rPr>
          <w:rFonts w:ascii="Mulish" w:hAnsi="Mulish"/>
        </w:rPr>
        <w:t xml:space="preserve"> </w:t>
      </w:r>
      <w:commentRangeEnd w:id="121"/>
      <w:r w:rsidRPr="23685E28">
        <w:rPr>
          <w:rStyle w:val="CommentReference"/>
          <w:rFonts w:ascii="Mulish" w:hAnsi="Mulish"/>
          <w:b/>
          <w:bCs/>
          <w:i/>
          <w:iCs/>
          <w:sz w:val="24"/>
          <w:szCs w:val="24"/>
        </w:rPr>
        <w:commentReference w:id="121"/>
      </w:r>
      <w:commentRangeEnd w:id="122"/>
      <w:r>
        <w:rPr>
          <w:rStyle w:val="CommentReference"/>
        </w:rPr>
        <w:commentReference w:id="122"/>
      </w:r>
      <w:r w:rsidRPr="23685E28">
        <w:rPr>
          <w:rFonts w:ascii="Mulish" w:hAnsi="Mulish"/>
          <w:b/>
          <w:bCs/>
          <w:i/>
          <w:iCs/>
        </w:rPr>
        <w:t>Unity Catalog</w:t>
      </w:r>
      <w:r w:rsidRPr="23685E28" w:rsidR="00BC2CBF">
        <w:rPr>
          <w:rFonts w:ascii="Mulish" w:hAnsi="Mulish"/>
          <w:b/>
          <w:bCs/>
          <w:i/>
          <w:iCs/>
        </w:rPr>
        <w:t>ue</w:t>
      </w:r>
      <w:r w:rsidRPr="23685E28">
        <w:rPr>
          <w:rFonts w:ascii="Mulish" w:hAnsi="Mulish"/>
          <w:b/>
          <w:bCs/>
          <w:i/>
          <w:iCs/>
        </w:rPr>
        <w:t xml:space="preserve"> managed tables</w:t>
      </w:r>
      <w:r w:rsidRPr="23685E28">
        <w:rPr>
          <w:rFonts w:ascii="Mulish" w:hAnsi="Mulish"/>
        </w:rPr>
        <w:t xml:space="preserve"> will be the default</w:t>
      </w:r>
      <w:r w:rsidRPr="23685E28" w:rsidR="009227F6">
        <w:rPr>
          <w:rFonts w:ascii="Mulish" w:hAnsi="Mulish"/>
        </w:rPr>
        <w:t xml:space="preserve"> and </w:t>
      </w:r>
      <w:r w:rsidRPr="23685E28">
        <w:rPr>
          <w:rFonts w:ascii="Mulish" w:hAnsi="Mulish"/>
        </w:rPr>
        <w:t>external tables will be permitted only where interoperability, migration or lifecycle requirements justify the additional governance burden.</w:t>
      </w:r>
      <w:commentRangeStart w:id="123"/>
      <w:commentRangeStart w:id="124"/>
      <w:r w:rsidRPr="23685E28">
        <w:rPr>
          <w:rFonts w:ascii="Mulish" w:hAnsi="Mulish"/>
        </w:rPr>
        <w:t xml:space="preserve"> Source-native </w:t>
      </w:r>
      <w:r w:rsidRPr="23685E28">
        <w:rPr>
          <w:rFonts w:ascii="Mulish" w:hAnsi="Mulish"/>
          <w:b/>
          <w:bCs/>
          <w:i/>
          <w:iCs/>
        </w:rPr>
        <w:t>RAW files</w:t>
      </w:r>
      <w:r w:rsidRPr="23685E28">
        <w:rPr>
          <w:rFonts w:ascii="Mulish" w:hAnsi="Mulish"/>
        </w:rPr>
        <w:t xml:space="preserve"> will remain available through governed </w:t>
      </w:r>
      <w:r w:rsidRPr="23685E28">
        <w:rPr>
          <w:rFonts w:ascii="Mulish" w:hAnsi="Mulish"/>
          <w:b/>
          <w:bCs/>
          <w:i/>
          <w:iCs/>
        </w:rPr>
        <w:t>external volumes</w:t>
      </w:r>
      <w:r w:rsidRPr="23685E28">
        <w:rPr>
          <w:rFonts w:ascii="Mulish" w:hAnsi="Mulish"/>
        </w:rPr>
        <w:t xml:space="preserve"> to support </w:t>
      </w:r>
      <w:r w:rsidRPr="23685E28" w:rsidR="00BB2905">
        <w:rPr>
          <w:rFonts w:ascii="Mulish" w:hAnsi="Mulish"/>
        </w:rPr>
        <w:t xml:space="preserve">efficient ingestion, </w:t>
      </w:r>
      <w:r w:rsidRPr="23685E28">
        <w:rPr>
          <w:rFonts w:ascii="Mulish" w:hAnsi="Mulish"/>
        </w:rPr>
        <w:t>replay and auditability.</w:t>
      </w:r>
      <w:commentRangeEnd w:id="123"/>
      <w:r>
        <w:rPr>
          <w:rStyle w:val="CommentReference"/>
          <w:rFonts w:ascii="Mulish" w:hAnsi="Mulish"/>
          <w:sz w:val="24"/>
          <w:szCs w:val="24"/>
        </w:rPr>
        <w:commentReference w:id="123"/>
      </w:r>
      <w:commentRangeEnd w:id="124"/>
      <w:r>
        <w:rPr>
          <w:rStyle w:val="CommentReference"/>
        </w:rPr>
        <w:commentReference w:id="124"/>
      </w:r>
      <w:ins w:author="Tom Wilson" w:date="2026-09-22T09:03:00Z" w16du:dateUtc="2026-09-22T08:03:00Z" w:id="125">
        <w:r w:rsidR="00C554A0">
          <w:rPr>
            <w:rFonts w:ascii="Mulish" w:hAnsi="Mulish"/>
          </w:rPr>
          <w:t xml:space="preserve"> Appropriate retention policies will apply to </w:t>
        </w:r>
        <w:r w:rsidR="00882811">
          <w:rPr>
            <w:rFonts w:ascii="Mulish" w:hAnsi="Mulish"/>
          </w:rPr>
          <w:t>storage accounts in line with Calandra’s data etention policy.</w:t>
        </w:r>
      </w:ins>
    </w:p>
    <w:p w:rsidR="00F05B2E" w:rsidP="005052B0" w:rsidRDefault="00F05B2E" w14:paraId="40FA5BC2" w14:textId="77777777">
      <w:pPr>
        <w:rPr>
          <w:ins w:author="Tom Wilson" w:date="2026-09-22T08:58:00Z" w16du:dateUtc="2026-09-22T07:58:00Z" w:id="126"/>
          <w:rFonts w:ascii="Mulish" w:hAnsi="Mulish"/>
        </w:rPr>
      </w:pPr>
    </w:p>
    <w:p w:rsidRPr="00BB2905" w:rsidR="005052B0" w:rsidP="005052B0" w:rsidRDefault="005052B0" w14:paraId="4F91AFDA" w14:textId="5378163F">
      <w:pPr>
        <w:rPr>
          <w:rFonts w:ascii="Mulish" w:hAnsi="Mulish"/>
        </w:rPr>
      </w:pPr>
      <w:commentRangeStart w:id="127"/>
      <w:commentRangeStart w:id="128"/>
      <w:r w:rsidRPr="23685E28">
        <w:rPr>
          <w:rFonts w:ascii="Mulish" w:hAnsi="Mulish"/>
        </w:rPr>
        <w:t xml:space="preserve">Transformation will be </w:t>
      </w:r>
      <w:r w:rsidRPr="23685E28">
        <w:rPr>
          <w:rFonts w:ascii="Mulish" w:hAnsi="Mulish"/>
          <w:b/>
          <w:bCs/>
          <w:i/>
          <w:iCs/>
        </w:rPr>
        <w:t>SQL-first</w:t>
      </w:r>
      <w:r w:rsidRPr="23685E28">
        <w:rPr>
          <w:rFonts w:ascii="Mulish" w:hAnsi="Mulish"/>
        </w:rPr>
        <w:t xml:space="preserve">, using </w:t>
      </w:r>
      <w:r w:rsidRPr="23685E28">
        <w:rPr>
          <w:rFonts w:ascii="Mulish" w:hAnsi="Mulish"/>
          <w:b/>
          <w:bCs/>
          <w:i/>
          <w:iCs/>
        </w:rPr>
        <w:t>dbt Core</w:t>
      </w:r>
      <w:r w:rsidRPr="23685E28">
        <w:rPr>
          <w:rFonts w:ascii="Mulish" w:hAnsi="Mulish"/>
        </w:rPr>
        <w:t xml:space="preserve"> on Databricks as the primary engine,</w:t>
      </w:r>
      <w:commentRangeEnd w:id="127"/>
      <w:r w:rsidRPr="23685E28">
        <w:rPr>
          <w:rStyle w:val="CommentReference"/>
          <w:rFonts w:ascii="Mulish" w:hAnsi="Mulish"/>
          <w:sz w:val="24"/>
          <w:szCs w:val="24"/>
        </w:rPr>
        <w:commentReference w:id="127"/>
      </w:r>
      <w:commentRangeEnd w:id="128"/>
      <w:r>
        <w:rPr>
          <w:rStyle w:val="CommentReference"/>
        </w:rPr>
        <w:commentReference w:id="128"/>
      </w:r>
      <w:r w:rsidRPr="23685E28">
        <w:rPr>
          <w:rFonts w:ascii="Mulish" w:hAnsi="Mulish"/>
        </w:rPr>
        <w:t xml:space="preserve"> with transformations </w:t>
      </w:r>
      <w:r w:rsidRPr="23685E28" w:rsidR="00BB2905">
        <w:rPr>
          <w:rFonts w:ascii="Mulish" w:hAnsi="Mulish"/>
        </w:rPr>
        <w:t xml:space="preserve">in </w:t>
      </w:r>
      <w:r w:rsidRPr="23685E28" w:rsidR="00BB2905">
        <w:rPr>
          <w:rFonts w:ascii="Mulish" w:hAnsi="Mulish"/>
          <w:b/>
          <w:bCs/>
          <w:i/>
          <w:iCs/>
        </w:rPr>
        <w:t>Lakeflow Pipelines</w:t>
      </w:r>
      <w:r w:rsidRPr="23685E28" w:rsidR="00BB2905">
        <w:rPr>
          <w:rFonts w:ascii="Mulish" w:hAnsi="Mulish"/>
        </w:rPr>
        <w:t xml:space="preserve"> </w:t>
      </w:r>
      <w:r w:rsidRPr="23685E28">
        <w:rPr>
          <w:rFonts w:ascii="Mulish" w:hAnsi="Mulish"/>
        </w:rPr>
        <w:t xml:space="preserve">used where better suited, particularly for low-latency </w:t>
      </w:r>
      <w:r w:rsidRPr="23685E28" w:rsidR="00BB2905">
        <w:rPr>
          <w:rFonts w:ascii="Mulish" w:hAnsi="Mulish"/>
        </w:rPr>
        <w:t>‘operational’ reporting use cases</w:t>
      </w:r>
      <w:r w:rsidRPr="23685E28">
        <w:rPr>
          <w:rFonts w:ascii="Mulish" w:hAnsi="Mulish"/>
        </w:rPr>
        <w:t>.</w:t>
      </w:r>
      <w:r w:rsidRPr="23685E28" w:rsidR="00574AE8">
        <w:rPr>
          <w:rFonts w:ascii="Mulish" w:hAnsi="Mulish"/>
        </w:rPr>
        <w:t xml:space="preserve"> </w:t>
      </w:r>
      <w:r w:rsidRPr="23685E28" w:rsidR="00574AE8">
        <w:rPr>
          <w:rFonts w:ascii="Mulish" w:hAnsi="Mulish"/>
          <w:b/>
          <w:bCs/>
          <w:i/>
          <w:iCs/>
        </w:rPr>
        <w:t>Data quality</w:t>
      </w:r>
      <w:r w:rsidRPr="23685E28" w:rsidR="00574AE8">
        <w:rPr>
          <w:rFonts w:ascii="Mulish" w:hAnsi="Mulish"/>
        </w:rPr>
        <w:t xml:space="preserve"> rules and tests will be</w:t>
      </w:r>
      <w:r w:rsidRPr="23685E28" w:rsidR="00CF762F">
        <w:rPr>
          <w:rFonts w:ascii="Mulish" w:hAnsi="Mulish"/>
        </w:rPr>
        <w:t xml:space="preserve"> baked into dbt models, with re-usable logic used </w:t>
      </w:r>
      <w:r w:rsidRPr="23685E28" w:rsidR="00116335">
        <w:rPr>
          <w:rFonts w:ascii="Mulish" w:hAnsi="Mulish"/>
        </w:rPr>
        <w:t>where possible.</w:t>
      </w:r>
      <w:r w:rsidRPr="23685E28">
        <w:rPr>
          <w:rFonts w:ascii="Mulish" w:hAnsi="Mulish"/>
        </w:rPr>
        <w:t xml:space="preserve"> Compute will be </w:t>
      </w:r>
      <w:r w:rsidRPr="23685E28">
        <w:rPr>
          <w:rFonts w:ascii="Mulish" w:hAnsi="Mulish"/>
          <w:b/>
          <w:bCs/>
          <w:i/>
          <w:iCs/>
        </w:rPr>
        <w:t>serverless-first</w:t>
      </w:r>
      <w:r w:rsidRPr="23685E28" w:rsidR="00BB2905">
        <w:rPr>
          <w:rFonts w:ascii="Mulish" w:hAnsi="Mulish"/>
        </w:rPr>
        <w:t xml:space="preserve"> by default</w:t>
      </w:r>
      <w:r w:rsidRPr="23685E28">
        <w:rPr>
          <w:rFonts w:ascii="Mulish" w:hAnsi="Mulish"/>
        </w:rPr>
        <w:t xml:space="preserve">, selected according to workload and ephemeral for automated production processing. </w:t>
      </w:r>
      <w:r w:rsidRPr="23685E28">
        <w:rPr>
          <w:rFonts w:ascii="Mulish" w:hAnsi="Mulish"/>
          <w:b/>
          <w:bCs/>
          <w:i/>
          <w:iCs/>
        </w:rPr>
        <w:t>Classic compute</w:t>
      </w:r>
      <w:r w:rsidRPr="23685E28">
        <w:rPr>
          <w:rFonts w:ascii="Mulish" w:hAnsi="Mulish"/>
        </w:rPr>
        <w:t xml:space="preserve"> will be an exception for technical or commercial reasons, such as predictable always-on operational reporting. </w:t>
      </w:r>
      <w:r w:rsidRPr="23685E28">
        <w:rPr>
          <w:rFonts w:ascii="Mulish" w:hAnsi="Mulish"/>
          <w:b/>
          <w:bCs/>
          <w:i/>
          <w:iCs/>
        </w:rPr>
        <w:t>Centrally defined policies</w:t>
      </w:r>
      <w:r w:rsidRPr="23685E28">
        <w:rPr>
          <w:rFonts w:ascii="Mulish" w:hAnsi="Mulish"/>
        </w:rPr>
        <w:t xml:space="preserve">, templates, identities and tags will enforce standards while enabling entity-level cost attribution. Reusable data products, pipelines and code will be version-controlled through </w:t>
      </w:r>
      <w:r w:rsidRPr="23685E28">
        <w:rPr>
          <w:rFonts w:ascii="Mulish" w:hAnsi="Mulish"/>
          <w:b/>
          <w:bCs/>
          <w:i/>
          <w:iCs/>
        </w:rPr>
        <w:t>Azure DevOps.</w:t>
      </w:r>
      <w:r w:rsidRPr="23685E28" w:rsidR="00BB2905">
        <w:rPr>
          <w:rFonts w:ascii="Mulish" w:hAnsi="Mulish"/>
          <w:b/>
          <w:bCs/>
          <w:i/>
          <w:iCs/>
        </w:rPr>
        <w:t xml:space="preserve"> </w:t>
      </w:r>
      <w:r w:rsidRPr="23685E28" w:rsidR="00BB2905">
        <w:rPr>
          <w:rFonts w:ascii="Mulish" w:hAnsi="Mulish"/>
        </w:rPr>
        <w:t xml:space="preserve">All deployed infrastructure will be managed and controlled using </w:t>
      </w:r>
      <w:r w:rsidRPr="23685E28" w:rsidR="00BB2905">
        <w:rPr>
          <w:rFonts w:ascii="Mulish" w:hAnsi="Mulish"/>
          <w:b/>
          <w:bCs/>
          <w:i/>
          <w:iCs/>
        </w:rPr>
        <w:t>Terraform</w:t>
      </w:r>
      <w:r w:rsidRPr="23685E28" w:rsidR="00BB2905">
        <w:rPr>
          <w:rFonts w:ascii="Mulish" w:hAnsi="Mulish"/>
        </w:rPr>
        <w:t>.</w:t>
      </w:r>
    </w:p>
    <w:p w:rsidR="00F05B2E" w:rsidP="005052B0" w:rsidRDefault="00F05B2E" w14:paraId="23ABB2D2" w14:textId="77777777">
      <w:pPr>
        <w:rPr>
          <w:ins w:author="Tom Wilson" w:date="2026-09-22T08:58:00Z" w16du:dateUtc="2026-09-22T07:58:00Z" w:id="129"/>
          <w:rFonts w:ascii="Mulish" w:hAnsi="Mulish"/>
        </w:rPr>
      </w:pPr>
    </w:p>
    <w:p w:rsidR="005052B0" w:rsidP="005052B0" w:rsidRDefault="005052B0" w14:paraId="337A9410" w14:textId="1FB5FCB0">
      <w:pPr>
        <w:rPr>
          <w:rFonts w:ascii="Mulish" w:hAnsi="Mulish"/>
        </w:rPr>
      </w:pPr>
      <w:r w:rsidRPr="23685E28">
        <w:rPr>
          <w:rFonts w:ascii="Mulish" w:hAnsi="Mulish"/>
        </w:rPr>
        <w:t xml:space="preserve">Governance and security are </w:t>
      </w:r>
      <w:r w:rsidRPr="23685E28">
        <w:rPr>
          <w:rFonts w:ascii="Mulish" w:hAnsi="Mulish"/>
          <w:b/>
          <w:bCs/>
          <w:i/>
          <w:iCs/>
        </w:rPr>
        <w:t>identity-led</w:t>
      </w:r>
      <w:r w:rsidRPr="23685E28">
        <w:rPr>
          <w:rFonts w:ascii="Mulish" w:hAnsi="Mulish"/>
        </w:rPr>
        <w:t xml:space="preserve"> and </w:t>
      </w:r>
      <w:r w:rsidRPr="23685E28">
        <w:rPr>
          <w:rFonts w:ascii="Mulish" w:hAnsi="Mulish"/>
          <w:b/>
          <w:bCs/>
          <w:i/>
          <w:iCs/>
        </w:rPr>
        <w:t>least-privilege by design</w:t>
      </w:r>
      <w:r w:rsidRPr="23685E28">
        <w:rPr>
          <w:rFonts w:ascii="Mulish" w:hAnsi="Mulish"/>
        </w:rPr>
        <w:t xml:space="preserve">. </w:t>
      </w:r>
      <w:r w:rsidRPr="23685E28">
        <w:rPr>
          <w:rFonts w:ascii="Mulish" w:hAnsi="Mulish"/>
          <w:b/>
          <w:bCs/>
          <w:i/>
          <w:iCs/>
        </w:rPr>
        <w:t>Microsoft Entra ID</w:t>
      </w:r>
      <w:r w:rsidRPr="23685E28">
        <w:rPr>
          <w:rFonts w:ascii="Mulish" w:hAnsi="Mulish"/>
        </w:rPr>
        <w:t xml:space="preserve"> will be authoritative for users</w:t>
      </w:r>
      <w:r w:rsidRPr="23685E28" w:rsidR="00BB2905">
        <w:rPr>
          <w:rFonts w:ascii="Mulish" w:hAnsi="Mulish"/>
        </w:rPr>
        <w:t xml:space="preserve">, groups </w:t>
      </w:r>
      <w:r w:rsidRPr="23685E28">
        <w:rPr>
          <w:rFonts w:ascii="Mulish" w:hAnsi="Mulish"/>
        </w:rPr>
        <w:t>and workload identities</w:t>
      </w:r>
      <w:r w:rsidRPr="23685E28" w:rsidR="00BB2905">
        <w:rPr>
          <w:rFonts w:ascii="Mulish" w:hAnsi="Mulish"/>
        </w:rPr>
        <w:t>.</w:t>
      </w:r>
      <w:r w:rsidRPr="23685E28">
        <w:rPr>
          <w:rFonts w:ascii="Mulish" w:hAnsi="Mulish"/>
        </w:rPr>
        <w:t xml:space="preserve"> </w:t>
      </w:r>
      <w:r w:rsidRPr="23685E28" w:rsidR="00BB2905">
        <w:rPr>
          <w:rFonts w:ascii="Mulish" w:hAnsi="Mulish"/>
        </w:rPr>
        <w:t>A</w:t>
      </w:r>
      <w:r w:rsidRPr="23685E28">
        <w:rPr>
          <w:rFonts w:ascii="Mulish" w:hAnsi="Mulish"/>
        </w:rPr>
        <w:t xml:space="preserve">ccess will be group-based </w:t>
      </w:r>
      <w:r w:rsidRPr="23685E28" w:rsidR="00BB2905">
        <w:rPr>
          <w:rFonts w:ascii="Mulish" w:hAnsi="Mulish"/>
        </w:rPr>
        <w:t xml:space="preserve">by default </w:t>
      </w:r>
      <w:r w:rsidRPr="23685E28">
        <w:rPr>
          <w:rFonts w:ascii="Mulish" w:hAnsi="Mulish"/>
        </w:rPr>
        <w:t xml:space="preserve">and separated into </w:t>
      </w:r>
      <w:r w:rsidRPr="23685E28">
        <w:rPr>
          <w:rFonts w:ascii="Mulish" w:hAnsi="Mulish"/>
          <w:b/>
          <w:bCs/>
          <w:i/>
          <w:iCs/>
        </w:rPr>
        <w:t>persona</w:t>
      </w:r>
      <w:r w:rsidRPr="23685E28">
        <w:rPr>
          <w:rFonts w:ascii="Mulish" w:hAnsi="Mulish"/>
        </w:rPr>
        <w:t xml:space="preserve">, </w:t>
      </w:r>
      <w:r w:rsidRPr="23685E28">
        <w:rPr>
          <w:rFonts w:ascii="Mulish" w:hAnsi="Mulish"/>
          <w:b/>
          <w:bCs/>
          <w:i/>
          <w:iCs/>
        </w:rPr>
        <w:t>entity-data</w:t>
      </w:r>
      <w:r w:rsidRPr="23685E28">
        <w:rPr>
          <w:rFonts w:ascii="Mulish" w:hAnsi="Mulish"/>
        </w:rPr>
        <w:t xml:space="preserve"> and </w:t>
      </w:r>
      <w:r w:rsidRPr="23685E28">
        <w:rPr>
          <w:rFonts w:ascii="Mulish" w:hAnsi="Mulish"/>
          <w:b/>
          <w:bCs/>
          <w:i/>
          <w:iCs/>
        </w:rPr>
        <w:t>sensitive-data</w:t>
      </w:r>
      <w:r w:rsidRPr="23685E28">
        <w:rPr>
          <w:rFonts w:ascii="Mulish" w:hAnsi="Mulish"/>
        </w:rPr>
        <w:t xml:space="preserve"> entitlements. Sensitive fields will be </w:t>
      </w:r>
      <w:r w:rsidRPr="23685E28">
        <w:rPr>
          <w:rFonts w:ascii="Mulish" w:hAnsi="Mulish"/>
          <w:b/>
          <w:bCs/>
          <w:i/>
          <w:iCs/>
        </w:rPr>
        <w:t>masked by default</w:t>
      </w:r>
      <w:r w:rsidRPr="23685E28">
        <w:rPr>
          <w:rFonts w:ascii="Mulish" w:hAnsi="Mulish"/>
        </w:rPr>
        <w:t>, with cleartext access separately approved</w:t>
      </w:r>
      <w:r w:rsidRPr="23685E28" w:rsidR="00BB2905">
        <w:rPr>
          <w:rFonts w:ascii="Mulish" w:hAnsi="Mulish"/>
        </w:rPr>
        <w:t xml:space="preserve"> for specific use-cases</w:t>
      </w:r>
      <w:r w:rsidRPr="23685E28">
        <w:rPr>
          <w:rFonts w:ascii="Mulish" w:hAnsi="Mulish"/>
        </w:rPr>
        <w:t xml:space="preserve">. </w:t>
      </w:r>
      <w:r w:rsidRPr="23685E28">
        <w:rPr>
          <w:rFonts w:ascii="Mulish" w:hAnsi="Mulish"/>
          <w:b/>
          <w:bCs/>
          <w:i/>
          <w:iCs/>
        </w:rPr>
        <w:t>Unity Catalog</w:t>
      </w:r>
      <w:r w:rsidRPr="23685E28" w:rsidR="00BB2905">
        <w:rPr>
          <w:rFonts w:ascii="Mulish" w:hAnsi="Mulish"/>
          <w:b/>
          <w:bCs/>
          <w:i/>
          <w:iCs/>
        </w:rPr>
        <w:t>ue</w:t>
      </w:r>
      <w:r w:rsidRPr="23685E28">
        <w:rPr>
          <w:rFonts w:ascii="Mulish" w:hAnsi="Mulish"/>
        </w:rPr>
        <w:t xml:space="preserve"> will provide central permissions, metadata, lineage, auditing and fine-grained controls, while managed identities and service principal</w:t>
      </w:r>
      <w:r w:rsidRPr="23685E28" w:rsidR="00BB2905">
        <w:rPr>
          <w:rFonts w:ascii="Mulish" w:hAnsi="Mulish"/>
        </w:rPr>
        <w:t xml:space="preserve">s only </w:t>
      </w:r>
      <w:r w:rsidRPr="23685E28">
        <w:rPr>
          <w:rFonts w:ascii="Mulish" w:hAnsi="Mulish"/>
        </w:rPr>
        <w:t xml:space="preserve">will execute Production workloads. </w:t>
      </w:r>
      <w:commentRangeStart w:id="130"/>
      <w:commentRangeStart w:id="131"/>
      <w:r w:rsidRPr="23685E28">
        <w:rPr>
          <w:rFonts w:ascii="Mulish" w:hAnsi="Mulish"/>
          <w:b/>
          <w:bCs/>
          <w:i/>
          <w:iCs/>
        </w:rPr>
        <w:t>Power BI</w:t>
      </w:r>
      <w:r w:rsidRPr="23685E28">
        <w:rPr>
          <w:rFonts w:ascii="Mulish" w:hAnsi="Mulish"/>
        </w:rPr>
        <w:t xml:space="preserve"> will be the strategic reporting tool, consuming Gold data by default</w:t>
      </w:r>
      <w:commentRangeEnd w:id="130"/>
      <w:r w:rsidRPr="23685E28">
        <w:rPr>
          <w:rStyle w:val="CommentReference"/>
          <w:rFonts w:ascii="Mulish" w:hAnsi="Mulish"/>
          <w:sz w:val="24"/>
          <w:szCs w:val="24"/>
        </w:rPr>
        <w:commentReference w:id="130"/>
      </w:r>
      <w:commentRangeEnd w:id="131"/>
      <w:r>
        <w:rPr>
          <w:rStyle w:val="CommentReference"/>
        </w:rPr>
        <w:commentReference w:id="131"/>
      </w:r>
      <w:r w:rsidRPr="23685E28">
        <w:rPr>
          <w:rFonts w:ascii="Mulish" w:hAnsi="Mulish"/>
        </w:rPr>
        <w:t xml:space="preserve">, while </w:t>
      </w:r>
      <w:r w:rsidRPr="23685E28">
        <w:rPr>
          <w:rFonts w:ascii="Mulish" w:hAnsi="Mulish"/>
          <w:b/>
          <w:bCs/>
          <w:i/>
          <w:iCs/>
        </w:rPr>
        <w:t>Databricks ML, Genie, Apps and Azure AI Foundry</w:t>
      </w:r>
      <w:r w:rsidRPr="23685E28">
        <w:rPr>
          <w:rFonts w:ascii="Mulish" w:hAnsi="Mulish"/>
        </w:rPr>
        <w:t xml:space="preserve"> support </w:t>
      </w:r>
      <w:r w:rsidRPr="23685E28" w:rsidR="00BB2905">
        <w:rPr>
          <w:rFonts w:ascii="Mulish" w:hAnsi="Mulish"/>
        </w:rPr>
        <w:t xml:space="preserve">self-service, customised and more </w:t>
      </w:r>
      <w:r w:rsidRPr="23685E28">
        <w:rPr>
          <w:rFonts w:ascii="Mulish" w:hAnsi="Mulish"/>
        </w:rPr>
        <w:t xml:space="preserve">advanced </w:t>
      </w:r>
      <w:r w:rsidRPr="23685E28" w:rsidR="00BB2905">
        <w:rPr>
          <w:rFonts w:ascii="Mulish" w:hAnsi="Mulish"/>
        </w:rPr>
        <w:t xml:space="preserve">data consumption </w:t>
      </w:r>
      <w:r w:rsidRPr="23685E28">
        <w:rPr>
          <w:rFonts w:ascii="Mulish" w:hAnsi="Mulish"/>
        </w:rPr>
        <w:t xml:space="preserve">use cases. </w:t>
      </w:r>
      <w:r w:rsidRPr="23685E28" w:rsidR="00574AE8">
        <w:rPr>
          <w:rFonts w:ascii="Mulish" w:hAnsi="Mulish"/>
          <w:b/>
          <w:bCs/>
          <w:i/>
          <w:iCs/>
        </w:rPr>
        <w:t xml:space="preserve">Azure </w:t>
      </w:r>
      <w:r w:rsidRPr="23685E28">
        <w:rPr>
          <w:rFonts w:ascii="Mulish" w:hAnsi="Mulish"/>
          <w:b/>
          <w:bCs/>
          <w:i/>
          <w:iCs/>
        </w:rPr>
        <w:t>Private Link</w:t>
      </w:r>
      <w:r w:rsidRPr="23685E28" w:rsidR="00574AE8">
        <w:rPr>
          <w:rFonts w:ascii="Mulish" w:hAnsi="Mulish"/>
        </w:rPr>
        <w:t xml:space="preserve"> is the default method of facilitating secure network connectivity throughout the </w:t>
      </w:r>
      <w:r w:rsidRPr="23685E28" w:rsidR="00116335">
        <w:rPr>
          <w:rFonts w:ascii="Mulish" w:hAnsi="Mulish"/>
        </w:rPr>
        <w:t>platform</w:t>
      </w:r>
      <w:r w:rsidRPr="23685E28" w:rsidR="00574AE8">
        <w:rPr>
          <w:rFonts w:ascii="Mulish" w:hAnsi="Mulish"/>
        </w:rPr>
        <w:t xml:space="preserve"> as per Calandra platform requirements</w:t>
      </w:r>
      <w:r w:rsidRPr="23685E28" w:rsidR="00E11451">
        <w:rPr>
          <w:rFonts w:ascii="Mulish" w:hAnsi="Mulish"/>
        </w:rPr>
        <w:t xml:space="preserve">. </w:t>
      </w:r>
      <w:r w:rsidRPr="23685E28" w:rsidR="00E628E6">
        <w:rPr>
          <w:rFonts w:ascii="Mulish" w:hAnsi="Mulish"/>
          <w:b/>
          <w:bCs/>
          <w:i/>
          <w:iCs/>
        </w:rPr>
        <w:t>Azure Log Analytics Workspace</w:t>
      </w:r>
      <w:r w:rsidRPr="23685E28" w:rsidR="00E628E6">
        <w:rPr>
          <w:rFonts w:ascii="Mulish" w:hAnsi="Mulish"/>
        </w:rPr>
        <w:t xml:space="preserve"> will provide centrally governed logging, monitoring and alerting, with a</w:t>
      </w:r>
      <w:r w:rsidRPr="23685E28" w:rsidR="002B7AB2">
        <w:rPr>
          <w:rFonts w:ascii="Mulish" w:hAnsi="Mulish"/>
        </w:rPr>
        <w:t xml:space="preserve"> </w:t>
      </w:r>
      <w:r w:rsidRPr="23685E28" w:rsidR="00E628E6">
        <w:rPr>
          <w:rFonts w:ascii="Mulish" w:hAnsi="Mulish"/>
          <w:b/>
          <w:bCs/>
          <w:i/>
          <w:iCs/>
        </w:rPr>
        <w:t xml:space="preserve">Microsoft </w:t>
      </w:r>
      <w:r w:rsidRPr="23685E28" w:rsidR="002B7AB2">
        <w:rPr>
          <w:rFonts w:ascii="Mulish" w:hAnsi="Mulish"/>
          <w:b/>
          <w:bCs/>
          <w:i/>
          <w:iCs/>
        </w:rPr>
        <w:t>Sentinel</w:t>
      </w:r>
      <w:r w:rsidRPr="23685E28" w:rsidR="002B7AB2">
        <w:rPr>
          <w:rFonts w:ascii="Mulish" w:hAnsi="Mulish"/>
        </w:rPr>
        <w:t xml:space="preserve"> enabled </w:t>
      </w:r>
      <w:r w:rsidRPr="23685E28" w:rsidR="00E628E6">
        <w:rPr>
          <w:rFonts w:ascii="Mulish" w:hAnsi="Mulish"/>
        </w:rPr>
        <w:t>w</w:t>
      </w:r>
      <w:r w:rsidRPr="23685E28" w:rsidR="002B7AB2">
        <w:rPr>
          <w:rFonts w:ascii="Mulish" w:hAnsi="Mulish"/>
        </w:rPr>
        <w:t>orkspace</w:t>
      </w:r>
      <w:r w:rsidRPr="23685E28" w:rsidR="009147B8">
        <w:rPr>
          <w:rFonts w:ascii="Mulish" w:hAnsi="Mulish"/>
        </w:rPr>
        <w:t xml:space="preserve"> used to collect all </w:t>
      </w:r>
      <w:r w:rsidRPr="23685E28" w:rsidR="00E628E6">
        <w:rPr>
          <w:rFonts w:ascii="Mulish" w:hAnsi="Mulish"/>
        </w:rPr>
        <w:t xml:space="preserve">platform specific SIEM records and events at the platform landing zone level, whilst a dedicated workspace will be responsible for collecting data platform operational logs at the application landing zone level. </w:t>
      </w:r>
      <w:r w:rsidRPr="23685E28">
        <w:rPr>
          <w:rFonts w:ascii="Mulish" w:hAnsi="Mulish"/>
        </w:rPr>
        <w:t xml:space="preserve">Production will use </w:t>
      </w:r>
      <w:r w:rsidRPr="23685E28">
        <w:rPr>
          <w:rFonts w:ascii="Mulish" w:hAnsi="Mulish"/>
          <w:b/>
          <w:bCs/>
          <w:i/>
          <w:iCs/>
        </w:rPr>
        <w:t>zonal resilience</w:t>
      </w:r>
      <w:r w:rsidRPr="23685E28" w:rsidR="00E628E6">
        <w:rPr>
          <w:rFonts w:ascii="Mulish" w:hAnsi="Mulish"/>
          <w:b/>
          <w:bCs/>
          <w:i/>
          <w:iCs/>
        </w:rPr>
        <w:t xml:space="preserve"> </w:t>
      </w:r>
      <w:r w:rsidRPr="23685E28" w:rsidR="00E628E6">
        <w:rPr>
          <w:rFonts w:ascii="Mulish" w:hAnsi="Mulish"/>
        </w:rPr>
        <w:t xml:space="preserve">by default, whilst other environments will default to </w:t>
      </w:r>
      <w:r w:rsidRPr="23685E28" w:rsidR="00E628E6">
        <w:rPr>
          <w:rFonts w:ascii="Mulish" w:hAnsi="Mulish"/>
          <w:b/>
          <w:bCs/>
          <w:i/>
          <w:iCs/>
        </w:rPr>
        <w:t>local</w:t>
      </w:r>
      <w:r w:rsidRPr="23685E28" w:rsidR="00C47E20">
        <w:rPr>
          <w:rFonts w:ascii="Mulish" w:hAnsi="Mulish"/>
          <w:b/>
          <w:bCs/>
          <w:i/>
          <w:iCs/>
        </w:rPr>
        <w:t xml:space="preserve"> resilience</w:t>
      </w:r>
      <w:r w:rsidRPr="23685E28" w:rsidR="00C47E20">
        <w:rPr>
          <w:rFonts w:ascii="Mulish" w:hAnsi="Mulish"/>
        </w:rPr>
        <w:t>. G</w:t>
      </w:r>
      <w:r w:rsidRPr="23685E28">
        <w:rPr>
          <w:rFonts w:ascii="Mulish" w:hAnsi="Mulish"/>
        </w:rPr>
        <w:t>eographic redundancy is explicitly out of scope</w:t>
      </w:r>
      <w:r w:rsidRPr="23685E28" w:rsidR="00C47E20">
        <w:rPr>
          <w:rFonts w:ascii="Mulish" w:hAnsi="Mulish"/>
        </w:rPr>
        <w:t xml:space="preserve"> for the platform.</w:t>
      </w:r>
    </w:p>
    <w:p w:rsidR="005052B0" w:rsidRDefault="005052B0" w14:paraId="0A459321" w14:textId="22DD723E">
      <w:pPr>
        <w:rPr>
          <w:rFonts w:ascii="Mulish" w:hAnsi="Mulish"/>
        </w:rPr>
      </w:pPr>
    </w:p>
    <w:p w:rsidRPr="00693CD7" w:rsidR="0029266A" w:rsidP="0029266A" w:rsidRDefault="0029266A" w14:paraId="0983B191" w14:textId="0892CFC1">
      <w:pPr>
        <w:pStyle w:val="Heading3"/>
        <w:rPr>
          <w:rFonts w:ascii="Mulish" w:hAnsi="Mulish"/>
          <w:b/>
          <w:bCs/>
        </w:rPr>
      </w:pPr>
      <w:bookmarkStart w:name="_Toc240531971" w:id="132"/>
      <w:r w:rsidRPr="00693CD7">
        <w:rPr>
          <w:rFonts w:ascii="Mulish" w:hAnsi="Mulish"/>
          <w:b/>
          <w:bCs/>
        </w:rPr>
        <w:lastRenderedPageBreak/>
        <w:t>Architecture Design Decision Records</w:t>
      </w:r>
      <w:bookmarkEnd w:id="132"/>
    </w:p>
    <w:p w:rsidR="009C54B0" w:rsidP="009C54B0" w:rsidRDefault="009C54B0" w14:paraId="597DD552" w14:textId="23DFC92E">
      <w:pPr>
        <w:rPr>
          <w:rFonts w:ascii="Mulish" w:hAnsi="Mulish"/>
        </w:rPr>
      </w:pPr>
      <w:r w:rsidRPr="00693CD7">
        <w:rPr>
          <w:rFonts w:ascii="Mulish" w:hAnsi="Mulish"/>
        </w:rPr>
        <w:t xml:space="preserve">The </w:t>
      </w:r>
      <w:r w:rsidR="00F11C87">
        <w:rPr>
          <w:rFonts w:ascii="Mulish" w:hAnsi="Mulish"/>
        </w:rPr>
        <w:t xml:space="preserve">data platform </w:t>
      </w:r>
      <w:r w:rsidRPr="00693CD7" w:rsidR="009E70CC">
        <w:rPr>
          <w:rFonts w:ascii="Mulish" w:hAnsi="Mulish"/>
        </w:rPr>
        <w:t xml:space="preserve">high-level architecture design is underpinned by a number of </w:t>
      </w:r>
      <w:r w:rsidRPr="00693CD7" w:rsidR="00582A28">
        <w:rPr>
          <w:rFonts w:ascii="Mulish" w:hAnsi="Mulish"/>
        </w:rPr>
        <w:t>key architecture design decision records</w:t>
      </w:r>
      <w:r w:rsidR="00F11C87">
        <w:rPr>
          <w:rFonts w:ascii="Mulish" w:hAnsi="Mulish"/>
        </w:rPr>
        <w:t xml:space="preserve"> (ADD)</w:t>
      </w:r>
      <w:r w:rsidRPr="00693CD7" w:rsidR="00582A28">
        <w:rPr>
          <w:rFonts w:ascii="Mulish" w:hAnsi="Mulish"/>
        </w:rPr>
        <w:t>. T</w:t>
      </w:r>
      <w:r w:rsidRPr="00693CD7" w:rsidR="00B15453">
        <w:rPr>
          <w:rFonts w:ascii="Mulish" w:hAnsi="Mulish"/>
        </w:rPr>
        <w:t xml:space="preserve">hese </w:t>
      </w:r>
      <w:r w:rsidRPr="00693CD7" w:rsidR="006C2A24">
        <w:rPr>
          <w:rFonts w:ascii="Mulish" w:hAnsi="Mulish"/>
        </w:rPr>
        <w:t xml:space="preserve">will be unpacked in this section, and have been broken down </w:t>
      </w:r>
      <w:r w:rsidR="00F11C87">
        <w:rPr>
          <w:rFonts w:ascii="Mulish" w:hAnsi="Mulish"/>
        </w:rPr>
        <w:t>under</w:t>
      </w:r>
      <w:r w:rsidRPr="00693CD7" w:rsidR="006C2A24">
        <w:rPr>
          <w:rFonts w:ascii="Mulish" w:hAnsi="Mulish"/>
        </w:rPr>
        <w:t xml:space="preserve"> the following categories;</w:t>
      </w:r>
    </w:p>
    <w:p w:rsidR="005052B0" w:rsidP="009C54B0" w:rsidRDefault="005052B0" w14:paraId="75DF8D98" w14:textId="77777777">
      <w:pPr>
        <w:rPr>
          <w:rFonts w:ascii="Mulish" w:hAnsi="Mulish"/>
        </w:rPr>
      </w:pPr>
    </w:p>
    <w:tbl>
      <w:tblPr>
        <w:tblStyle w:val="PlainTable3"/>
        <w:tblW w:w="0" w:type="auto"/>
        <w:jc w:val="center"/>
        <w:tblLook w:val="04A0" w:firstRow="1" w:lastRow="0" w:firstColumn="1" w:lastColumn="0" w:noHBand="0" w:noVBand="1"/>
      </w:tblPr>
      <w:tblGrid>
        <w:gridCol w:w="3686"/>
        <w:gridCol w:w="5802"/>
      </w:tblGrid>
      <w:tr w:rsidRPr="00693CD7" w:rsidR="005052B0" w:rsidTr="005052B0" w14:paraId="55817E3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686" w:type="dxa"/>
          </w:tcPr>
          <w:p w:rsidRPr="00227439" w:rsidR="005052B0" w:rsidP="005052B0" w:rsidRDefault="005052B0" w14:paraId="4ECB22D5" w14:textId="77777777">
            <w:pPr>
              <w:rPr>
                <w:rFonts w:ascii="Mulish" w:hAnsi="Mulish"/>
                <w:sz w:val="20"/>
                <w:szCs w:val="20"/>
              </w:rPr>
            </w:pPr>
            <w:r w:rsidRPr="00227439">
              <w:rPr>
                <w:rFonts w:ascii="Mulish" w:hAnsi="Mulish"/>
                <w:sz w:val="20"/>
                <w:szCs w:val="20"/>
              </w:rPr>
              <w:t>Category</w:t>
            </w:r>
          </w:p>
        </w:tc>
        <w:tc>
          <w:tcPr>
            <w:tcW w:w="5802" w:type="dxa"/>
          </w:tcPr>
          <w:p w:rsidRPr="00227439" w:rsidR="005052B0" w:rsidP="005052B0" w:rsidRDefault="005052B0" w14:paraId="62042EBA" w14:textId="77777777">
            <w:pPr>
              <w:cnfStyle w:val="100000000000" w:firstRow="1" w:lastRow="0" w:firstColumn="0" w:lastColumn="0" w:oddVBand="0" w:evenVBand="0" w:oddHBand="0" w:evenHBand="0" w:firstRowFirstColumn="0" w:firstRowLastColumn="0" w:lastRowFirstColumn="0" w:lastRowLastColumn="0"/>
              <w:rPr>
                <w:rFonts w:ascii="Mulish" w:hAnsi="Mulish"/>
                <w:sz w:val="20"/>
                <w:szCs w:val="20"/>
              </w:rPr>
            </w:pPr>
            <w:r w:rsidRPr="00227439">
              <w:rPr>
                <w:rFonts w:ascii="Mulish" w:hAnsi="Mulish"/>
                <w:sz w:val="20"/>
                <w:szCs w:val="20"/>
              </w:rPr>
              <w:t>Description</w:t>
            </w:r>
          </w:p>
        </w:tc>
      </w:tr>
      <w:tr w:rsidRPr="00693CD7" w:rsidR="005052B0" w:rsidTr="005052B0" w14:paraId="1CDA157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rsidRPr="00227439" w:rsidR="005052B0" w:rsidP="005052B0" w:rsidRDefault="005052B0" w14:paraId="63D50735" w14:textId="77777777">
            <w:pPr>
              <w:rPr>
                <w:rFonts w:ascii="Mulish" w:hAnsi="Mulish"/>
                <w:i/>
                <w:iCs/>
                <w:sz w:val="20"/>
                <w:szCs w:val="20"/>
              </w:rPr>
            </w:pPr>
            <w:r w:rsidRPr="00227439">
              <w:rPr>
                <w:rFonts w:ascii="Mulish" w:hAnsi="Mulish"/>
                <w:i/>
                <w:iCs/>
                <w:sz w:val="20"/>
                <w:szCs w:val="20"/>
              </w:rPr>
              <w:t>Platform foundations</w:t>
            </w:r>
          </w:p>
        </w:tc>
        <w:tc>
          <w:tcPr>
            <w:tcW w:w="5802" w:type="dxa"/>
            <w:shd w:val="clear" w:color="auto" w:fill="auto"/>
          </w:tcPr>
          <w:p w:rsidR="005052B0" w:rsidP="005052B0" w:rsidRDefault="005052B0" w14:paraId="7E8271AA" w14:textId="77777777">
            <w:pPr>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227439">
              <w:rPr>
                <w:rFonts w:ascii="Mulish" w:hAnsi="Mulish"/>
                <w:sz w:val="20"/>
                <w:szCs w:val="20"/>
              </w:rPr>
              <w:t>Here we cover the decision records fundamental to establishing the data platform foundations</w:t>
            </w:r>
          </w:p>
          <w:p w:rsidRPr="00227439" w:rsidR="005052B0" w:rsidP="005052B0" w:rsidRDefault="005052B0" w14:paraId="6D4F78CC" w14:textId="77777777">
            <w:pPr>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p>
        </w:tc>
      </w:tr>
      <w:tr w:rsidRPr="00693CD7" w:rsidR="005052B0" w:rsidTr="005052B0" w14:paraId="381979B5" w14:textId="77777777">
        <w:trPr>
          <w:jc w:val="center"/>
        </w:trPr>
        <w:tc>
          <w:tcPr>
            <w:cnfStyle w:val="001000000000" w:firstRow="0" w:lastRow="0" w:firstColumn="1" w:lastColumn="0" w:oddVBand="0" w:evenVBand="0" w:oddHBand="0" w:evenHBand="0" w:firstRowFirstColumn="0" w:firstRowLastColumn="0" w:lastRowFirstColumn="0" w:lastRowLastColumn="0"/>
            <w:tcW w:w="3686" w:type="dxa"/>
          </w:tcPr>
          <w:p w:rsidRPr="00227439" w:rsidR="005052B0" w:rsidP="005052B0" w:rsidRDefault="005052B0" w14:paraId="7576F4C2" w14:textId="77777777">
            <w:pPr>
              <w:rPr>
                <w:rFonts w:ascii="Mulish" w:hAnsi="Mulish"/>
                <w:b w:val="0"/>
                <w:bCs w:val="0"/>
                <w:i/>
                <w:iCs/>
                <w:caps w:val="0"/>
                <w:sz w:val="20"/>
                <w:szCs w:val="20"/>
              </w:rPr>
            </w:pPr>
            <w:r w:rsidRPr="00227439">
              <w:rPr>
                <w:rFonts w:ascii="Mulish" w:hAnsi="Mulish"/>
                <w:i/>
                <w:iCs/>
                <w:sz w:val="20"/>
                <w:szCs w:val="20"/>
              </w:rPr>
              <w:t>Ingestion capabilities</w:t>
            </w:r>
          </w:p>
        </w:tc>
        <w:tc>
          <w:tcPr>
            <w:tcW w:w="5802" w:type="dxa"/>
          </w:tcPr>
          <w:p w:rsidR="005052B0" w:rsidP="005052B0" w:rsidRDefault="005052B0" w14:paraId="6F98B7F3"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227439">
              <w:rPr>
                <w:rFonts w:ascii="Mulish" w:hAnsi="Mulish"/>
                <w:sz w:val="20"/>
                <w:szCs w:val="20"/>
              </w:rPr>
              <w:t xml:space="preserve">Here we cover the decision records that describe supporting three core ingestion capabilities, </w:t>
            </w:r>
            <w:r w:rsidRPr="00227439">
              <w:rPr>
                <w:rFonts w:ascii="Mulish" w:hAnsi="Mulish"/>
                <w:b/>
                <w:bCs/>
                <w:i/>
                <w:iCs/>
                <w:sz w:val="20"/>
                <w:szCs w:val="20"/>
              </w:rPr>
              <w:t>Streaming</w:t>
            </w:r>
            <w:r w:rsidRPr="00227439">
              <w:rPr>
                <w:rFonts w:ascii="Mulish" w:hAnsi="Mulish"/>
                <w:sz w:val="20"/>
                <w:szCs w:val="20"/>
              </w:rPr>
              <w:t xml:space="preserve">, </w:t>
            </w:r>
            <w:r w:rsidRPr="00227439">
              <w:rPr>
                <w:rFonts w:ascii="Mulish" w:hAnsi="Mulish"/>
                <w:b/>
                <w:bCs/>
                <w:i/>
                <w:iCs/>
                <w:sz w:val="20"/>
                <w:szCs w:val="20"/>
              </w:rPr>
              <w:t>Event Driven</w:t>
            </w:r>
            <w:r w:rsidRPr="00227439">
              <w:rPr>
                <w:rFonts w:ascii="Mulish" w:hAnsi="Mulish"/>
                <w:sz w:val="20"/>
                <w:szCs w:val="20"/>
              </w:rPr>
              <w:t xml:space="preserve"> and </w:t>
            </w:r>
            <w:r w:rsidRPr="00227439">
              <w:rPr>
                <w:rFonts w:ascii="Mulish" w:hAnsi="Mulish"/>
                <w:b/>
                <w:bCs/>
                <w:i/>
                <w:iCs/>
                <w:sz w:val="20"/>
                <w:szCs w:val="20"/>
              </w:rPr>
              <w:t>Batch</w:t>
            </w:r>
            <w:r w:rsidRPr="00227439">
              <w:rPr>
                <w:rFonts w:ascii="Mulish" w:hAnsi="Mulish"/>
                <w:sz w:val="20"/>
                <w:szCs w:val="20"/>
              </w:rPr>
              <w:t>.</w:t>
            </w:r>
          </w:p>
          <w:p w:rsidRPr="00227439" w:rsidR="005052B0" w:rsidP="005052B0" w:rsidRDefault="005052B0" w14:paraId="50D5E0AF"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p>
        </w:tc>
      </w:tr>
      <w:tr w:rsidRPr="00693CD7" w:rsidR="005052B0" w:rsidTr="005052B0" w14:paraId="6991D93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rsidRPr="00227439" w:rsidR="005052B0" w:rsidP="005052B0" w:rsidRDefault="005052B0" w14:paraId="445EF051" w14:textId="77777777">
            <w:pPr>
              <w:rPr>
                <w:rFonts w:ascii="Mulish" w:hAnsi="Mulish"/>
                <w:i/>
                <w:iCs/>
                <w:sz w:val="20"/>
                <w:szCs w:val="20"/>
              </w:rPr>
            </w:pPr>
            <w:r w:rsidRPr="00227439">
              <w:rPr>
                <w:rFonts w:ascii="Mulish" w:hAnsi="Mulish"/>
                <w:i/>
                <w:iCs/>
                <w:sz w:val="20"/>
                <w:szCs w:val="20"/>
              </w:rPr>
              <w:t>Data Storage</w:t>
            </w:r>
          </w:p>
        </w:tc>
        <w:tc>
          <w:tcPr>
            <w:tcW w:w="5802" w:type="dxa"/>
            <w:shd w:val="clear" w:color="auto" w:fill="auto"/>
          </w:tcPr>
          <w:p w:rsidR="005052B0" w:rsidP="005052B0" w:rsidRDefault="005052B0" w14:paraId="09362BEB" w14:textId="77777777">
            <w:pPr>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227439">
              <w:rPr>
                <w:rFonts w:ascii="Mulish" w:hAnsi="Mulish"/>
                <w:sz w:val="20"/>
                <w:szCs w:val="20"/>
              </w:rPr>
              <w:t>Here we cover the decision records that describe the approach for data storage</w:t>
            </w:r>
          </w:p>
          <w:p w:rsidRPr="00227439" w:rsidR="005052B0" w:rsidP="005052B0" w:rsidRDefault="005052B0" w14:paraId="7E3F9DB3" w14:textId="77777777">
            <w:pPr>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p>
        </w:tc>
      </w:tr>
      <w:tr w:rsidRPr="00693CD7" w:rsidR="005052B0" w:rsidTr="005052B0" w14:paraId="270F8150" w14:textId="77777777">
        <w:trPr>
          <w:jc w:val="center"/>
        </w:trPr>
        <w:tc>
          <w:tcPr>
            <w:cnfStyle w:val="001000000000" w:firstRow="0" w:lastRow="0" w:firstColumn="1" w:lastColumn="0" w:oddVBand="0" w:evenVBand="0" w:oddHBand="0" w:evenHBand="0" w:firstRowFirstColumn="0" w:firstRowLastColumn="0" w:lastRowFirstColumn="0" w:lastRowLastColumn="0"/>
            <w:tcW w:w="3686" w:type="dxa"/>
          </w:tcPr>
          <w:p w:rsidRPr="00227439" w:rsidR="005052B0" w:rsidP="005052B0" w:rsidRDefault="005052B0" w14:paraId="1B479A5B" w14:textId="77777777">
            <w:pPr>
              <w:rPr>
                <w:rFonts w:ascii="Mulish" w:hAnsi="Mulish"/>
                <w:i/>
                <w:iCs/>
                <w:sz w:val="20"/>
                <w:szCs w:val="20"/>
              </w:rPr>
            </w:pPr>
            <w:r w:rsidRPr="00227439">
              <w:rPr>
                <w:rFonts w:ascii="Mulish" w:hAnsi="Mulish"/>
                <w:i/>
                <w:iCs/>
                <w:sz w:val="20"/>
                <w:szCs w:val="20"/>
              </w:rPr>
              <w:t>processing and compute</w:t>
            </w:r>
          </w:p>
        </w:tc>
        <w:tc>
          <w:tcPr>
            <w:tcW w:w="5802" w:type="dxa"/>
          </w:tcPr>
          <w:p w:rsidR="005052B0" w:rsidP="005052B0" w:rsidRDefault="005052B0" w14:paraId="24F95A72"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227439">
              <w:rPr>
                <w:rFonts w:ascii="Mulish" w:hAnsi="Mulish"/>
                <w:sz w:val="20"/>
                <w:szCs w:val="20"/>
              </w:rPr>
              <w:t>Here we cover the decision records that describe data processing, transformations and general compute policy</w:t>
            </w:r>
          </w:p>
          <w:p w:rsidRPr="00227439" w:rsidR="005052B0" w:rsidP="005052B0" w:rsidRDefault="005052B0" w14:paraId="0D0F8289"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p>
        </w:tc>
      </w:tr>
      <w:tr w:rsidRPr="00693CD7" w:rsidR="005052B0" w:rsidTr="005052B0" w14:paraId="16A6D29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rsidRPr="00227439" w:rsidR="005052B0" w:rsidP="005052B0" w:rsidRDefault="005052B0" w14:paraId="18E08EBD" w14:textId="77777777">
            <w:pPr>
              <w:rPr>
                <w:rFonts w:ascii="Mulish" w:hAnsi="Mulish"/>
                <w:i/>
                <w:iCs/>
                <w:sz w:val="20"/>
                <w:szCs w:val="20"/>
              </w:rPr>
            </w:pPr>
            <w:r w:rsidRPr="00227439">
              <w:rPr>
                <w:rFonts w:ascii="Mulish" w:hAnsi="Mulish"/>
                <w:i/>
                <w:iCs/>
                <w:sz w:val="20"/>
                <w:szCs w:val="20"/>
              </w:rPr>
              <w:t>Governance and curation</w:t>
            </w:r>
          </w:p>
        </w:tc>
        <w:tc>
          <w:tcPr>
            <w:tcW w:w="5802" w:type="dxa"/>
            <w:shd w:val="clear" w:color="auto" w:fill="auto"/>
          </w:tcPr>
          <w:p w:rsidR="005052B0" w:rsidP="005052B0" w:rsidRDefault="005052B0" w14:paraId="79D0B6BB" w14:textId="77777777">
            <w:pPr>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227439">
              <w:rPr>
                <w:rFonts w:ascii="Mulish" w:hAnsi="Mulish"/>
                <w:sz w:val="20"/>
                <w:szCs w:val="20"/>
              </w:rPr>
              <w:t>Here we cover the decision records that describe governance of data on the platform, including data quality and curation</w:t>
            </w:r>
          </w:p>
          <w:p w:rsidRPr="00227439" w:rsidR="005052B0" w:rsidP="005052B0" w:rsidRDefault="005052B0" w14:paraId="56FF2E7A" w14:textId="77777777">
            <w:pPr>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p>
        </w:tc>
      </w:tr>
      <w:tr w:rsidRPr="00693CD7" w:rsidR="005052B0" w:rsidTr="005052B0" w14:paraId="46A505DD" w14:textId="77777777">
        <w:trPr>
          <w:jc w:val="center"/>
        </w:trPr>
        <w:tc>
          <w:tcPr>
            <w:cnfStyle w:val="001000000000" w:firstRow="0" w:lastRow="0" w:firstColumn="1" w:lastColumn="0" w:oddVBand="0" w:evenVBand="0" w:oddHBand="0" w:evenHBand="0" w:firstRowFirstColumn="0" w:firstRowLastColumn="0" w:lastRowFirstColumn="0" w:lastRowLastColumn="0"/>
            <w:tcW w:w="3686" w:type="dxa"/>
          </w:tcPr>
          <w:p w:rsidRPr="00227439" w:rsidR="005052B0" w:rsidP="005052B0" w:rsidRDefault="005052B0" w14:paraId="18EAB824" w14:textId="77777777">
            <w:pPr>
              <w:rPr>
                <w:rFonts w:ascii="Mulish" w:hAnsi="Mulish"/>
                <w:i/>
                <w:iCs/>
                <w:sz w:val="20"/>
                <w:szCs w:val="20"/>
              </w:rPr>
            </w:pPr>
            <w:r w:rsidRPr="00227439">
              <w:rPr>
                <w:rFonts w:ascii="Mulish" w:hAnsi="Mulish"/>
                <w:i/>
                <w:iCs/>
                <w:sz w:val="20"/>
                <w:szCs w:val="20"/>
              </w:rPr>
              <w:t>consuming data</w:t>
            </w:r>
          </w:p>
        </w:tc>
        <w:tc>
          <w:tcPr>
            <w:tcW w:w="5802" w:type="dxa"/>
          </w:tcPr>
          <w:p w:rsidR="005052B0" w:rsidP="005052B0" w:rsidRDefault="005052B0" w14:paraId="7FA6EE27"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227439">
              <w:rPr>
                <w:rFonts w:ascii="Mulish" w:hAnsi="Mulish"/>
                <w:sz w:val="20"/>
                <w:szCs w:val="20"/>
              </w:rPr>
              <w:t>Here we cover the decision records that describe the capabilities for consuming data from the platform</w:t>
            </w:r>
          </w:p>
          <w:p w:rsidRPr="00227439" w:rsidR="005052B0" w:rsidP="005052B0" w:rsidRDefault="005052B0" w14:paraId="420B4D65" w14:textId="77777777">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p>
        </w:tc>
      </w:tr>
      <w:tr w:rsidRPr="00693CD7" w:rsidR="005052B0" w:rsidTr="005052B0" w14:paraId="254C937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rsidRPr="00227439" w:rsidR="005052B0" w:rsidP="005052B0" w:rsidRDefault="005052B0" w14:paraId="43DED7E3" w14:textId="77777777">
            <w:pPr>
              <w:rPr>
                <w:rFonts w:ascii="Mulish" w:hAnsi="Mulish"/>
                <w:i/>
                <w:iCs/>
                <w:sz w:val="20"/>
                <w:szCs w:val="20"/>
              </w:rPr>
            </w:pPr>
            <w:r w:rsidRPr="00227439">
              <w:rPr>
                <w:rFonts w:ascii="Mulish" w:hAnsi="Mulish"/>
                <w:i/>
                <w:iCs/>
                <w:sz w:val="20"/>
                <w:szCs w:val="20"/>
              </w:rPr>
              <w:t>platform operations</w:t>
            </w:r>
          </w:p>
        </w:tc>
        <w:tc>
          <w:tcPr>
            <w:tcW w:w="5802" w:type="dxa"/>
            <w:shd w:val="clear" w:color="auto" w:fill="auto"/>
          </w:tcPr>
          <w:p w:rsidRPr="00227439" w:rsidR="005052B0" w:rsidP="005052B0" w:rsidRDefault="005052B0" w14:paraId="570CE8D2" w14:textId="77777777">
            <w:pPr>
              <w:cnfStyle w:val="000000100000" w:firstRow="0" w:lastRow="0" w:firstColumn="0" w:lastColumn="0" w:oddVBand="0" w:evenVBand="0" w:oddHBand="1" w:evenHBand="0" w:firstRowFirstColumn="0" w:firstRowLastColumn="0" w:lastRowFirstColumn="0" w:lastRowLastColumn="0"/>
              <w:rPr>
                <w:rFonts w:ascii="Mulish" w:hAnsi="Mulish"/>
                <w:sz w:val="20"/>
                <w:szCs w:val="20"/>
              </w:rPr>
            </w:pPr>
            <w:r w:rsidRPr="00227439">
              <w:rPr>
                <w:rFonts w:ascii="Mulish" w:hAnsi="Mulish"/>
                <w:sz w:val="20"/>
                <w:szCs w:val="20"/>
              </w:rPr>
              <w:t>Here we cover the decision records that describe the efficient operation and management of the platform, including logging, monitoring and infrastructure as code considerations</w:t>
            </w:r>
          </w:p>
        </w:tc>
      </w:tr>
      <w:tr w:rsidRPr="00693CD7" w:rsidR="005052B0" w:rsidTr="005052B0" w14:paraId="58C12433" w14:textId="77777777">
        <w:trPr>
          <w:jc w:val="center"/>
        </w:trPr>
        <w:tc>
          <w:tcPr>
            <w:cnfStyle w:val="001000000000" w:firstRow="0" w:lastRow="0" w:firstColumn="1" w:lastColumn="0" w:oddVBand="0" w:evenVBand="0" w:oddHBand="0" w:evenHBand="0" w:firstRowFirstColumn="0" w:firstRowLastColumn="0" w:lastRowFirstColumn="0" w:lastRowLastColumn="0"/>
            <w:tcW w:w="3686" w:type="dxa"/>
          </w:tcPr>
          <w:p w:rsidRPr="00693CD7" w:rsidR="005052B0" w:rsidP="005052B0" w:rsidRDefault="005052B0" w14:paraId="05C1E12D" w14:textId="77777777">
            <w:pPr>
              <w:rPr>
                <w:rFonts w:ascii="Mulish" w:hAnsi="Mulish"/>
              </w:rPr>
            </w:pPr>
          </w:p>
        </w:tc>
        <w:tc>
          <w:tcPr>
            <w:tcW w:w="5802" w:type="dxa"/>
          </w:tcPr>
          <w:p w:rsidRPr="00693CD7" w:rsidR="005052B0" w:rsidP="005052B0" w:rsidRDefault="005052B0" w14:paraId="79E81D83" w14:textId="77777777">
            <w:pPr>
              <w:cnfStyle w:val="000000000000" w:firstRow="0" w:lastRow="0" w:firstColumn="0" w:lastColumn="0" w:oddVBand="0" w:evenVBand="0" w:oddHBand="0" w:evenHBand="0" w:firstRowFirstColumn="0" w:firstRowLastColumn="0" w:lastRowFirstColumn="0" w:lastRowLastColumn="0"/>
              <w:rPr>
                <w:rFonts w:ascii="Mulish" w:hAnsi="Mulish"/>
              </w:rPr>
            </w:pPr>
          </w:p>
        </w:tc>
      </w:tr>
    </w:tbl>
    <w:p w:rsidR="007167E0" w:rsidP="009C54B0" w:rsidRDefault="007167E0" w14:paraId="52FE2654" w14:textId="77777777">
      <w:pPr>
        <w:rPr>
          <w:rFonts w:ascii="Mulish" w:hAnsi="Mulish"/>
        </w:rPr>
      </w:pPr>
    </w:p>
    <w:p w:rsidR="007167E0" w:rsidP="009C54B0" w:rsidRDefault="007167E0" w14:paraId="2B372092" w14:textId="77777777">
      <w:pPr>
        <w:rPr>
          <w:rFonts w:ascii="Mulish" w:hAnsi="Mulish"/>
        </w:rPr>
        <w:sectPr w:rsidR="007167E0" w:rsidSect="0095748F">
          <w:pgSz w:w="11906" w:h="16838" w:orient="portrait"/>
          <w:pgMar w:top="1440" w:right="1110" w:bottom="1440" w:left="1298" w:header="708" w:footer="200" w:gutter="0"/>
          <w:cols w:space="708"/>
          <w:docGrid w:linePitch="360"/>
        </w:sectPr>
      </w:pPr>
    </w:p>
    <w:p w:rsidR="002B61D6" w:rsidRDefault="002B61D6" w14:paraId="3BC11B4B" w14:textId="77777777">
      <w:pPr>
        <w:rPr>
          <w:rFonts w:ascii="Mulish" w:hAnsi="Mulish"/>
        </w:rPr>
      </w:pPr>
    </w:p>
    <w:p w:rsidR="002B61D6" w:rsidP="002B61D6" w:rsidRDefault="002B61D6" w14:paraId="4C46324C" w14:textId="77777777">
      <w:pPr>
        <w:keepNext/>
      </w:pPr>
      <w:r>
        <w:rPr>
          <w:rFonts w:ascii="Mulish" w:hAnsi="Mulish"/>
          <w:noProof/>
        </w:rPr>
        <w:drawing>
          <wp:inline distT="0" distB="0" distL="0" distR="0" wp14:anchorId="2448E293" wp14:editId="7E3B01E1">
            <wp:extent cx="8878509" cy="3876925"/>
            <wp:effectExtent l="0" t="0" r="0" b="0"/>
            <wp:docPr id="1736871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71052" name="Picture 3"/>
                    <pic:cNvPicPr/>
                  </pic:nvPicPr>
                  <pic:blipFill rotWithShape="1">
                    <a:blip r:embed="rId24" cstate="print">
                      <a:extLst>
                        <a:ext uri="{28A0092B-C50C-407E-A947-70E740481C1C}">
                          <a14:useLocalDpi xmlns:a14="http://schemas.microsoft.com/office/drawing/2010/main" val="0"/>
                        </a:ext>
                      </a:extLst>
                    </a:blip>
                    <a:srcRect l="10786"/>
                    <a:stretch>
                      <a:fillRect/>
                    </a:stretch>
                  </pic:blipFill>
                  <pic:spPr bwMode="auto">
                    <a:xfrm>
                      <a:off x="0" y="0"/>
                      <a:ext cx="8878509" cy="3876925"/>
                    </a:xfrm>
                    <a:prstGeom prst="rect">
                      <a:avLst/>
                    </a:prstGeom>
                    <a:ln>
                      <a:noFill/>
                    </a:ln>
                    <a:extLst>
                      <a:ext uri="{53640926-AAD7-44D8-BBD7-CCE9431645EC}">
                        <a14:shadowObscured xmlns:a14="http://schemas.microsoft.com/office/drawing/2010/main"/>
                      </a:ext>
                    </a:extLst>
                  </pic:spPr>
                </pic:pic>
              </a:graphicData>
            </a:graphic>
          </wp:inline>
        </w:drawing>
      </w:r>
    </w:p>
    <w:p w:rsidRPr="002B61D6" w:rsidR="003B22D1" w:rsidP="002B61D6" w:rsidRDefault="002B61D6" w14:paraId="5C1DC346" w14:textId="2BE9AA47">
      <w:pPr>
        <w:pStyle w:val="Caption"/>
        <w:jc w:val="center"/>
        <w:rPr>
          <w:rFonts w:ascii="Mulish" w:hAnsi="Mulish"/>
        </w:rPr>
      </w:pPr>
      <w:bookmarkStart w:name="_Ref238199886" w:id="133"/>
      <w:bookmarkStart w:name="_Toc240531983" w:id="134"/>
      <w:r w:rsidRPr="002B61D6">
        <w:rPr>
          <w:rFonts w:ascii="Mulish" w:hAnsi="Mulish"/>
        </w:rPr>
        <w:t xml:space="preserve">Figure </w:t>
      </w:r>
      <w:r w:rsidRPr="002B61D6">
        <w:rPr>
          <w:rFonts w:ascii="Mulish" w:hAnsi="Mulish"/>
        </w:rPr>
        <w:fldChar w:fldCharType="begin"/>
      </w:r>
      <w:r w:rsidRPr="002B61D6">
        <w:rPr>
          <w:rFonts w:ascii="Mulish" w:hAnsi="Mulish"/>
        </w:rPr>
        <w:instrText xml:space="preserve"> SEQ Figure \* ARABIC </w:instrText>
      </w:r>
      <w:r w:rsidRPr="002B61D6">
        <w:rPr>
          <w:rFonts w:ascii="Mulish" w:hAnsi="Mulish"/>
        </w:rPr>
        <w:fldChar w:fldCharType="separate"/>
      </w:r>
      <w:r w:rsidR="00F32F3C">
        <w:rPr>
          <w:rFonts w:ascii="Mulish" w:hAnsi="Mulish"/>
          <w:noProof/>
        </w:rPr>
        <w:t>2</w:t>
      </w:r>
      <w:r w:rsidRPr="002B61D6">
        <w:rPr>
          <w:rFonts w:ascii="Mulish" w:hAnsi="Mulish"/>
        </w:rPr>
        <w:fldChar w:fldCharType="end"/>
      </w:r>
      <w:bookmarkEnd w:id="133"/>
      <w:r w:rsidRPr="002B61D6">
        <w:rPr>
          <w:rFonts w:ascii="Mulish" w:hAnsi="Mulish"/>
        </w:rPr>
        <w:t>: High-level system context (C1) architecture design for the Doubtless Europe and UK Data Platform</w:t>
      </w:r>
      <w:bookmarkEnd w:id="134"/>
    </w:p>
    <w:p w:rsidR="003B22D1" w:rsidRDefault="003B22D1" w14:paraId="34D36797" w14:textId="77777777">
      <w:pPr>
        <w:rPr>
          <w:rFonts w:ascii="Mulish" w:hAnsi="Mulish"/>
        </w:rPr>
      </w:pPr>
    </w:p>
    <w:p w:rsidR="003B22D1" w:rsidRDefault="003B22D1" w14:paraId="18FF4E79" w14:textId="7CD93BAD">
      <w:pPr>
        <w:rPr>
          <w:rFonts w:ascii="Mulish" w:hAnsi="Mulish" w:eastAsiaTheme="majorEastAsia" w:cstheme="majorBidi"/>
          <w:i/>
          <w:iCs/>
          <w:color w:val="0F4761" w:themeColor="accent1" w:themeShade="BF"/>
        </w:rPr>
      </w:pPr>
      <w:r>
        <w:rPr>
          <w:rFonts w:ascii="Mulish" w:hAnsi="Mulish"/>
        </w:rPr>
        <w:br w:type="page"/>
      </w:r>
    </w:p>
    <w:p w:rsidRPr="00832A18" w:rsidR="00A55F95" w:rsidP="00832A18" w:rsidRDefault="00693CD7" w14:paraId="283EC058" w14:textId="3489794D">
      <w:pPr>
        <w:pStyle w:val="Heading4"/>
        <w:rPr>
          <w:rFonts w:ascii="Mulish" w:hAnsi="Mulish"/>
        </w:rPr>
      </w:pPr>
      <w:bookmarkStart w:name="_Toc240531972" w:id="135"/>
      <w:r w:rsidRPr="00693CD7">
        <w:rPr>
          <w:rFonts w:ascii="Mulish" w:hAnsi="Mulish"/>
        </w:rPr>
        <w:lastRenderedPageBreak/>
        <w:t>Platform Foundations</w:t>
      </w:r>
      <w:bookmarkEnd w:id="135"/>
      <w:r w:rsidR="00AF4AF5">
        <w:rPr>
          <w:rFonts w:ascii="Mulish" w:hAnsi="Mulish"/>
        </w:rPr>
        <w:tab/>
      </w:r>
    </w:p>
    <w:tbl>
      <w:tblPr>
        <w:tblStyle w:val="PlainTable3"/>
        <w:tblW w:w="14175" w:type="dxa"/>
        <w:tblLook w:val="06A0" w:firstRow="1" w:lastRow="0" w:firstColumn="1" w:lastColumn="0" w:noHBand="1" w:noVBand="1"/>
      </w:tblPr>
      <w:tblGrid>
        <w:gridCol w:w="1186"/>
        <w:gridCol w:w="2075"/>
        <w:gridCol w:w="3543"/>
        <w:gridCol w:w="7371"/>
      </w:tblGrid>
      <w:tr w:rsidRPr="009D210A" w:rsidR="009D210A" w:rsidTr="23685E28" w14:paraId="1CE8F280"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186" w:type="dxa"/>
            <w:noWrap/>
            <w:hideMark/>
          </w:tcPr>
          <w:p w:rsidRPr="009D210A" w:rsidR="009D210A" w:rsidP="00B76A1F" w:rsidRDefault="009D210A" w14:paraId="210A01F0" w14:textId="77777777">
            <w:pPr>
              <w:rPr>
                <w:rFonts w:ascii="Mulish" w:hAnsi="Mulish"/>
                <w:color w:val="000000"/>
                <w:sz w:val="20"/>
                <w:szCs w:val="20"/>
              </w:rPr>
            </w:pPr>
            <w:r w:rsidRPr="009D210A">
              <w:rPr>
                <w:rFonts w:ascii="Mulish" w:hAnsi="Mulish"/>
                <w:color w:val="000000"/>
                <w:sz w:val="20"/>
                <w:szCs w:val="20"/>
              </w:rPr>
              <w:t>ADD ID</w:t>
            </w:r>
          </w:p>
        </w:tc>
        <w:tc>
          <w:tcPr>
            <w:tcW w:w="2075" w:type="dxa"/>
            <w:noWrap/>
            <w:hideMark/>
          </w:tcPr>
          <w:p w:rsidRPr="009D210A" w:rsidR="009D210A" w:rsidP="00B76A1F" w:rsidRDefault="009D210A" w14:paraId="17F90917" w14:textId="0B2ADC64">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 xml:space="preserve">Mapped </w:t>
            </w:r>
            <w:r w:rsidR="00181B7A">
              <w:rPr>
                <w:rFonts w:ascii="Mulish" w:hAnsi="Mulish"/>
                <w:color w:val="000000"/>
                <w:sz w:val="20"/>
                <w:szCs w:val="20"/>
              </w:rPr>
              <w:t>FR-</w:t>
            </w:r>
            <w:r w:rsidRPr="009D210A">
              <w:rPr>
                <w:rFonts w:ascii="Mulish" w:hAnsi="Mulish"/>
                <w:color w:val="000000"/>
                <w:sz w:val="20"/>
                <w:szCs w:val="20"/>
              </w:rPr>
              <w:t>IDs</w:t>
            </w:r>
          </w:p>
        </w:tc>
        <w:tc>
          <w:tcPr>
            <w:tcW w:w="3543" w:type="dxa"/>
            <w:noWrap/>
            <w:hideMark/>
          </w:tcPr>
          <w:p w:rsidRPr="009D210A" w:rsidR="009D210A" w:rsidP="00B76A1F" w:rsidRDefault="009D210A" w14:paraId="47DE73F9"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Decision</w:t>
            </w:r>
          </w:p>
        </w:tc>
        <w:tc>
          <w:tcPr>
            <w:tcW w:w="7371" w:type="dxa"/>
            <w:noWrap/>
            <w:hideMark/>
          </w:tcPr>
          <w:p w:rsidRPr="009D210A" w:rsidR="009D210A" w:rsidP="00B76A1F" w:rsidRDefault="009D210A" w14:paraId="3C13EF46"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Rationale</w:t>
            </w:r>
          </w:p>
        </w:tc>
      </w:tr>
      <w:tr w:rsidRPr="009D210A" w:rsidR="009D210A" w:rsidTr="23685E28" w14:paraId="7E13D291" w14:textId="77777777">
        <w:trPr>
          <w:trHeight w:val="1541"/>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D210A" w:rsidR="009D210A" w:rsidP="00B76A1F" w:rsidRDefault="009D210A" w14:paraId="2FABDC9C" w14:textId="77777777">
            <w:pPr>
              <w:rPr>
                <w:rFonts w:ascii="Mulish" w:hAnsi="Mulish"/>
                <w:color w:val="000000"/>
                <w:sz w:val="20"/>
                <w:szCs w:val="20"/>
              </w:rPr>
            </w:pPr>
            <w:r w:rsidRPr="009D210A">
              <w:rPr>
                <w:rFonts w:ascii="Mulish" w:hAnsi="Mulish"/>
                <w:color w:val="000000"/>
                <w:sz w:val="20"/>
                <w:szCs w:val="20"/>
              </w:rPr>
              <w:t>ADD-001</w:t>
            </w:r>
          </w:p>
        </w:tc>
        <w:tc>
          <w:tcPr>
            <w:tcW w:w="2075" w:type="dxa"/>
            <w:noWrap/>
            <w:hideMark/>
          </w:tcPr>
          <w:p w:rsidRPr="009D210A" w:rsidR="009D210A" w:rsidP="00B76A1F" w:rsidRDefault="009D210A" w14:paraId="6F3B2AC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FR-001, FR-008, FR-013, FR-020, FR-024</w:t>
            </w:r>
          </w:p>
        </w:tc>
        <w:tc>
          <w:tcPr>
            <w:tcW w:w="3543" w:type="dxa"/>
            <w:noWrap/>
            <w:hideMark/>
          </w:tcPr>
          <w:p w:rsidRPr="009D210A" w:rsidR="009D210A" w:rsidP="00B76A1F" w:rsidRDefault="009D210A" w14:paraId="4BE519E4" w14:textId="7777777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D210A">
              <w:rPr>
                <w:rFonts w:ascii="Mulish" w:hAnsi="Mulish"/>
                <w:i/>
                <w:iCs/>
                <w:color w:val="000000"/>
                <w:sz w:val="20"/>
                <w:szCs w:val="20"/>
              </w:rPr>
              <w:t>Azure will be the strategic cloud platform</w:t>
            </w:r>
          </w:p>
        </w:tc>
        <w:tc>
          <w:tcPr>
            <w:tcW w:w="7371" w:type="dxa"/>
            <w:noWrap/>
            <w:hideMark/>
          </w:tcPr>
          <w:p w:rsidR="009D210A" w:rsidP="00B76A1F" w:rsidRDefault="009D210A" w14:paraId="262CA46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The </w:t>
            </w:r>
            <w:r w:rsidRPr="009D210A">
              <w:rPr>
                <w:rFonts w:ascii="Mulish" w:hAnsi="Mulish"/>
                <w:b/>
                <w:bCs/>
                <w:i/>
                <w:iCs/>
                <w:color w:val="000000"/>
                <w:sz w:val="20"/>
                <w:szCs w:val="20"/>
              </w:rPr>
              <w:t>Doubtless Group Data Platform</w:t>
            </w:r>
            <w:r>
              <w:rPr>
                <w:rFonts w:ascii="Mulish" w:hAnsi="Mulish"/>
                <w:color w:val="000000"/>
                <w:sz w:val="20"/>
                <w:szCs w:val="20"/>
              </w:rPr>
              <w:t xml:space="preserve"> will be built </w:t>
            </w:r>
            <w:r w:rsidRPr="009D210A">
              <w:rPr>
                <w:rFonts w:ascii="Mulish" w:hAnsi="Mulish"/>
                <w:color w:val="000000"/>
                <w:sz w:val="20"/>
                <w:szCs w:val="20"/>
              </w:rPr>
              <w:t xml:space="preserve">natively on </w:t>
            </w:r>
            <w:r w:rsidRPr="009D210A">
              <w:rPr>
                <w:rFonts w:ascii="Mulish" w:hAnsi="Mulish"/>
                <w:b/>
                <w:bCs/>
                <w:i/>
                <w:iCs/>
                <w:color w:val="000000"/>
                <w:sz w:val="20"/>
                <w:szCs w:val="20"/>
              </w:rPr>
              <w:t>Microsoft Azure</w:t>
            </w:r>
            <w:r w:rsidRPr="009D210A">
              <w:rPr>
                <w:rFonts w:ascii="Mulish" w:hAnsi="Mulish"/>
                <w:color w:val="000000"/>
                <w:sz w:val="20"/>
                <w:szCs w:val="20"/>
              </w:rPr>
              <w:t xml:space="preserve"> using managed PaaS services wherever practical. </w:t>
            </w:r>
          </w:p>
          <w:p w:rsidR="009D210A" w:rsidP="00B76A1F" w:rsidRDefault="009D210A" w14:paraId="1B35DC4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D210A" w:rsidP="00B76A1F" w:rsidRDefault="009D210A" w14:paraId="5D442BB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This approach aligns</w:t>
            </w:r>
            <w:r w:rsidRPr="009D210A">
              <w:rPr>
                <w:rFonts w:ascii="Mulish" w:hAnsi="Mulish"/>
                <w:color w:val="000000"/>
                <w:sz w:val="20"/>
                <w:szCs w:val="20"/>
              </w:rPr>
              <w:t xml:space="preserve"> with the </w:t>
            </w:r>
            <w:r w:rsidRPr="009D210A">
              <w:rPr>
                <w:rFonts w:ascii="Mulish" w:hAnsi="Mulish"/>
                <w:b/>
                <w:bCs/>
                <w:i/>
                <w:iCs/>
                <w:color w:val="000000"/>
                <w:sz w:val="20"/>
                <w:szCs w:val="20"/>
              </w:rPr>
              <w:t>Calandra</w:t>
            </w:r>
            <w:r>
              <w:rPr>
                <w:rFonts w:ascii="Mulish" w:hAnsi="Mulish"/>
                <w:color w:val="000000"/>
                <w:sz w:val="20"/>
                <w:szCs w:val="20"/>
              </w:rPr>
              <w:t xml:space="preserve"> </w:t>
            </w:r>
            <w:r w:rsidRPr="009D210A">
              <w:rPr>
                <w:rFonts w:ascii="Mulish" w:hAnsi="Mulish"/>
                <w:color w:val="000000"/>
                <w:sz w:val="20"/>
                <w:szCs w:val="20"/>
              </w:rPr>
              <w:t>Azure Landing Zone architecture, reduces infrastructure management, improves scalability, resilience and security, and enables standardisation</w:t>
            </w:r>
            <w:r>
              <w:rPr>
                <w:rFonts w:ascii="Mulish" w:hAnsi="Mulish"/>
                <w:color w:val="000000"/>
                <w:sz w:val="20"/>
                <w:szCs w:val="20"/>
              </w:rPr>
              <w:t xml:space="preserve"> across the </w:t>
            </w:r>
            <w:r w:rsidR="001D1965">
              <w:rPr>
                <w:rFonts w:ascii="Mulish" w:hAnsi="Mulish"/>
                <w:color w:val="000000"/>
                <w:sz w:val="20"/>
                <w:szCs w:val="20"/>
              </w:rPr>
              <w:t>whole Doubtless estate</w:t>
            </w:r>
            <w:r w:rsidRPr="009D210A">
              <w:rPr>
                <w:rFonts w:ascii="Mulish" w:hAnsi="Mulish"/>
                <w:color w:val="000000"/>
                <w:sz w:val="20"/>
                <w:szCs w:val="20"/>
              </w:rPr>
              <w:t>.</w:t>
            </w:r>
          </w:p>
          <w:p w:rsidRPr="009D210A" w:rsidR="001D1965" w:rsidP="00B76A1F" w:rsidRDefault="001D1965" w14:paraId="2F1F1493" w14:textId="23E4D2D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9D210A" w:rsidTr="23685E28" w14:paraId="770B06A8"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D210A" w:rsidR="009D210A" w:rsidP="00B76A1F" w:rsidRDefault="009D210A" w14:paraId="59820627" w14:textId="77777777">
            <w:pPr>
              <w:rPr>
                <w:rFonts w:ascii="Mulish" w:hAnsi="Mulish"/>
                <w:color w:val="000000"/>
                <w:sz w:val="20"/>
                <w:szCs w:val="20"/>
              </w:rPr>
            </w:pPr>
            <w:r w:rsidRPr="009D210A">
              <w:rPr>
                <w:rFonts w:ascii="Mulish" w:hAnsi="Mulish"/>
                <w:color w:val="000000"/>
                <w:sz w:val="20"/>
                <w:szCs w:val="20"/>
              </w:rPr>
              <w:t>ADD-002</w:t>
            </w:r>
          </w:p>
        </w:tc>
        <w:tc>
          <w:tcPr>
            <w:tcW w:w="2075" w:type="dxa"/>
            <w:noWrap/>
            <w:hideMark/>
          </w:tcPr>
          <w:p w:rsidRPr="009D210A" w:rsidR="009D210A" w:rsidP="00B76A1F" w:rsidRDefault="009D210A" w14:paraId="6C32DB3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FR-001, FR-007, FR-008, FR-009, FR-014, FR-021, FR-022, FR-023</w:t>
            </w:r>
          </w:p>
        </w:tc>
        <w:tc>
          <w:tcPr>
            <w:tcW w:w="3543" w:type="dxa"/>
            <w:noWrap/>
            <w:hideMark/>
          </w:tcPr>
          <w:p w:rsidRPr="009D210A" w:rsidR="009D210A" w:rsidP="00B76A1F" w:rsidRDefault="009D210A" w14:paraId="761086AC" w14:textId="7777777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D210A">
              <w:rPr>
                <w:rFonts w:ascii="Mulish" w:hAnsi="Mulish"/>
                <w:i/>
                <w:iCs/>
                <w:color w:val="000000"/>
                <w:sz w:val="20"/>
                <w:szCs w:val="20"/>
              </w:rPr>
              <w:t>Azure Databricks will be the core data platform</w:t>
            </w:r>
          </w:p>
        </w:tc>
        <w:tc>
          <w:tcPr>
            <w:tcW w:w="7371" w:type="dxa"/>
            <w:noWrap/>
            <w:hideMark/>
          </w:tcPr>
          <w:p w:rsidR="009D210A" w:rsidP="00B76A1F" w:rsidRDefault="009D210A" w14:paraId="5ED9F24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181B7A">
              <w:rPr>
                <w:rFonts w:ascii="Mulish" w:hAnsi="Mulish"/>
                <w:b/>
                <w:bCs/>
                <w:i/>
                <w:iCs/>
                <w:color w:val="000000"/>
                <w:sz w:val="20"/>
                <w:szCs w:val="20"/>
              </w:rPr>
              <w:t>Azure Databricks</w:t>
            </w:r>
            <w:r w:rsidRPr="009D210A">
              <w:rPr>
                <w:rFonts w:ascii="Mulish" w:hAnsi="Mulish"/>
                <w:color w:val="000000"/>
                <w:sz w:val="20"/>
                <w:szCs w:val="20"/>
              </w:rPr>
              <w:t xml:space="preserve"> will </w:t>
            </w:r>
            <w:r w:rsidR="00181B7A">
              <w:rPr>
                <w:rFonts w:ascii="Mulish" w:hAnsi="Mulish"/>
                <w:color w:val="000000"/>
                <w:sz w:val="20"/>
                <w:szCs w:val="20"/>
              </w:rPr>
              <w:t xml:space="preserve">be the established </w:t>
            </w:r>
            <w:r w:rsidRPr="009D210A">
              <w:rPr>
                <w:rFonts w:ascii="Mulish" w:hAnsi="Mulish"/>
                <w:color w:val="000000"/>
                <w:sz w:val="20"/>
                <w:szCs w:val="20"/>
              </w:rPr>
              <w:t xml:space="preserve">central platform for data processing, engineering and governed data access. </w:t>
            </w:r>
            <w:r w:rsidR="00181B7A">
              <w:rPr>
                <w:rFonts w:ascii="Mulish" w:hAnsi="Mulish"/>
                <w:color w:val="000000"/>
                <w:sz w:val="20"/>
                <w:szCs w:val="20"/>
              </w:rPr>
              <w:t>The use of Databricks will s</w:t>
            </w:r>
            <w:r w:rsidRPr="009D210A">
              <w:rPr>
                <w:rFonts w:ascii="Mulish" w:hAnsi="Mulish"/>
                <w:color w:val="000000"/>
                <w:sz w:val="20"/>
                <w:szCs w:val="20"/>
              </w:rPr>
              <w:t xml:space="preserve">upports </w:t>
            </w:r>
            <w:r w:rsidRPr="00FD56E6">
              <w:rPr>
                <w:rFonts w:ascii="Mulish" w:hAnsi="Mulish"/>
                <w:b/>
                <w:bCs/>
                <w:i/>
                <w:iCs/>
                <w:color w:val="000000"/>
                <w:sz w:val="20"/>
                <w:szCs w:val="20"/>
              </w:rPr>
              <w:t>batch</w:t>
            </w:r>
            <w:r w:rsidRPr="009D210A">
              <w:rPr>
                <w:rFonts w:ascii="Mulish" w:hAnsi="Mulish"/>
                <w:color w:val="000000"/>
                <w:sz w:val="20"/>
                <w:szCs w:val="20"/>
              </w:rPr>
              <w:t xml:space="preserve">, </w:t>
            </w:r>
            <w:r w:rsidRPr="00FD56E6">
              <w:rPr>
                <w:rFonts w:ascii="Mulish" w:hAnsi="Mulish"/>
                <w:b/>
                <w:bCs/>
                <w:i/>
                <w:iCs/>
                <w:color w:val="000000"/>
                <w:sz w:val="20"/>
                <w:szCs w:val="20"/>
              </w:rPr>
              <w:t>event driven</w:t>
            </w:r>
            <w:r w:rsidRPr="009D210A">
              <w:rPr>
                <w:rFonts w:ascii="Mulish" w:hAnsi="Mulish"/>
                <w:color w:val="000000"/>
                <w:sz w:val="20"/>
                <w:szCs w:val="20"/>
              </w:rPr>
              <w:t xml:space="preserve"> and </w:t>
            </w:r>
            <w:r w:rsidRPr="00FD56E6">
              <w:rPr>
                <w:rFonts w:ascii="Mulish" w:hAnsi="Mulish"/>
                <w:b/>
                <w:bCs/>
                <w:i/>
                <w:iCs/>
                <w:color w:val="000000"/>
                <w:sz w:val="20"/>
                <w:szCs w:val="20"/>
              </w:rPr>
              <w:t>streaming</w:t>
            </w:r>
            <w:r w:rsidR="00181B7A">
              <w:rPr>
                <w:rFonts w:ascii="Mulish" w:hAnsi="Mulish"/>
                <w:color w:val="000000"/>
                <w:sz w:val="20"/>
                <w:szCs w:val="20"/>
              </w:rPr>
              <w:t xml:space="preserve"> ingestion workloads, </w:t>
            </w:r>
            <w:r w:rsidRPr="009D210A">
              <w:rPr>
                <w:rFonts w:ascii="Mulish" w:hAnsi="Mulish"/>
                <w:color w:val="000000"/>
                <w:sz w:val="20"/>
                <w:szCs w:val="20"/>
              </w:rPr>
              <w:t xml:space="preserve">as well as future </w:t>
            </w:r>
            <w:r w:rsidR="00181B7A">
              <w:rPr>
                <w:rFonts w:ascii="Mulish" w:hAnsi="Mulish"/>
                <w:color w:val="000000"/>
                <w:sz w:val="20"/>
                <w:szCs w:val="20"/>
              </w:rPr>
              <w:t xml:space="preserve">machine learning and </w:t>
            </w:r>
            <w:r w:rsidRPr="009D210A">
              <w:rPr>
                <w:rFonts w:ascii="Mulish" w:hAnsi="Mulish"/>
                <w:color w:val="000000"/>
                <w:sz w:val="20"/>
                <w:szCs w:val="20"/>
              </w:rPr>
              <w:t xml:space="preserve">AI workloads while providing </w:t>
            </w:r>
            <w:r w:rsidR="00FD56E6">
              <w:rPr>
                <w:rFonts w:ascii="Mulish" w:hAnsi="Mulish"/>
                <w:color w:val="000000"/>
                <w:sz w:val="20"/>
                <w:szCs w:val="20"/>
              </w:rPr>
              <w:t xml:space="preserve">data </w:t>
            </w:r>
            <w:r w:rsidRPr="009D210A">
              <w:rPr>
                <w:rFonts w:ascii="Mulish" w:hAnsi="Mulish"/>
                <w:color w:val="000000"/>
                <w:sz w:val="20"/>
                <w:szCs w:val="20"/>
              </w:rPr>
              <w:t xml:space="preserve">governance through </w:t>
            </w:r>
            <w:r w:rsidRPr="00FD56E6">
              <w:rPr>
                <w:rFonts w:ascii="Mulish" w:hAnsi="Mulish"/>
                <w:b/>
                <w:bCs/>
                <w:i/>
                <w:iCs/>
                <w:color w:val="000000"/>
                <w:sz w:val="20"/>
                <w:szCs w:val="20"/>
              </w:rPr>
              <w:t>Unity Catalog</w:t>
            </w:r>
            <w:r w:rsidRPr="00FD56E6" w:rsidR="00181B7A">
              <w:rPr>
                <w:rFonts w:ascii="Mulish" w:hAnsi="Mulish"/>
                <w:b/>
                <w:bCs/>
                <w:i/>
                <w:iCs/>
                <w:color w:val="000000"/>
                <w:sz w:val="20"/>
                <w:szCs w:val="20"/>
              </w:rPr>
              <w:t>ue</w:t>
            </w:r>
            <w:r w:rsidRPr="009D210A">
              <w:rPr>
                <w:rFonts w:ascii="Mulish" w:hAnsi="Mulish"/>
                <w:color w:val="000000"/>
                <w:sz w:val="20"/>
                <w:szCs w:val="20"/>
              </w:rPr>
              <w:t>.</w:t>
            </w:r>
          </w:p>
          <w:p w:rsidRPr="009D210A" w:rsidR="00FD56E6" w:rsidP="00B76A1F" w:rsidRDefault="00FD56E6" w14:paraId="730B6F70" w14:textId="28F1621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9D210A" w:rsidTr="23685E28" w14:paraId="73ED8E8B"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D210A" w:rsidR="009D210A" w:rsidP="00B76A1F" w:rsidRDefault="009D210A" w14:paraId="7D0B5E9A" w14:textId="77777777">
            <w:pPr>
              <w:rPr>
                <w:rFonts w:ascii="Mulish" w:hAnsi="Mulish"/>
                <w:color w:val="000000"/>
                <w:sz w:val="20"/>
                <w:szCs w:val="20"/>
              </w:rPr>
            </w:pPr>
            <w:r w:rsidRPr="009D210A">
              <w:rPr>
                <w:rFonts w:ascii="Mulish" w:hAnsi="Mulish"/>
                <w:color w:val="000000"/>
                <w:sz w:val="20"/>
                <w:szCs w:val="20"/>
              </w:rPr>
              <w:t>ADD-003</w:t>
            </w:r>
          </w:p>
        </w:tc>
        <w:tc>
          <w:tcPr>
            <w:tcW w:w="2075" w:type="dxa"/>
            <w:noWrap/>
            <w:hideMark/>
          </w:tcPr>
          <w:p w:rsidRPr="009D210A" w:rsidR="009D210A" w:rsidP="00B76A1F" w:rsidRDefault="009D210A" w14:paraId="383938A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FR-002, FR-003, FR-012, FR-019</w:t>
            </w:r>
          </w:p>
        </w:tc>
        <w:tc>
          <w:tcPr>
            <w:tcW w:w="3543" w:type="dxa"/>
            <w:noWrap/>
            <w:hideMark/>
          </w:tcPr>
          <w:p w:rsidRPr="009D210A" w:rsidR="009D210A" w:rsidP="00B76A1F" w:rsidRDefault="009D210A" w14:paraId="063F1824" w14:textId="7777777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D210A">
              <w:rPr>
                <w:rFonts w:ascii="Mulish" w:hAnsi="Mulish"/>
                <w:i/>
                <w:iCs/>
                <w:color w:val="000000"/>
                <w:sz w:val="20"/>
                <w:szCs w:val="20"/>
              </w:rPr>
              <w:t>Environment aligned Databricks Workspace strategy</w:t>
            </w:r>
          </w:p>
        </w:tc>
        <w:tc>
          <w:tcPr>
            <w:tcW w:w="7371" w:type="dxa"/>
            <w:noWrap/>
            <w:hideMark/>
          </w:tcPr>
          <w:p w:rsidR="000A3C48" w:rsidP="00B76A1F" w:rsidRDefault="74C3C3F9" w14:paraId="054EC6B8" w14:textId="3133953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23685E28">
              <w:rPr>
                <w:rFonts w:ascii="Mulish" w:hAnsi="Mulish"/>
                <w:color w:val="000000" w:themeColor="text1"/>
                <w:sz w:val="20"/>
                <w:szCs w:val="20"/>
              </w:rPr>
              <w:t xml:space="preserve">The platform will leverage a </w:t>
            </w:r>
            <w:r w:rsidRPr="23685E28" w:rsidR="45A515B3">
              <w:rPr>
                <w:rFonts w:ascii="Mulish" w:hAnsi="Mulish"/>
                <w:b/>
                <w:bCs/>
                <w:i/>
                <w:iCs/>
                <w:color w:val="000000" w:themeColor="text1"/>
                <w:sz w:val="20"/>
                <w:szCs w:val="20"/>
              </w:rPr>
              <w:t>Centralised Databricks Workspace</w:t>
            </w:r>
            <w:r w:rsidRPr="23685E28" w:rsidR="45A515B3">
              <w:rPr>
                <w:rFonts w:ascii="Mulish" w:hAnsi="Mulish"/>
                <w:color w:val="000000" w:themeColor="text1"/>
                <w:sz w:val="20"/>
                <w:szCs w:val="20"/>
              </w:rPr>
              <w:t xml:space="preserve"> strategy, </w:t>
            </w:r>
            <w:r w:rsidRPr="23685E28">
              <w:rPr>
                <w:rFonts w:ascii="Mulish" w:hAnsi="Mulish"/>
                <w:color w:val="000000" w:themeColor="text1"/>
                <w:sz w:val="20"/>
                <w:szCs w:val="20"/>
              </w:rPr>
              <w:t xml:space="preserve">with a single workspace </w:t>
            </w:r>
            <w:r w:rsidRPr="23685E28" w:rsidR="45A515B3">
              <w:rPr>
                <w:rFonts w:ascii="Mulish" w:hAnsi="Mulish"/>
                <w:color w:val="000000" w:themeColor="text1"/>
                <w:sz w:val="20"/>
                <w:szCs w:val="20"/>
              </w:rPr>
              <w:t>aligned to</w:t>
            </w:r>
            <w:r w:rsidRPr="23685E28">
              <w:rPr>
                <w:rFonts w:ascii="Mulish" w:hAnsi="Mulish"/>
                <w:color w:val="000000" w:themeColor="text1"/>
                <w:sz w:val="20"/>
                <w:szCs w:val="20"/>
              </w:rPr>
              <w:t xml:space="preserve"> the agreed environment structure</w:t>
            </w:r>
            <w:r w:rsidRPr="23685E28" w:rsidR="45A515B3">
              <w:rPr>
                <w:rFonts w:ascii="Mulish" w:hAnsi="Mulish"/>
                <w:color w:val="000000" w:themeColor="text1"/>
                <w:sz w:val="20"/>
                <w:szCs w:val="20"/>
              </w:rPr>
              <w:t xml:space="preserve"> (Dev</w:t>
            </w:r>
            <w:r w:rsidRPr="23685E28" w:rsidR="6B1A84E3">
              <w:rPr>
                <w:rFonts w:ascii="Mulish" w:hAnsi="Mulish"/>
                <w:color w:val="000000" w:themeColor="text1"/>
                <w:sz w:val="20"/>
                <w:szCs w:val="20"/>
              </w:rPr>
              <w:t>elopment</w:t>
            </w:r>
            <w:r w:rsidRPr="23685E28" w:rsidR="45A515B3">
              <w:rPr>
                <w:rFonts w:ascii="Mulish" w:hAnsi="Mulish"/>
                <w:color w:val="000000" w:themeColor="text1"/>
                <w:sz w:val="20"/>
                <w:szCs w:val="20"/>
              </w:rPr>
              <w:t xml:space="preserve">, Test, </w:t>
            </w:r>
            <w:r w:rsidRPr="23685E28" w:rsidR="6B1A84E3">
              <w:rPr>
                <w:rFonts w:ascii="Mulish" w:hAnsi="Mulish"/>
                <w:color w:val="000000" w:themeColor="text1"/>
                <w:sz w:val="20"/>
                <w:szCs w:val="20"/>
              </w:rPr>
              <w:t>Staging</w:t>
            </w:r>
            <w:ins w:author="Roisin Bowen" w:date="2026-09-17T21:07:00Z" w16du:dateUtc="2026-09-17T21:07:00Z" w:id="136">
              <w:r w:rsidRPr="23685E28" w:rsidR="1C345CA2">
                <w:rPr>
                  <w:rFonts w:ascii="Mulish" w:hAnsi="Mulish"/>
                  <w:color w:val="000000" w:themeColor="text1"/>
                  <w:sz w:val="20"/>
                  <w:szCs w:val="20"/>
                </w:rPr>
                <w:t>,</w:t>
              </w:r>
            </w:ins>
            <w:r w:rsidRPr="23685E28" w:rsidR="6B1A84E3">
              <w:rPr>
                <w:rFonts w:ascii="Mulish" w:hAnsi="Mulish"/>
                <w:color w:val="000000" w:themeColor="text1"/>
                <w:sz w:val="20"/>
                <w:szCs w:val="20"/>
              </w:rPr>
              <w:t xml:space="preserve"> </w:t>
            </w:r>
            <w:r w:rsidRPr="23685E28" w:rsidR="45A515B3">
              <w:rPr>
                <w:rFonts w:ascii="Mulish" w:hAnsi="Mulish"/>
                <w:color w:val="000000" w:themeColor="text1"/>
                <w:sz w:val="20"/>
                <w:szCs w:val="20"/>
              </w:rPr>
              <w:t>Prod</w:t>
            </w:r>
            <w:r w:rsidRPr="23685E28" w:rsidR="6B1A84E3">
              <w:rPr>
                <w:rFonts w:ascii="Mulish" w:hAnsi="Mulish"/>
                <w:color w:val="000000" w:themeColor="text1"/>
                <w:sz w:val="20"/>
                <w:szCs w:val="20"/>
              </w:rPr>
              <w:t>uction – see ADD-052</w:t>
            </w:r>
            <w:r w:rsidRPr="23685E28" w:rsidR="45A515B3">
              <w:rPr>
                <w:rFonts w:ascii="Mulish" w:hAnsi="Mulish"/>
                <w:color w:val="000000" w:themeColor="text1"/>
                <w:sz w:val="20"/>
                <w:szCs w:val="20"/>
              </w:rPr>
              <w:t xml:space="preserve">) and not individual entities. </w:t>
            </w:r>
            <w:r w:rsidRPr="23685E28" w:rsidR="1E496C38">
              <w:rPr>
                <w:rFonts w:ascii="Mulish" w:hAnsi="Mulish"/>
                <w:color w:val="000000" w:themeColor="text1"/>
                <w:sz w:val="20"/>
                <w:szCs w:val="20"/>
              </w:rPr>
              <w:t>All users of the platform will interact with</w:t>
            </w:r>
            <w:r w:rsidRPr="23685E28" w:rsidR="192AAE68">
              <w:rPr>
                <w:rFonts w:ascii="Mulish" w:hAnsi="Mulish"/>
                <w:color w:val="000000" w:themeColor="text1"/>
                <w:sz w:val="20"/>
                <w:szCs w:val="20"/>
              </w:rPr>
              <w:t xml:space="preserve"> Databricks services v</w:t>
            </w:r>
            <w:commentRangeStart w:id="137"/>
            <w:commentRangeStart w:id="138"/>
            <w:r w:rsidRPr="23685E28" w:rsidR="192AAE68">
              <w:rPr>
                <w:rFonts w:ascii="Mulish" w:hAnsi="Mulish"/>
                <w:color w:val="000000" w:themeColor="text1"/>
                <w:sz w:val="20"/>
                <w:szCs w:val="20"/>
              </w:rPr>
              <w:t>ia the workspace</w:t>
            </w:r>
            <w:ins w:author="Tom Wilson" w:date="2026-09-22T09:10:00Z" w16du:dateUtc="2026-09-22T08:10:00Z" w:id="139">
              <w:r w:rsidR="0031687F">
                <w:rPr>
                  <w:rFonts w:ascii="Mulish" w:hAnsi="Mulish"/>
                  <w:color w:val="000000" w:themeColor="text1"/>
                  <w:sz w:val="20"/>
                  <w:szCs w:val="20"/>
                </w:rPr>
                <w:t xml:space="preserve">, or using appropriate supported connectors </w:t>
              </w:r>
              <w:r w:rsidR="00177008">
                <w:rPr>
                  <w:rFonts w:ascii="Mulish" w:hAnsi="Mulish"/>
                  <w:color w:val="000000" w:themeColor="text1"/>
                  <w:sz w:val="20"/>
                  <w:szCs w:val="20"/>
                </w:rPr>
                <w:t xml:space="preserve">and authentication methods to third party tools </w:t>
              </w:r>
            </w:ins>
            <w:ins w:author="Tom Wilson" w:date="2026-09-22T09:11:00Z" w16du:dateUtc="2026-09-22T08:11:00Z" w:id="140">
              <w:r w:rsidR="00177008">
                <w:rPr>
                  <w:rFonts w:ascii="Mulish" w:hAnsi="Mulish"/>
                  <w:color w:val="000000" w:themeColor="text1"/>
                  <w:sz w:val="20"/>
                  <w:szCs w:val="20"/>
                </w:rPr>
                <w:t>(e.g. VSCode, Cursor etc.)</w:t>
              </w:r>
            </w:ins>
            <w:r w:rsidRPr="23685E28" w:rsidR="192AAE68">
              <w:rPr>
                <w:rFonts w:ascii="Mulish" w:hAnsi="Mulish"/>
                <w:color w:val="000000" w:themeColor="text1"/>
                <w:sz w:val="20"/>
                <w:szCs w:val="20"/>
              </w:rPr>
              <w:t>.</w:t>
            </w:r>
            <w:commentRangeEnd w:id="137"/>
            <w:r w:rsidRPr="23685E28" w:rsidR="00FD56E6">
              <w:rPr>
                <w:rStyle w:val="CommentReference"/>
                <w:rFonts w:ascii="Mulish" w:hAnsi="Mulish"/>
                <w:color w:val="000000" w:themeColor="text1"/>
                <w:sz w:val="20"/>
                <w:szCs w:val="20"/>
              </w:rPr>
              <w:commentReference w:id="137"/>
            </w:r>
            <w:commentRangeEnd w:id="138"/>
            <w:r>
              <w:rPr>
                <w:rStyle w:val="CommentReference"/>
              </w:rPr>
              <w:commentReference w:id="138"/>
            </w:r>
            <w:r w:rsidRPr="23685E28" w:rsidR="192AAE68">
              <w:rPr>
                <w:rFonts w:ascii="Mulish" w:hAnsi="Mulish"/>
                <w:color w:val="000000" w:themeColor="text1"/>
                <w:sz w:val="20"/>
                <w:szCs w:val="20"/>
              </w:rPr>
              <w:t xml:space="preserve"> Workspaces are managed by Databricks </w:t>
            </w:r>
            <w:r w:rsidRPr="23685E28" w:rsidR="609B3067">
              <w:rPr>
                <w:rFonts w:ascii="Mulish" w:hAnsi="Mulish"/>
                <w:color w:val="000000" w:themeColor="text1"/>
                <w:sz w:val="20"/>
                <w:szCs w:val="20"/>
              </w:rPr>
              <w:t>and these sit outside the Calandra tenancy</w:t>
            </w:r>
            <w:r w:rsidRPr="23685E28" w:rsidR="445F51A3">
              <w:rPr>
                <w:rFonts w:ascii="Mulish" w:hAnsi="Mulish"/>
                <w:color w:val="000000" w:themeColor="text1"/>
                <w:sz w:val="20"/>
                <w:szCs w:val="20"/>
              </w:rPr>
              <w:t xml:space="preserve"> in the Databricks Control plane</w:t>
            </w:r>
            <w:r w:rsidRPr="23685E28" w:rsidR="609B3067">
              <w:rPr>
                <w:rFonts w:ascii="Mulish" w:hAnsi="Mulish"/>
                <w:color w:val="000000" w:themeColor="text1"/>
                <w:sz w:val="20"/>
                <w:szCs w:val="20"/>
              </w:rPr>
              <w:t>. Access to workspaces is gover</w:t>
            </w:r>
            <w:r w:rsidRPr="23685E28" w:rsidR="61F66311">
              <w:rPr>
                <w:rFonts w:ascii="Mulish" w:hAnsi="Mulish"/>
                <w:color w:val="000000" w:themeColor="text1"/>
                <w:sz w:val="20"/>
                <w:szCs w:val="20"/>
              </w:rPr>
              <w:t xml:space="preserve">ned </w:t>
            </w:r>
            <w:r w:rsidRPr="23685E28" w:rsidR="707988E2">
              <w:rPr>
                <w:rFonts w:ascii="Mulish" w:hAnsi="Mulish"/>
                <w:color w:val="000000" w:themeColor="text1"/>
                <w:sz w:val="20"/>
                <w:szCs w:val="20"/>
              </w:rPr>
              <w:t>with</w:t>
            </w:r>
            <w:r w:rsidRPr="23685E28" w:rsidR="61F66311">
              <w:rPr>
                <w:rFonts w:ascii="Mulish" w:hAnsi="Mulish"/>
                <w:color w:val="000000" w:themeColor="text1"/>
                <w:sz w:val="20"/>
                <w:szCs w:val="20"/>
              </w:rPr>
              <w:t xml:space="preserve"> Azure Entra </w:t>
            </w:r>
            <w:r w:rsidRPr="23685E28" w:rsidR="445F51A3">
              <w:rPr>
                <w:rFonts w:ascii="Mulish" w:hAnsi="Mulish"/>
                <w:color w:val="000000" w:themeColor="text1"/>
                <w:sz w:val="20"/>
                <w:szCs w:val="20"/>
              </w:rPr>
              <w:t>through</w:t>
            </w:r>
            <w:r w:rsidRPr="23685E28" w:rsidR="707988E2">
              <w:rPr>
                <w:rFonts w:ascii="Mulish" w:hAnsi="Mulish"/>
                <w:color w:val="000000" w:themeColor="text1"/>
                <w:sz w:val="20"/>
                <w:szCs w:val="20"/>
              </w:rPr>
              <w:t xml:space="preserve"> identity federation.</w:t>
            </w:r>
            <w:r w:rsidRPr="23685E28" w:rsidR="445F51A3">
              <w:rPr>
                <w:rFonts w:ascii="Mulish" w:hAnsi="Mulish"/>
                <w:color w:val="000000" w:themeColor="text1"/>
                <w:sz w:val="20"/>
                <w:szCs w:val="20"/>
              </w:rPr>
              <w:t xml:space="preserve"> Granular access to features within the workspace is governed via RBAC</w:t>
            </w:r>
            <w:r w:rsidRPr="23685E28" w:rsidR="1A2F028A">
              <w:rPr>
                <w:rFonts w:ascii="Mulish" w:hAnsi="Mulish"/>
                <w:color w:val="000000" w:themeColor="text1"/>
                <w:sz w:val="20"/>
                <w:szCs w:val="20"/>
              </w:rPr>
              <w:t xml:space="preserve"> granted at the </w:t>
            </w:r>
            <w:r w:rsidRPr="23685E28" w:rsidR="3FA1B90D">
              <w:rPr>
                <w:rFonts w:ascii="Mulish" w:hAnsi="Mulish"/>
                <w:color w:val="000000" w:themeColor="text1"/>
                <w:sz w:val="20"/>
                <w:szCs w:val="20"/>
              </w:rPr>
              <w:t>D</w:t>
            </w:r>
            <w:r w:rsidRPr="23685E28" w:rsidR="1A2F028A">
              <w:rPr>
                <w:rFonts w:ascii="Mulish" w:hAnsi="Mulish"/>
                <w:color w:val="000000" w:themeColor="text1"/>
                <w:sz w:val="20"/>
                <w:szCs w:val="20"/>
              </w:rPr>
              <w:t>atabricks account level</w:t>
            </w:r>
            <w:r w:rsidRPr="23685E28" w:rsidR="445F51A3">
              <w:rPr>
                <w:rFonts w:ascii="Mulish" w:hAnsi="Mulish"/>
                <w:color w:val="000000" w:themeColor="text1"/>
                <w:sz w:val="20"/>
                <w:szCs w:val="20"/>
              </w:rPr>
              <w:t>.</w:t>
            </w:r>
          </w:p>
          <w:p w:rsidR="000A3C48" w:rsidP="00B76A1F" w:rsidRDefault="000A3C48" w14:paraId="0217491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D210A" w:rsidP="00B76A1F" w:rsidRDefault="000A3C48" w14:paraId="2CEA1797" w14:textId="1E8C5F5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This</w:t>
            </w:r>
            <w:r w:rsidR="00271087">
              <w:rPr>
                <w:rFonts w:ascii="Mulish" w:hAnsi="Mulish"/>
                <w:color w:val="000000"/>
                <w:sz w:val="20"/>
                <w:szCs w:val="20"/>
              </w:rPr>
              <w:t xml:space="preserve"> strategy</w:t>
            </w:r>
            <w:r>
              <w:rPr>
                <w:rFonts w:ascii="Mulish" w:hAnsi="Mulish"/>
                <w:color w:val="000000"/>
                <w:sz w:val="20"/>
                <w:szCs w:val="20"/>
              </w:rPr>
              <w:t xml:space="preserve"> will allow </w:t>
            </w:r>
            <w:r w:rsidRPr="009D210A" w:rsidR="009D210A">
              <w:rPr>
                <w:rFonts w:ascii="Mulish" w:hAnsi="Mulish"/>
                <w:color w:val="000000"/>
                <w:sz w:val="20"/>
                <w:szCs w:val="20"/>
              </w:rPr>
              <w:t xml:space="preserve">for clear governance by </w:t>
            </w:r>
            <w:r>
              <w:rPr>
                <w:rFonts w:ascii="Mulish" w:hAnsi="Mulish"/>
                <w:color w:val="000000"/>
                <w:sz w:val="20"/>
                <w:szCs w:val="20"/>
              </w:rPr>
              <w:t xml:space="preserve">the </w:t>
            </w:r>
            <w:r w:rsidRPr="009D210A" w:rsidR="009D210A">
              <w:rPr>
                <w:rFonts w:ascii="Mulish" w:hAnsi="Mulish"/>
                <w:color w:val="000000"/>
                <w:sz w:val="20"/>
                <w:szCs w:val="20"/>
              </w:rPr>
              <w:t xml:space="preserve">central (hub) data team, and </w:t>
            </w:r>
            <w:r>
              <w:rPr>
                <w:rFonts w:ascii="Mulish" w:hAnsi="Mulish"/>
                <w:color w:val="000000"/>
                <w:sz w:val="20"/>
                <w:szCs w:val="20"/>
              </w:rPr>
              <w:t xml:space="preserve">will </w:t>
            </w:r>
            <w:r w:rsidRPr="009D210A" w:rsidR="009D210A">
              <w:rPr>
                <w:rFonts w:ascii="Mulish" w:hAnsi="Mulish"/>
                <w:color w:val="000000"/>
                <w:sz w:val="20"/>
                <w:szCs w:val="20"/>
              </w:rPr>
              <w:t>reduce</w:t>
            </w:r>
            <w:r>
              <w:rPr>
                <w:rFonts w:ascii="Mulish" w:hAnsi="Mulish"/>
                <w:color w:val="000000"/>
                <w:sz w:val="20"/>
                <w:szCs w:val="20"/>
              </w:rPr>
              <w:t xml:space="preserve"> workspace</w:t>
            </w:r>
            <w:r w:rsidRPr="009D210A" w:rsidR="009D210A">
              <w:rPr>
                <w:rFonts w:ascii="Mulish" w:hAnsi="Mulish"/>
                <w:color w:val="000000"/>
                <w:sz w:val="20"/>
                <w:szCs w:val="20"/>
              </w:rPr>
              <w:t xml:space="preserve"> admin overhead.</w:t>
            </w:r>
          </w:p>
          <w:p w:rsidRPr="009D210A" w:rsidR="000A3C48" w:rsidP="00B76A1F" w:rsidRDefault="000A3C48" w14:paraId="3D8DDCC5" w14:textId="4A7A8E6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9D210A" w:rsidTr="23685E28" w14:paraId="0CA4365A"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D210A" w:rsidR="009D210A" w:rsidP="00B76A1F" w:rsidRDefault="009D210A" w14:paraId="7B824F6C" w14:textId="77777777">
            <w:pPr>
              <w:rPr>
                <w:rFonts w:ascii="Mulish" w:hAnsi="Mulish"/>
                <w:color w:val="000000"/>
                <w:sz w:val="20"/>
                <w:szCs w:val="20"/>
              </w:rPr>
            </w:pPr>
            <w:r w:rsidRPr="009D210A">
              <w:rPr>
                <w:rFonts w:ascii="Mulish" w:hAnsi="Mulish"/>
                <w:color w:val="000000"/>
                <w:sz w:val="20"/>
                <w:szCs w:val="20"/>
              </w:rPr>
              <w:t>ADD-016</w:t>
            </w:r>
          </w:p>
        </w:tc>
        <w:tc>
          <w:tcPr>
            <w:tcW w:w="2075" w:type="dxa"/>
            <w:noWrap/>
            <w:hideMark/>
          </w:tcPr>
          <w:p w:rsidRPr="009D210A" w:rsidR="009D210A" w:rsidP="00B76A1F" w:rsidRDefault="009D210A" w14:paraId="512DD5D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FR-001, FR-002, FR-004, FR-005, FR-006, FR-010, FR-012</w:t>
            </w:r>
          </w:p>
        </w:tc>
        <w:tc>
          <w:tcPr>
            <w:tcW w:w="3543" w:type="dxa"/>
            <w:noWrap/>
            <w:hideMark/>
          </w:tcPr>
          <w:p w:rsidRPr="009D210A" w:rsidR="009D210A" w:rsidP="00B76A1F" w:rsidRDefault="00D54432" w14:paraId="6671CA29" w14:textId="20788D64">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Pr>
                <w:rFonts w:ascii="Mulish" w:hAnsi="Mulish"/>
                <w:i/>
                <w:iCs/>
                <w:color w:val="000000"/>
                <w:sz w:val="20"/>
                <w:szCs w:val="20"/>
              </w:rPr>
              <w:t>The platform will support a m</w:t>
            </w:r>
            <w:r w:rsidRPr="009D210A" w:rsidR="009D210A">
              <w:rPr>
                <w:rFonts w:ascii="Mulish" w:hAnsi="Mulish"/>
                <w:i/>
                <w:iCs/>
                <w:color w:val="000000"/>
                <w:sz w:val="20"/>
                <w:szCs w:val="20"/>
              </w:rPr>
              <w:t>ulti-entity architecture</w:t>
            </w:r>
            <w:r>
              <w:rPr>
                <w:rFonts w:ascii="Mulish" w:hAnsi="Mulish"/>
                <w:i/>
                <w:iCs/>
                <w:color w:val="000000"/>
                <w:sz w:val="20"/>
                <w:szCs w:val="20"/>
              </w:rPr>
              <w:t xml:space="preserve"> with appropriate logical isolation</w:t>
            </w:r>
          </w:p>
        </w:tc>
        <w:tc>
          <w:tcPr>
            <w:tcW w:w="7371" w:type="dxa"/>
            <w:noWrap/>
            <w:hideMark/>
          </w:tcPr>
          <w:p w:rsidR="00C76043" w:rsidP="00B76A1F" w:rsidRDefault="009D210A" w14:paraId="573B23B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The platform will operate as a shared Azure and Databricks environment</w:t>
            </w:r>
            <w:r w:rsidR="000B59F3">
              <w:rPr>
                <w:rFonts w:ascii="Mulish" w:hAnsi="Mulish"/>
                <w:color w:val="000000"/>
                <w:sz w:val="20"/>
                <w:szCs w:val="20"/>
              </w:rPr>
              <w:t xml:space="preserve"> based around the </w:t>
            </w:r>
            <w:r w:rsidRPr="000B59F3" w:rsidR="000B59F3">
              <w:rPr>
                <w:rFonts w:ascii="Mulish" w:hAnsi="Mulish"/>
                <w:b/>
                <w:bCs/>
                <w:i/>
                <w:iCs/>
                <w:color w:val="000000"/>
                <w:sz w:val="20"/>
                <w:szCs w:val="20"/>
              </w:rPr>
              <w:t>Azure Landing Zone cloud adoption framework</w:t>
            </w:r>
            <w:r w:rsidR="000B59F3">
              <w:rPr>
                <w:rFonts w:ascii="Mulish" w:hAnsi="Mulish"/>
                <w:color w:val="000000"/>
                <w:sz w:val="20"/>
                <w:szCs w:val="20"/>
              </w:rPr>
              <w:t xml:space="preserve">, </w:t>
            </w:r>
            <w:r w:rsidRPr="009D210A">
              <w:rPr>
                <w:rFonts w:ascii="Mulish" w:hAnsi="Mulish"/>
                <w:color w:val="000000"/>
                <w:sz w:val="20"/>
                <w:szCs w:val="20"/>
              </w:rPr>
              <w:t>with logical isolation of</w:t>
            </w:r>
            <w:r w:rsidR="00C76043">
              <w:rPr>
                <w:rFonts w:ascii="Mulish" w:hAnsi="Mulish"/>
                <w:color w:val="000000"/>
                <w:sz w:val="20"/>
                <w:szCs w:val="20"/>
              </w:rPr>
              <w:t xml:space="preserve"> both compute and data storage for each of the </w:t>
            </w:r>
            <w:r w:rsidRPr="009D210A">
              <w:rPr>
                <w:rFonts w:ascii="Mulish" w:hAnsi="Mulish"/>
                <w:color w:val="000000"/>
                <w:sz w:val="20"/>
                <w:szCs w:val="20"/>
              </w:rPr>
              <w:t xml:space="preserve">operating </w:t>
            </w:r>
            <w:r w:rsidR="00C76043">
              <w:rPr>
                <w:rFonts w:ascii="Mulish" w:hAnsi="Mulish"/>
                <w:color w:val="000000"/>
                <w:sz w:val="20"/>
                <w:szCs w:val="20"/>
              </w:rPr>
              <w:t>entities.</w:t>
            </w:r>
          </w:p>
          <w:p w:rsidR="00C76043" w:rsidP="00B76A1F" w:rsidRDefault="00C76043" w14:paraId="11534F5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D210A" w:rsidP="00B76A1F" w:rsidRDefault="00C76043" w14:paraId="3C4A103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lastRenderedPageBreak/>
              <w:t xml:space="preserve">This will be carried out </w:t>
            </w:r>
            <w:r w:rsidRPr="009D210A" w:rsidR="009D210A">
              <w:rPr>
                <w:rFonts w:ascii="Mulish" w:hAnsi="Mulish"/>
                <w:color w:val="000000"/>
                <w:sz w:val="20"/>
                <w:szCs w:val="20"/>
              </w:rPr>
              <w:t>using Unity Catalog</w:t>
            </w:r>
            <w:r w:rsidR="009C6FCC">
              <w:rPr>
                <w:rFonts w:ascii="Mulish" w:hAnsi="Mulish"/>
                <w:color w:val="000000"/>
                <w:sz w:val="20"/>
                <w:szCs w:val="20"/>
              </w:rPr>
              <w:t>ue</w:t>
            </w:r>
            <w:r w:rsidRPr="009D210A" w:rsidR="009D210A">
              <w:rPr>
                <w:rFonts w:ascii="Mulish" w:hAnsi="Mulish"/>
                <w:color w:val="000000"/>
                <w:sz w:val="20"/>
                <w:szCs w:val="20"/>
              </w:rPr>
              <w:t xml:space="preserve">, </w:t>
            </w:r>
            <w:r>
              <w:rPr>
                <w:rFonts w:ascii="Mulish" w:hAnsi="Mulish"/>
                <w:color w:val="000000"/>
                <w:sz w:val="20"/>
                <w:szCs w:val="20"/>
              </w:rPr>
              <w:t xml:space="preserve">appropriate </w:t>
            </w:r>
            <w:r w:rsidRPr="009D210A" w:rsidR="009D210A">
              <w:rPr>
                <w:rFonts w:ascii="Mulish" w:hAnsi="Mulish"/>
                <w:color w:val="000000"/>
                <w:sz w:val="20"/>
                <w:szCs w:val="20"/>
              </w:rPr>
              <w:t xml:space="preserve">RBAC </w:t>
            </w:r>
            <w:r>
              <w:rPr>
                <w:rFonts w:ascii="Mulish" w:hAnsi="Mulish"/>
                <w:color w:val="000000"/>
                <w:sz w:val="20"/>
                <w:szCs w:val="20"/>
              </w:rPr>
              <w:t xml:space="preserve">aligned to Microsoft Entra Groups </w:t>
            </w:r>
            <w:r w:rsidRPr="009D210A" w:rsidR="009D210A">
              <w:rPr>
                <w:rFonts w:ascii="Mulish" w:hAnsi="Mulish"/>
                <w:color w:val="000000"/>
                <w:sz w:val="20"/>
                <w:szCs w:val="20"/>
              </w:rPr>
              <w:t xml:space="preserve">and </w:t>
            </w:r>
            <w:r w:rsidR="007E05BE">
              <w:rPr>
                <w:rFonts w:ascii="Mulish" w:hAnsi="Mulish"/>
                <w:color w:val="000000"/>
                <w:sz w:val="20"/>
                <w:szCs w:val="20"/>
              </w:rPr>
              <w:t xml:space="preserve">segregated </w:t>
            </w:r>
            <w:r w:rsidRPr="009D210A" w:rsidR="009D210A">
              <w:rPr>
                <w:rFonts w:ascii="Mulish" w:hAnsi="Mulish"/>
                <w:color w:val="000000"/>
                <w:sz w:val="20"/>
                <w:szCs w:val="20"/>
              </w:rPr>
              <w:t>storage structures.</w:t>
            </w:r>
          </w:p>
          <w:p w:rsidRPr="009D210A" w:rsidR="007E05BE" w:rsidP="00B76A1F" w:rsidRDefault="007E05BE" w14:paraId="3665690D" w14:textId="5B38BC4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9D210A" w:rsidTr="23685E28" w14:paraId="230EDE38"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D210A" w:rsidR="009D210A" w:rsidP="00B76A1F" w:rsidRDefault="009D210A" w14:paraId="12C5C5C8" w14:textId="77777777">
            <w:pPr>
              <w:rPr>
                <w:rFonts w:ascii="Mulish" w:hAnsi="Mulish"/>
                <w:color w:val="000000"/>
                <w:sz w:val="20"/>
                <w:szCs w:val="20"/>
              </w:rPr>
            </w:pPr>
            <w:r w:rsidRPr="009D210A">
              <w:rPr>
                <w:rFonts w:ascii="Mulish" w:hAnsi="Mulish"/>
                <w:color w:val="000000"/>
                <w:sz w:val="20"/>
                <w:szCs w:val="20"/>
              </w:rPr>
              <w:lastRenderedPageBreak/>
              <w:t>ADD-017</w:t>
            </w:r>
          </w:p>
        </w:tc>
        <w:tc>
          <w:tcPr>
            <w:tcW w:w="2075" w:type="dxa"/>
            <w:noWrap/>
            <w:hideMark/>
          </w:tcPr>
          <w:p w:rsidRPr="009D210A" w:rsidR="009D210A" w:rsidP="00B76A1F" w:rsidRDefault="009D210A" w14:paraId="48414E2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FR-003, FR-012, FR-017, FR-020</w:t>
            </w:r>
          </w:p>
        </w:tc>
        <w:tc>
          <w:tcPr>
            <w:tcW w:w="3543" w:type="dxa"/>
            <w:noWrap/>
            <w:hideMark/>
          </w:tcPr>
          <w:p w:rsidRPr="009D210A" w:rsidR="009D210A" w:rsidP="00B76A1F" w:rsidRDefault="009D210A" w14:paraId="0C5F95AB" w14:textId="7777777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D210A">
              <w:rPr>
                <w:rFonts w:ascii="Mulish" w:hAnsi="Mulish"/>
                <w:i/>
                <w:iCs/>
                <w:color w:val="000000"/>
                <w:sz w:val="20"/>
                <w:szCs w:val="20"/>
              </w:rPr>
              <w:t>Platform governance will follow a central engineering, federated analytics operating model</w:t>
            </w:r>
          </w:p>
        </w:tc>
        <w:tc>
          <w:tcPr>
            <w:tcW w:w="7371" w:type="dxa"/>
            <w:noWrap/>
            <w:hideMark/>
          </w:tcPr>
          <w:p w:rsidR="0027197B" w:rsidP="00B76A1F" w:rsidRDefault="45A515B3" w14:paraId="6645A1D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23685E28">
              <w:rPr>
                <w:rFonts w:ascii="Mulish" w:hAnsi="Mulish"/>
                <w:color w:val="000000" w:themeColor="text1"/>
                <w:sz w:val="20"/>
                <w:szCs w:val="20"/>
              </w:rPr>
              <w:t>A</w:t>
            </w:r>
            <w:commentRangeStart w:id="141"/>
            <w:commentRangeStart w:id="142"/>
            <w:r w:rsidRPr="23685E28">
              <w:rPr>
                <w:rFonts w:ascii="Mulish" w:hAnsi="Mulish"/>
                <w:color w:val="000000" w:themeColor="text1"/>
                <w:sz w:val="20"/>
                <w:szCs w:val="20"/>
              </w:rPr>
              <w:t xml:space="preserve"> </w:t>
            </w:r>
            <w:r w:rsidRPr="23685E28">
              <w:rPr>
                <w:rFonts w:ascii="Mulish" w:hAnsi="Mulish"/>
                <w:b/>
                <w:bCs/>
                <w:i/>
                <w:iCs/>
                <w:color w:val="000000" w:themeColor="text1"/>
                <w:sz w:val="20"/>
                <w:szCs w:val="20"/>
              </w:rPr>
              <w:t>central</w:t>
            </w:r>
            <w:r w:rsidRPr="23685E28">
              <w:rPr>
                <w:rFonts w:ascii="Mulish" w:hAnsi="Mulish"/>
                <w:color w:val="000000" w:themeColor="text1"/>
                <w:sz w:val="20"/>
                <w:szCs w:val="20"/>
              </w:rPr>
              <w:t xml:space="preserve"> </w:t>
            </w:r>
            <w:r w:rsidRPr="23685E28">
              <w:rPr>
                <w:rFonts w:ascii="Mulish" w:hAnsi="Mulish"/>
                <w:b/>
                <w:bCs/>
                <w:i/>
                <w:iCs/>
                <w:color w:val="000000" w:themeColor="text1"/>
                <w:sz w:val="20"/>
                <w:szCs w:val="20"/>
              </w:rPr>
              <w:t>platform engineering</w:t>
            </w:r>
            <w:commentRangeEnd w:id="141"/>
            <w:r w:rsidRPr="23685E28" w:rsidR="009D210A">
              <w:rPr>
                <w:rStyle w:val="CommentReference"/>
                <w:rFonts w:ascii="Mulish" w:hAnsi="Mulish"/>
                <w:b/>
                <w:bCs/>
                <w:i/>
                <w:iCs/>
                <w:color w:val="000000" w:themeColor="text1"/>
                <w:sz w:val="20"/>
                <w:szCs w:val="20"/>
              </w:rPr>
              <w:commentReference w:id="141"/>
            </w:r>
            <w:commentRangeEnd w:id="142"/>
            <w:r>
              <w:rPr>
                <w:rStyle w:val="CommentReference"/>
              </w:rPr>
              <w:commentReference w:id="142"/>
            </w:r>
            <w:r w:rsidRPr="23685E28">
              <w:rPr>
                <w:rFonts w:ascii="Mulish" w:hAnsi="Mulish"/>
                <w:b/>
                <w:bCs/>
                <w:i/>
                <w:iCs/>
                <w:color w:val="000000" w:themeColor="text1"/>
                <w:sz w:val="20"/>
                <w:szCs w:val="20"/>
              </w:rPr>
              <w:t xml:space="preserve"> and governance team</w:t>
            </w:r>
            <w:r w:rsidRPr="23685E28">
              <w:rPr>
                <w:rFonts w:ascii="Mulish" w:hAnsi="Mulish"/>
                <w:color w:val="000000" w:themeColor="text1"/>
                <w:sz w:val="20"/>
                <w:szCs w:val="20"/>
              </w:rPr>
              <w:t xml:space="preserve"> will own the shared Azure and Databricks platform, standards, security and operations, whilst individual operating </w:t>
            </w:r>
            <w:r w:rsidRPr="23685E28" w:rsidR="04FED752">
              <w:rPr>
                <w:rFonts w:ascii="Mulish" w:hAnsi="Mulish"/>
                <w:color w:val="000000" w:themeColor="text1"/>
                <w:sz w:val="20"/>
                <w:szCs w:val="20"/>
              </w:rPr>
              <w:t>entities</w:t>
            </w:r>
            <w:r w:rsidRPr="23685E28">
              <w:rPr>
                <w:rFonts w:ascii="Mulish" w:hAnsi="Mulish"/>
                <w:color w:val="000000" w:themeColor="text1"/>
                <w:sz w:val="20"/>
                <w:szCs w:val="20"/>
              </w:rPr>
              <w:t xml:space="preserve"> retain ownership of their </w:t>
            </w:r>
            <w:r w:rsidRPr="23685E28">
              <w:rPr>
                <w:rFonts w:ascii="Mulish" w:hAnsi="Mulish"/>
                <w:b/>
                <w:bCs/>
                <w:i/>
                <w:iCs/>
                <w:color w:val="000000" w:themeColor="text1"/>
                <w:sz w:val="20"/>
                <w:szCs w:val="20"/>
              </w:rPr>
              <w:t>analytical use cases and business outcomes</w:t>
            </w:r>
            <w:r w:rsidRPr="23685E28">
              <w:rPr>
                <w:rFonts w:ascii="Mulish" w:hAnsi="Mulish"/>
                <w:color w:val="000000" w:themeColor="text1"/>
                <w:sz w:val="20"/>
                <w:szCs w:val="20"/>
              </w:rPr>
              <w:t xml:space="preserve">. </w:t>
            </w:r>
            <w:r w:rsidR="009D210A">
              <w:br/>
            </w:r>
          </w:p>
          <w:p w:rsidR="009D210A" w:rsidP="00B76A1F" w:rsidRDefault="009D210A" w14:paraId="728F767B" w14:textId="04BE56E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 xml:space="preserve">This balances standardisation with local autonomy and aligns with the </w:t>
            </w:r>
            <w:r w:rsidR="0027197B">
              <w:rPr>
                <w:rFonts w:ascii="Mulish" w:hAnsi="Mulish"/>
                <w:color w:val="000000"/>
                <w:sz w:val="20"/>
                <w:szCs w:val="20"/>
              </w:rPr>
              <w:t xml:space="preserve">new </w:t>
            </w:r>
            <w:r w:rsidRPr="009D210A">
              <w:rPr>
                <w:rFonts w:ascii="Mulish" w:hAnsi="Mulish"/>
                <w:color w:val="000000"/>
                <w:sz w:val="20"/>
                <w:szCs w:val="20"/>
              </w:rPr>
              <w:t>target operating model</w:t>
            </w:r>
            <w:r w:rsidR="0027197B">
              <w:rPr>
                <w:rFonts w:ascii="Mulish" w:hAnsi="Mulish"/>
                <w:color w:val="000000"/>
                <w:sz w:val="20"/>
                <w:szCs w:val="20"/>
              </w:rPr>
              <w:t xml:space="preserve"> for Doubtless</w:t>
            </w:r>
            <w:r w:rsidRPr="009D210A">
              <w:rPr>
                <w:rFonts w:ascii="Mulish" w:hAnsi="Mulish"/>
                <w:color w:val="000000"/>
                <w:sz w:val="20"/>
                <w:szCs w:val="20"/>
              </w:rPr>
              <w:t>.</w:t>
            </w:r>
          </w:p>
          <w:p w:rsidRPr="009D210A" w:rsidR="0027197B" w:rsidP="00B76A1F" w:rsidRDefault="0027197B" w14:paraId="49FD8BC0" w14:textId="3CE6332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9D210A" w:rsidTr="23685E28" w14:paraId="4924902D"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D210A" w:rsidR="009D210A" w:rsidP="00B76A1F" w:rsidRDefault="009D210A" w14:paraId="0C6FD93F" w14:textId="77777777">
            <w:pPr>
              <w:rPr>
                <w:rFonts w:ascii="Mulish" w:hAnsi="Mulish"/>
                <w:color w:val="000000"/>
                <w:sz w:val="20"/>
                <w:szCs w:val="20"/>
              </w:rPr>
            </w:pPr>
            <w:r w:rsidRPr="009D210A">
              <w:rPr>
                <w:rFonts w:ascii="Mulish" w:hAnsi="Mulish"/>
                <w:color w:val="000000"/>
                <w:sz w:val="20"/>
                <w:szCs w:val="20"/>
              </w:rPr>
              <w:t>ADD-052</w:t>
            </w:r>
          </w:p>
        </w:tc>
        <w:tc>
          <w:tcPr>
            <w:tcW w:w="2075" w:type="dxa"/>
            <w:noWrap/>
            <w:hideMark/>
          </w:tcPr>
          <w:p w:rsidRPr="009D210A" w:rsidR="009D210A" w:rsidP="00B76A1F" w:rsidRDefault="009D210A" w14:paraId="39EE03A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FR-002, FR-006, FR-011, FR-012, FR-019, FR-024</w:t>
            </w:r>
          </w:p>
        </w:tc>
        <w:tc>
          <w:tcPr>
            <w:tcW w:w="3543" w:type="dxa"/>
            <w:noWrap/>
            <w:hideMark/>
          </w:tcPr>
          <w:p w:rsidRPr="009D210A" w:rsidR="009D210A" w:rsidP="00B76A1F" w:rsidRDefault="009D210A" w14:paraId="7B0E04BC" w14:textId="7777777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D210A">
              <w:rPr>
                <w:rFonts w:ascii="Mulish" w:hAnsi="Mulish"/>
                <w:i/>
                <w:iCs/>
                <w:color w:val="000000"/>
                <w:sz w:val="20"/>
                <w:szCs w:val="20"/>
              </w:rPr>
              <w:t>The platform will have Dev, Test, Staging and Prod Environments</w:t>
            </w:r>
          </w:p>
        </w:tc>
        <w:tc>
          <w:tcPr>
            <w:tcW w:w="7371" w:type="dxa"/>
            <w:noWrap/>
            <w:hideMark/>
          </w:tcPr>
          <w:p w:rsidR="0027197B" w:rsidP="00B76A1F" w:rsidRDefault="0027197B" w14:paraId="4406885C" w14:textId="379929A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This a</w:t>
            </w:r>
            <w:r w:rsidRPr="009D210A" w:rsidR="009D210A">
              <w:rPr>
                <w:rFonts w:ascii="Mulish" w:hAnsi="Mulish"/>
                <w:color w:val="000000"/>
                <w:sz w:val="20"/>
                <w:szCs w:val="20"/>
              </w:rPr>
              <w:t xml:space="preserve">ligns with the environment structure in use by Doubtless </w:t>
            </w:r>
            <w:ins w:author="Tom Wilson" w:date="2026-09-22T13:12:00Z" w16du:dateUtc="2026-09-22T12:12:00Z" w:id="143">
              <w:r w:rsidR="004215B3">
                <w:rPr>
                  <w:rFonts w:ascii="Mulish" w:hAnsi="Mulish"/>
                  <w:color w:val="000000"/>
                  <w:sz w:val="20"/>
                  <w:szCs w:val="20"/>
                </w:rPr>
                <w:t>Pet</w:t>
              </w:r>
            </w:ins>
            <w:ins w:author="Tom Wilson" w:date="2026-09-22T13:13:00Z" w16du:dateUtc="2026-09-22T12:13:00Z" w:id="144">
              <w:r w:rsidR="00614A51">
                <w:rPr>
                  <w:rFonts w:ascii="Mulish" w:hAnsi="Mulish"/>
                  <w:color w:val="000000"/>
                  <w:sz w:val="20"/>
                  <w:szCs w:val="20"/>
                </w:rPr>
                <w:t xml:space="preserve"> Insurance North America</w:t>
              </w:r>
            </w:ins>
            <w:ins w:author="Tom Wilson" w:date="2026-09-22T13:12:00Z" w16du:dateUtc="2026-09-22T12:12:00Z" w:id="145">
              <w:r w:rsidR="004215B3">
                <w:rPr>
                  <w:rFonts w:ascii="Mulish" w:hAnsi="Mulish"/>
                  <w:color w:val="000000"/>
                  <w:sz w:val="20"/>
                  <w:szCs w:val="20"/>
                </w:rPr>
                <w:t xml:space="preserve"> </w:t>
              </w:r>
            </w:ins>
            <w:del w:author="Tom Wilson" w:date="2026-09-22T13:12:00Z" w16du:dateUtc="2026-09-22T12:12:00Z" w:id="146">
              <w:r w:rsidRPr="009D210A" w:rsidDel="004215B3" w:rsidR="009D210A">
                <w:rPr>
                  <w:rFonts w:ascii="Mulish" w:hAnsi="Mulish"/>
                  <w:color w:val="000000"/>
                  <w:sz w:val="20"/>
                  <w:szCs w:val="20"/>
                </w:rPr>
                <w:delText>US</w:delText>
              </w:r>
            </w:del>
            <w:r w:rsidRPr="009D210A" w:rsidR="009D210A">
              <w:rPr>
                <w:rFonts w:ascii="Mulish" w:hAnsi="Mulish"/>
                <w:color w:val="000000"/>
                <w:sz w:val="20"/>
                <w:szCs w:val="20"/>
              </w:rPr>
              <w:t>.</w:t>
            </w:r>
            <w:r>
              <w:rPr>
                <w:rFonts w:ascii="Mulish" w:hAnsi="Mulish"/>
                <w:color w:val="000000"/>
                <w:sz w:val="20"/>
                <w:szCs w:val="20"/>
              </w:rPr>
              <w:t xml:space="preserve"> </w:t>
            </w:r>
            <w:ins w:author="Tom Wilson" w:date="2026-09-22T13:19:00Z" w16du:dateUtc="2026-09-22T12:19:00Z" w:id="147">
              <w:r w:rsidR="00B72912">
                <w:rPr>
                  <w:rFonts w:ascii="Mulish" w:hAnsi="Mulish"/>
                  <w:color w:val="000000"/>
                  <w:sz w:val="20"/>
                  <w:szCs w:val="20"/>
                </w:rPr>
                <w:t xml:space="preserve">Separate </w:t>
              </w:r>
            </w:ins>
            <w:ins w:author="Tom Wilson" w:date="2026-09-22T13:18:00Z" w16du:dateUtc="2026-09-22T12:18:00Z" w:id="148">
              <w:r w:rsidR="0045138D">
                <w:rPr>
                  <w:rFonts w:ascii="Mulish" w:hAnsi="Mulish"/>
                  <w:color w:val="000000"/>
                  <w:sz w:val="20"/>
                  <w:szCs w:val="20"/>
                </w:rPr>
                <w:t>environment</w:t>
              </w:r>
            </w:ins>
            <w:ins w:author="Tom Wilson" w:date="2026-09-22T13:19:00Z" w16du:dateUtc="2026-09-22T12:19:00Z" w:id="149">
              <w:r w:rsidR="00B72912">
                <w:rPr>
                  <w:rFonts w:ascii="Mulish" w:hAnsi="Mulish"/>
                  <w:color w:val="000000"/>
                  <w:sz w:val="20"/>
                  <w:szCs w:val="20"/>
                </w:rPr>
                <w:t>s, following the same</w:t>
              </w:r>
            </w:ins>
            <w:ins w:author="Tom Wilson" w:date="2026-09-22T13:18:00Z" w16du:dateUtc="2026-09-22T12:18:00Z" w:id="150">
              <w:r w:rsidR="0045138D">
                <w:rPr>
                  <w:rFonts w:ascii="Mulish" w:hAnsi="Mulish"/>
                  <w:color w:val="000000"/>
                  <w:sz w:val="20"/>
                  <w:szCs w:val="20"/>
                </w:rPr>
                <w:t xml:space="preserve"> structure</w:t>
              </w:r>
            </w:ins>
            <w:ins w:author="Tom Wilson" w:date="2026-09-22T13:19:00Z" w16du:dateUtc="2026-09-22T12:19:00Z" w:id="151">
              <w:r w:rsidR="00B72912">
                <w:rPr>
                  <w:rFonts w:ascii="Mulish" w:hAnsi="Mulish"/>
                  <w:color w:val="000000"/>
                  <w:sz w:val="20"/>
                  <w:szCs w:val="20"/>
                </w:rPr>
                <w:t>,</w:t>
              </w:r>
            </w:ins>
            <w:ins w:author="Tom Wilson" w:date="2026-09-22T13:18:00Z" w16du:dateUtc="2026-09-22T12:18:00Z" w:id="152">
              <w:r w:rsidR="0045138D">
                <w:rPr>
                  <w:rFonts w:ascii="Mulish" w:hAnsi="Mulish"/>
                  <w:color w:val="000000"/>
                  <w:sz w:val="20"/>
                  <w:szCs w:val="20"/>
                </w:rPr>
                <w:t xml:space="preserve"> will be used for Non-Critical (Tier 3) analytics and rep</w:t>
              </w:r>
            </w:ins>
            <w:ins w:author="Tom Wilson" w:date="2026-09-22T13:19:00Z" w16du:dateUtc="2026-09-22T12:19:00Z" w:id="153">
              <w:r w:rsidR="00B72912">
                <w:rPr>
                  <w:rFonts w:ascii="Mulish" w:hAnsi="Mulish"/>
                  <w:color w:val="000000"/>
                  <w:sz w:val="20"/>
                  <w:szCs w:val="20"/>
                </w:rPr>
                <w:t xml:space="preserve">orting </w:t>
              </w:r>
            </w:ins>
            <w:ins w:author="Tom Wilson" w:date="2026-09-22T13:20:00Z" w16du:dateUtc="2026-09-22T12:20:00Z" w:id="154">
              <w:r w:rsidR="005A1A3D">
                <w:rPr>
                  <w:rFonts w:ascii="Mulish" w:hAnsi="Mulish"/>
                  <w:color w:val="000000"/>
                  <w:sz w:val="20"/>
                  <w:szCs w:val="20"/>
                </w:rPr>
                <w:t xml:space="preserve">workloads </w:t>
              </w:r>
            </w:ins>
            <w:ins w:author="Tom Wilson" w:date="2026-09-22T13:19:00Z" w16du:dateUtc="2026-09-22T12:19:00Z" w:id="155">
              <w:r w:rsidR="00B72912">
                <w:rPr>
                  <w:rFonts w:ascii="Mulish" w:hAnsi="Mulish"/>
                  <w:color w:val="000000"/>
                  <w:sz w:val="20"/>
                  <w:szCs w:val="20"/>
                </w:rPr>
                <w:t xml:space="preserve">and Critical (Tier 1) operational </w:t>
              </w:r>
            </w:ins>
            <w:ins w:author="Tom Wilson" w:date="2026-09-22T13:20:00Z" w16du:dateUtc="2026-09-22T12:20:00Z" w:id="156">
              <w:r w:rsidR="005A1A3D">
                <w:rPr>
                  <w:rFonts w:ascii="Mulish" w:hAnsi="Mulish"/>
                  <w:color w:val="000000"/>
                  <w:sz w:val="20"/>
                  <w:szCs w:val="20"/>
                </w:rPr>
                <w:t xml:space="preserve">service support.workloads. </w:t>
              </w:r>
            </w:ins>
            <w:r>
              <w:rPr>
                <w:rFonts w:ascii="Mulish" w:hAnsi="Mulish"/>
                <w:color w:val="000000"/>
                <w:sz w:val="20"/>
                <w:szCs w:val="20"/>
              </w:rPr>
              <w:t xml:space="preserve">The environments are </w:t>
            </w:r>
            <w:del w:author="Tom Wilson" w:date="2026-09-22T13:20:00Z" w16du:dateUtc="2026-09-22T12:20:00Z" w:id="157">
              <w:r w:rsidDel="005A1A3D">
                <w:rPr>
                  <w:rFonts w:ascii="Mulish" w:hAnsi="Mulish"/>
                  <w:color w:val="000000"/>
                  <w:sz w:val="20"/>
                  <w:szCs w:val="20"/>
                </w:rPr>
                <w:delText xml:space="preserve">broken </w:delText>
              </w:r>
            </w:del>
            <w:ins w:author="Tom Wilson" w:date="2026-09-22T13:20:00Z" w16du:dateUtc="2026-09-22T12:20:00Z" w:id="158">
              <w:r w:rsidR="005A1A3D">
                <w:rPr>
                  <w:rFonts w:ascii="Mulish" w:hAnsi="Mulish"/>
                  <w:color w:val="000000"/>
                  <w:sz w:val="20"/>
                  <w:szCs w:val="20"/>
                </w:rPr>
                <w:t>defined</w:t>
              </w:r>
              <w:r w:rsidR="005A1A3D">
                <w:rPr>
                  <w:rFonts w:ascii="Mulish" w:hAnsi="Mulish"/>
                  <w:color w:val="000000"/>
                  <w:sz w:val="20"/>
                  <w:szCs w:val="20"/>
                </w:rPr>
                <w:t xml:space="preserve"> </w:t>
              </w:r>
            </w:ins>
            <w:r>
              <w:rPr>
                <w:rFonts w:ascii="Mulish" w:hAnsi="Mulish"/>
                <w:color w:val="000000"/>
                <w:sz w:val="20"/>
                <w:szCs w:val="20"/>
              </w:rPr>
              <w:t>down as follows;</w:t>
            </w:r>
          </w:p>
          <w:p w:rsidR="0027197B" w:rsidP="00B76A1F" w:rsidRDefault="0027197B" w14:paraId="1BBB384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B0A47" w:rsidP="00B34E3E" w:rsidRDefault="009D210A" w14:paraId="5897151E" w14:textId="049A7694">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7197B">
              <w:rPr>
                <w:rFonts w:ascii="Mulish" w:hAnsi="Mulish"/>
                <w:b/>
                <w:bCs/>
                <w:i/>
                <w:iCs/>
                <w:color w:val="000000"/>
                <w:sz w:val="20"/>
                <w:szCs w:val="20"/>
              </w:rPr>
              <w:t>Dev</w:t>
            </w:r>
            <w:r w:rsidRPr="0027197B" w:rsidR="0027197B">
              <w:rPr>
                <w:rFonts w:ascii="Mulish" w:hAnsi="Mulish"/>
                <w:b/>
                <w:bCs/>
                <w:i/>
                <w:iCs/>
                <w:color w:val="000000"/>
                <w:sz w:val="20"/>
                <w:szCs w:val="20"/>
              </w:rPr>
              <w:t>elopment</w:t>
            </w:r>
            <w:r w:rsidR="0027197B">
              <w:rPr>
                <w:rFonts w:ascii="Mulish" w:hAnsi="Mulish"/>
                <w:color w:val="000000"/>
                <w:sz w:val="20"/>
                <w:szCs w:val="20"/>
              </w:rPr>
              <w:t xml:space="preserve"> - </w:t>
            </w:r>
            <w:r w:rsidR="0050742C">
              <w:rPr>
                <w:rFonts w:ascii="Mulish" w:hAnsi="Mulish"/>
                <w:color w:val="000000"/>
                <w:sz w:val="20"/>
                <w:szCs w:val="20"/>
              </w:rPr>
              <w:t xml:space="preserve">Used by developers to write and test new code </w:t>
            </w:r>
            <w:r w:rsidR="007B0A47">
              <w:rPr>
                <w:rFonts w:ascii="Mulish" w:hAnsi="Mulish"/>
                <w:color w:val="000000"/>
                <w:sz w:val="20"/>
                <w:szCs w:val="20"/>
              </w:rPr>
              <w:t>for the platform (ingestion flows, integrations with external platforms etc.). This will contain</w:t>
            </w:r>
            <w:r w:rsidRPr="0027197B">
              <w:rPr>
                <w:rFonts w:ascii="Mulish" w:hAnsi="Mulish"/>
                <w:color w:val="000000"/>
                <w:sz w:val="20"/>
                <w:szCs w:val="20"/>
              </w:rPr>
              <w:t xml:space="preserve"> minimal data </w:t>
            </w:r>
            <w:r w:rsidR="007B0A47">
              <w:rPr>
                <w:rFonts w:ascii="Mulish" w:hAnsi="Mulish"/>
                <w:color w:val="000000"/>
                <w:sz w:val="20"/>
                <w:szCs w:val="20"/>
              </w:rPr>
              <w:t xml:space="preserve">by design, mainly using </w:t>
            </w:r>
            <w:r w:rsidRPr="0027197B">
              <w:rPr>
                <w:rFonts w:ascii="Mulish" w:hAnsi="Mulish"/>
                <w:color w:val="000000"/>
                <w:sz w:val="20"/>
                <w:szCs w:val="20"/>
              </w:rPr>
              <w:t xml:space="preserve">dummy/ small </w:t>
            </w:r>
            <w:r w:rsidRPr="0027197B" w:rsidR="00540EC3">
              <w:rPr>
                <w:rFonts w:ascii="Mulish" w:hAnsi="Mulish"/>
                <w:color w:val="000000"/>
                <w:sz w:val="20"/>
                <w:szCs w:val="20"/>
              </w:rPr>
              <w:t>obfuscated</w:t>
            </w:r>
            <w:r w:rsidRPr="0027197B">
              <w:rPr>
                <w:rFonts w:ascii="Mulish" w:hAnsi="Mulish"/>
                <w:color w:val="000000"/>
                <w:sz w:val="20"/>
                <w:szCs w:val="20"/>
              </w:rPr>
              <w:t xml:space="preserve"> samples</w:t>
            </w:r>
            <w:r w:rsidR="007B0A47">
              <w:rPr>
                <w:rFonts w:ascii="Mulish" w:hAnsi="Mulish"/>
                <w:color w:val="000000"/>
                <w:sz w:val="20"/>
                <w:szCs w:val="20"/>
              </w:rPr>
              <w:t xml:space="preserve"> where possible</w:t>
            </w:r>
            <w:r w:rsidRPr="0027197B">
              <w:rPr>
                <w:rFonts w:ascii="Mulish" w:hAnsi="Mulish"/>
                <w:color w:val="000000"/>
                <w:sz w:val="20"/>
                <w:szCs w:val="20"/>
              </w:rPr>
              <w:t>.</w:t>
            </w:r>
            <w:r w:rsidR="007B0A47">
              <w:rPr>
                <w:rFonts w:ascii="Mulish" w:hAnsi="Mulish"/>
                <w:color w:val="000000"/>
                <w:sz w:val="20"/>
                <w:szCs w:val="20"/>
              </w:rPr>
              <w:t xml:space="preserve"> </w:t>
            </w:r>
            <w:r w:rsidR="00070826">
              <w:rPr>
                <w:rFonts w:ascii="Mulish" w:hAnsi="Mulish"/>
                <w:color w:val="000000"/>
                <w:sz w:val="20"/>
                <w:szCs w:val="20"/>
              </w:rPr>
              <w:t xml:space="preserve">Sensitive and PII data </w:t>
            </w:r>
            <w:r w:rsidR="00C750BD">
              <w:rPr>
                <w:rFonts w:ascii="Mulish" w:hAnsi="Mulish"/>
                <w:color w:val="000000"/>
                <w:sz w:val="20"/>
                <w:szCs w:val="20"/>
              </w:rPr>
              <w:t>NOT allowed in development environments under current GDPR guidelines.</w:t>
            </w:r>
            <w:r w:rsidR="005E2D1F">
              <w:rPr>
                <w:rFonts w:ascii="Mulish" w:hAnsi="Mulish"/>
                <w:color w:val="000000"/>
                <w:sz w:val="20"/>
                <w:szCs w:val="20"/>
              </w:rPr>
              <w:t xml:space="preserve"> </w:t>
            </w:r>
          </w:p>
          <w:p w:rsidR="00E647EA" w:rsidP="00B34E3E" w:rsidRDefault="00232983" w14:paraId="76A16282" w14:textId="67BE287C">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A112F">
              <w:rPr>
                <w:rFonts w:ascii="Mulish" w:hAnsi="Mulish"/>
                <w:b/>
                <w:bCs/>
                <w:i/>
                <w:iCs/>
                <w:color w:val="000000"/>
                <w:sz w:val="20"/>
                <w:szCs w:val="20"/>
              </w:rPr>
              <w:t>Test</w:t>
            </w:r>
            <w:r w:rsidR="005D7F3D">
              <w:rPr>
                <w:rFonts w:ascii="Mulish" w:hAnsi="Mulish"/>
                <w:b/>
                <w:bCs/>
                <w:i/>
                <w:iCs/>
                <w:color w:val="000000"/>
                <w:sz w:val="20"/>
                <w:szCs w:val="20"/>
              </w:rPr>
              <w:t>ing</w:t>
            </w:r>
            <w:r>
              <w:rPr>
                <w:rFonts w:ascii="Mulish" w:hAnsi="Mulish"/>
                <w:color w:val="000000"/>
                <w:sz w:val="20"/>
                <w:szCs w:val="20"/>
              </w:rPr>
              <w:t xml:space="preserve"> - </w:t>
            </w:r>
            <w:r w:rsidRPr="0027197B" w:rsidR="009D210A">
              <w:rPr>
                <w:rFonts w:ascii="Mulish" w:hAnsi="Mulish"/>
                <w:color w:val="000000"/>
                <w:sz w:val="20"/>
                <w:szCs w:val="20"/>
              </w:rPr>
              <w:t xml:space="preserve"> </w:t>
            </w:r>
            <w:r w:rsidR="005D7F3D">
              <w:rPr>
                <w:rFonts w:ascii="Mulish" w:hAnsi="Mulish"/>
                <w:color w:val="000000"/>
                <w:sz w:val="20"/>
                <w:szCs w:val="20"/>
              </w:rPr>
              <w:t>Used for automated testing, integration testing and manual quality assurance (QA) validation</w:t>
            </w:r>
            <w:r w:rsidR="00D537A8">
              <w:rPr>
                <w:rFonts w:ascii="Mulish" w:hAnsi="Mulish"/>
                <w:color w:val="000000"/>
                <w:sz w:val="20"/>
                <w:szCs w:val="20"/>
              </w:rPr>
              <w:t xml:space="preserve">. </w:t>
            </w:r>
            <w:r w:rsidR="00655E4D">
              <w:rPr>
                <w:rFonts w:ascii="Mulish" w:hAnsi="Mulish"/>
                <w:color w:val="000000"/>
                <w:sz w:val="20"/>
                <w:szCs w:val="20"/>
              </w:rPr>
              <w:t>T</w:t>
            </w:r>
            <w:r w:rsidRPr="0027197B" w:rsidR="009D210A">
              <w:rPr>
                <w:rFonts w:ascii="Mulish" w:hAnsi="Mulish"/>
                <w:color w:val="000000"/>
                <w:sz w:val="20"/>
                <w:szCs w:val="20"/>
              </w:rPr>
              <w:t>o contain standardised test datasets, including edge-case datasets</w:t>
            </w:r>
            <w:r w:rsidR="00C750BD">
              <w:rPr>
                <w:rFonts w:ascii="Mulish" w:hAnsi="Mulish"/>
                <w:color w:val="000000"/>
                <w:sz w:val="20"/>
                <w:szCs w:val="20"/>
              </w:rPr>
              <w:t xml:space="preserve"> at small to medium volume (GB scale).</w:t>
            </w:r>
            <w:r w:rsidR="005E2D1F">
              <w:rPr>
                <w:rFonts w:ascii="Mulish" w:hAnsi="Mulish"/>
                <w:color w:val="000000"/>
                <w:sz w:val="20"/>
                <w:szCs w:val="20"/>
              </w:rPr>
              <w:t xml:space="preserve"> Sensitive and PII data NOT allowed in Testing environments under current GDPR guidelines</w:t>
            </w:r>
          </w:p>
          <w:p w:rsidR="00A26E2A" w:rsidP="00B34E3E" w:rsidRDefault="009D210A" w14:paraId="279120D0" w14:textId="03C6E88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C4DC9">
              <w:rPr>
                <w:rFonts w:ascii="Mulish" w:hAnsi="Mulish"/>
                <w:b/>
                <w:bCs/>
                <w:color w:val="000000"/>
                <w:sz w:val="20"/>
                <w:szCs w:val="20"/>
              </w:rPr>
              <w:t>Staging</w:t>
            </w:r>
            <w:r w:rsidRPr="0027197B">
              <w:rPr>
                <w:rFonts w:ascii="Mulish" w:hAnsi="Mulish"/>
                <w:color w:val="000000"/>
                <w:sz w:val="20"/>
                <w:szCs w:val="20"/>
              </w:rPr>
              <w:t xml:space="preserve"> </w:t>
            </w:r>
            <w:r w:rsidR="000E5919">
              <w:rPr>
                <w:rFonts w:ascii="Mulish" w:hAnsi="Mulish"/>
                <w:color w:val="000000"/>
                <w:sz w:val="20"/>
                <w:szCs w:val="20"/>
              </w:rPr>
              <w:t>–</w:t>
            </w:r>
            <w:r w:rsidR="006C4DC9">
              <w:rPr>
                <w:rFonts w:ascii="Mulish" w:hAnsi="Mulish"/>
                <w:color w:val="000000"/>
                <w:sz w:val="20"/>
                <w:szCs w:val="20"/>
              </w:rPr>
              <w:t xml:space="preserve"> </w:t>
            </w:r>
            <w:r w:rsidR="000E5919">
              <w:rPr>
                <w:rFonts w:ascii="Mulish" w:hAnsi="Mulish"/>
                <w:color w:val="000000"/>
                <w:sz w:val="20"/>
                <w:szCs w:val="20"/>
              </w:rPr>
              <w:t xml:space="preserve">Used for performance testing under near-production loads as well as </w:t>
            </w:r>
            <w:r w:rsidR="00A26E2A">
              <w:rPr>
                <w:rFonts w:ascii="Mulish" w:hAnsi="Mulish"/>
                <w:color w:val="000000"/>
                <w:sz w:val="20"/>
                <w:szCs w:val="20"/>
              </w:rPr>
              <w:t xml:space="preserve">user acceptance testing. This will </w:t>
            </w:r>
            <w:r w:rsidRPr="0027197B">
              <w:rPr>
                <w:rFonts w:ascii="Mulish" w:hAnsi="Mulish"/>
                <w:color w:val="000000"/>
                <w:sz w:val="20"/>
                <w:szCs w:val="20"/>
              </w:rPr>
              <w:t>contain a pre-defined period of anonymised data from prod.</w:t>
            </w:r>
            <w:r w:rsidR="004F69E5">
              <w:rPr>
                <w:rFonts w:ascii="Mulish" w:hAnsi="Mulish"/>
                <w:color w:val="000000"/>
                <w:sz w:val="20"/>
                <w:szCs w:val="20"/>
              </w:rPr>
              <w:t xml:space="preserve"> Volume of data is considered high, </w:t>
            </w:r>
            <w:r w:rsidR="000A2DBB">
              <w:rPr>
                <w:rFonts w:ascii="Mulish" w:hAnsi="Mulish"/>
                <w:color w:val="000000"/>
                <w:sz w:val="20"/>
                <w:szCs w:val="20"/>
              </w:rPr>
              <w:t>with perhaps 30% of the true production volume.</w:t>
            </w:r>
            <w:r w:rsidRPr="0027197B">
              <w:rPr>
                <w:rFonts w:ascii="Mulish" w:hAnsi="Mulish"/>
                <w:color w:val="000000"/>
                <w:sz w:val="20"/>
                <w:szCs w:val="20"/>
              </w:rPr>
              <w:t xml:space="preserve"> </w:t>
            </w:r>
            <w:r w:rsidR="00A26E2A">
              <w:rPr>
                <w:rFonts w:ascii="Mulish" w:hAnsi="Mulish"/>
                <w:color w:val="000000"/>
                <w:sz w:val="20"/>
                <w:szCs w:val="20"/>
              </w:rPr>
              <w:t>Sensitive and PII data NOT allowed in Staging environments under current GDPR guidelines</w:t>
            </w:r>
          </w:p>
          <w:p w:rsidRPr="0045138D" w:rsidR="006772A9" w:rsidDel="0045138D" w:rsidP="00B06CE3" w:rsidRDefault="223D504E" w14:paraId="7B0FE8AF" w14:textId="5CF8049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del w:author="Tom Wilson" w:date="2026-09-22T13:18:00Z" w16du:dateUtc="2026-09-22T12:18:00Z" w:id="159"/>
                <w:rFonts w:ascii="Mulish" w:hAnsi="Mulish"/>
                <w:color w:val="000000"/>
                <w:sz w:val="20"/>
                <w:szCs w:val="20"/>
                <w:rPrChange w:author="Tom Wilson" w:date="2026-09-22T13:18:00Z" w16du:dateUtc="2026-09-22T12:18:00Z" w:id="160">
                  <w:rPr>
                    <w:del w:author="Tom Wilson" w:date="2026-09-22T13:18:00Z" w16du:dateUtc="2026-09-22T12:18:00Z" w:id="161"/>
                  </w:rPr>
                </w:rPrChange>
              </w:rPr>
            </w:pPr>
            <w:r w:rsidRPr="23685E28">
              <w:rPr>
                <w:rFonts w:ascii="Mulish" w:hAnsi="Mulish"/>
                <w:b/>
                <w:bCs/>
                <w:color w:val="000000" w:themeColor="text1"/>
                <w:sz w:val="20"/>
                <w:szCs w:val="20"/>
              </w:rPr>
              <w:lastRenderedPageBreak/>
              <w:t>P</w:t>
            </w:r>
            <w:commentRangeStart w:id="162"/>
            <w:commentRangeStart w:id="163"/>
            <w:r w:rsidRPr="23685E28">
              <w:rPr>
                <w:rFonts w:ascii="Mulish" w:hAnsi="Mulish"/>
                <w:b/>
                <w:bCs/>
                <w:color w:val="000000" w:themeColor="text1"/>
                <w:sz w:val="20"/>
                <w:szCs w:val="20"/>
              </w:rPr>
              <w:t>roduction</w:t>
            </w:r>
            <w:r w:rsidRPr="23685E28">
              <w:rPr>
                <w:rFonts w:ascii="Mulish" w:hAnsi="Mulish"/>
                <w:color w:val="000000" w:themeColor="text1"/>
                <w:sz w:val="20"/>
                <w:szCs w:val="20"/>
              </w:rPr>
              <w:t xml:space="preserve"> –</w:t>
            </w:r>
            <w:del w:author="Tom Wilson" w:date="2026-09-22T13:16:00Z" w16du:dateUtc="2026-09-22T12:16:00Z" w:id="164">
              <w:r w:rsidRPr="23685E28" w:rsidDel="006772A9">
                <w:rPr>
                  <w:rFonts w:ascii="Mulish" w:hAnsi="Mulish"/>
                  <w:color w:val="000000" w:themeColor="text1"/>
                  <w:sz w:val="20"/>
                  <w:szCs w:val="20"/>
                </w:rPr>
                <w:delText xml:space="preserve"> </w:delText>
              </w:r>
            </w:del>
            <w:ins w:author="Tom Wilson" w:date="2026-09-22T13:16:00Z" w16du:dateUtc="2026-09-22T12:16:00Z" w:id="165">
              <w:r w:rsidR="006772A9">
                <w:rPr>
                  <w:rFonts w:ascii="Mulish" w:hAnsi="Mulish"/>
                  <w:color w:val="000000" w:themeColor="text1"/>
                  <w:sz w:val="20"/>
                  <w:szCs w:val="20"/>
                </w:rPr>
                <w:t xml:space="preserve"> </w:t>
              </w:r>
            </w:ins>
            <w:del w:author="Tom Wilson" w:date="2026-09-22T13:16:00Z" w16du:dateUtc="2026-09-22T12:16:00Z" w:id="166">
              <w:r w:rsidRPr="23685E28" w:rsidDel="006772A9">
                <w:rPr>
                  <w:rFonts w:ascii="Mulish" w:hAnsi="Mulish"/>
                  <w:color w:val="000000" w:themeColor="text1"/>
                  <w:sz w:val="20"/>
                  <w:szCs w:val="20"/>
                </w:rPr>
                <w:delText xml:space="preserve">Used to </w:delText>
              </w:r>
              <w:r w:rsidRPr="23685E28" w:rsidDel="006772A9" w:rsidR="77F1E6F2">
                <w:rPr>
                  <w:rFonts w:ascii="Mulish" w:hAnsi="Mulish"/>
                  <w:color w:val="000000" w:themeColor="text1"/>
                  <w:sz w:val="20"/>
                  <w:szCs w:val="20"/>
                </w:rPr>
                <w:delText xml:space="preserve">deliver both the </w:delText>
              </w:r>
              <w:r w:rsidRPr="23685E28" w:rsidDel="006772A9" w:rsidR="77F1E6F2">
                <w:rPr>
                  <w:rFonts w:ascii="Mulish" w:hAnsi="Mulish"/>
                  <w:b/>
                  <w:bCs/>
                  <w:i/>
                  <w:iCs/>
                  <w:color w:val="000000" w:themeColor="text1"/>
                  <w:sz w:val="20"/>
                  <w:szCs w:val="20"/>
                </w:rPr>
                <w:delText>operation</w:delText>
              </w:r>
              <w:r w:rsidRPr="23685E28" w:rsidDel="006772A9" w:rsidR="02311C18">
                <w:rPr>
                  <w:rFonts w:ascii="Mulish" w:hAnsi="Mulish"/>
                  <w:b/>
                  <w:bCs/>
                  <w:i/>
                  <w:iCs/>
                  <w:color w:val="000000" w:themeColor="text1"/>
                  <w:sz w:val="20"/>
                  <w:szCs w:val="20"/>
                </w:rPr>
                <w:delText>s</w:delText>
              </w:r>
              <w:commentRangeEnd w:id="162"/>
              <w:r w:rsidRPr="23685E28" w:rsidDel="006772A9" w:rsidR="00A26E2A">
                <w:rPr>
                  <w:rStyle w:val="CommentReference"/>
                  <w:rFonts w:ascii="Mulish" w:hAnsi="Mulish"/>
                  <w:color w:val="000000" w:themeColor="text1"/>
                  <w:sz w:val="20"/>
                  <w:szCs w:val="20"/>
                </w:rPr>
                <w:commentReference w:id="162"/>
              </w:r>
              <w:commentRangeEnd w:id="163"/>
              <w:r>
                <w:rPr>
                  <w:rStyle w:val="CommentReference"/>
                </w:rPr>
                <w:commentReference w:id="163"/>
              </w:r>
              <w:r w:rsidRPr="23685E28" w:rsidDel="006772A9" w:rsidR="02311C18">
                <w:rPr>
                  <w:rFonts w:ascii="Mulish" w:hAnsi="Mulish"/>
                  <w:color w:val="000000" w:themeColor="text1"/>
                  <w:sz w:val="20"/>
                  <w:szCs w:val="20"/>
                </w:rPr>
                <w:delText xml:space="preserve"> and </w:delText>
              </w:r>
              <w:r w:rsidRPr="23685E28" w:rsidDel="006772A9" w:rsidR="02311C18">
                <w:rPr>
                  <w:rFonts w:ascii="Mulish" w:hAnsi="Mulish"/>
                  <w:b/>
                  <w:bCs/>
                  <w:i/>
                  <w:iCs/>
                  <w:color w:val="000000" w:themeColor="text1"/>
                  <w:sz w:val="20"/>
                  <w:szCs w:val="20"/>
                </w:rPr>
                <w:delText>analytic</w:delText>
              </w:r>
              <w:r w:rsidRPr="23685E28" w:rsidDel="006772A9" w:rsidR="02311C18">
                <w:rPr>
                  <w:rFonts w:ascii="Mulish" w:hAnsi="Mulish"/>
                  <w:color w:val="000000" w:themeColor="text1"/>
                  <w:sz w:val="20"/>
                  <w:szCs w:val="20"/>
                </w:rPr>
                <w:delText xml:space="preserve"> </w:delText>
              </w:r>
              <w:r w:rsidRPr="23685E28" w:rsidDel="006772A9" w:rsidR="29B4FEB0">
                <w:rPr>
                  <w:rFonts w:ascii="Mulish" w:hAnsi="Mulish"/>
                  <w:color w:val="000000" w:themeColor="text1"/>
                  <w:sz w:val="20"/>
                  <w:szCs w:val="20"/>
                </w:rPr>
                <w:delText xml:space="preserve">workspaces in production. </w:delText>
              </w:r>
            </w:del>
            <w:r w:rsidRPr="23685E28" w:rsidR="29B4FEB0">
              <w:rPr>
                <w:rFonts w:ascii="Mulish" w:hAnsi="Mulish"/>
                <w:color w:val="000000" w:themeColor="text1"/>
                <w:sz w:val="20"/>
                <w:szCs w:val="20"/>
              </w:rPr>
              <w:t>To</w:t>
            </w:r>
            <w:r w:rsidRPr="23685E28" w:rsidR="45A515B3">
              <w:rPr>
                <w:rFonts w:ascii="Mulish" w:hAnsi="Mulish"/>
                <w:color w:val="000000" w:themeColor="text1"/>
                <w:sz w:val="20"/>
                <w:szCs w:val="20"/>
              </w:rPr>
              <w:t xml:space="preserve"> contain real, live and sensitive data in line with </w:t>
            </w:r>
            <w:r w:rsidRPr="23685E28" w:rsidR="76C6913B">
              <w:rPr>
                <w:rFonts w:ascii="Mulish" w:hAnsi="Mulish"/>
                <w:color w:val="000000" w:themeColor="text1"/>
                <w:sz w:val="20"/>
                <w:szCs w:val="20"/>
              </w:rPr>
              <w:t xml:space="preserve">Doubtless </w:t>
            </w:r>
            <w:r w:rsidRPr="23685E28" w:rsidR="45A515B3">
              <w:rPr>
                <w:rFonts w:ascii="Mulish" w:hAnsi="Mulish"/>
                <w:color w:val="000000" w:themeColor="text1"/>
                <w:sz w:val="20"/>
                <w:szCs w:val="20"/>
              </w:rPr>
              <w:t>retention policy.</w:t>
            </w:r>
            <w:r w:rsidRPr="23685E28" w:rsidR="76C6913B">
              <w:rPr>
                <w:rFonts w:ascii="Mulish" w:hAnsi="Mulish"/>
                <w:color w:val="000000" w:themeColor="text1"/>
                <w:sz w:val="20"/>
                <w:szCs w:val="20"/>
              </w:rPr>
              <w:t xml:space="preserve"> Very high data</w:t>
            </w:r>
            <w:r w:rsidRPr="23685E28" w:rsidR="59C16E5A">
              <w:rPr>
                <w:rFonts w:ascii="Mulish" w:hAnsi="Mulish"/>
                <w:color w:val="000000" w:themeColor="text1"/>
                <w:sz w:val="20"/>
                <w:szCs w:val="20"/>
              </w:rPr>
              <w:t xml:space="preserve"> volume for all entities across the group, on the order of terabytes to petabytes.</w:t>
            </w:r>
          </w:p>
          <w:p w:rsidRPr="0027197B" w:rsidR="006E7FEE" w:rsidP="0045138D" w:rsidRDefault="006E7FEE" w14:paraId="63D8AAEA" w14:textId="320E8938">
            <w:pPr>
              <w:pStyle w:val="ListParagraph"/>
              <w:cnfStyle w:val="000000000000" w:firstRow="0" w:lastRow="0" w:firstColumn="0" w:lastColumn="0" w:oddVBand="0" w:evenVBand="0" w:oddHBand="0" w:evenHBand="0" w:firstRowFirstColumn="0" w:firstRowLastColumn="0" w:lastRowFirstColumn="0" w:lastRowLastColumn="0"/>
            </w:pPr>
          </w:p>
        </w:tc>
      </w:tr>
      <w:tr w:rsidRPr="009D210A" w:rsidR="009D210A" w:rsidTr="23685E28" w14:paraId="07A47AD4"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D210A" w:rsidR="009D210A" w:rsidP="00B76A1F" w:rsidRDefault="009D210A" w14:paraId="1ABBEA4A" w14:textId="77777777">
            <w:pPr>
              <w:rPr>
                <w:rFonts w:ascii="Mulish" w:hAnsi="Mulish"/>
                <w:color w:val="000000"/>
                <w:sz w:val="20"/>
                <w:szCs w:val="20"/>
              </w:rPr>
            </w:pPr>
            <w:r w:rsidRPr="009D210A">
              <w:rPr>
                <w:rFonts w:ascii="Mulish" w:hAnsi="Mulish"/>
                <w:color w:val="000000"/>
                <w:sz w:val="20"/>
                <w:szCs w:val="20"/>
              </w:rPr>
              <w:lastRenderedPageBreak/>
              <w:t>ADD-053</w:t>
            </w:r>
          </w:p>
        </w:tc>
        <w:tc>
          <w:tcPr>
            <w:tcW w:w="2075" w:type="dxa"/>
            <w:noWrap/>
            <w:hideMark/>
          </w:tcPr>
          <w:p w:rsidRPr="009D210A" w:rsidR="009D210A" w:rsidP="00B76A1F" w:rsidRDefault="009D210A" w14:paraId="3617C77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FR-001, FR-008, FR-009</w:t>
            </w:r>
          </w:p>
        </w:tc>
        <w:tc>
          <w:tcPr>
            <w:tcW w:w="3543" w:type="dxa"/>
            <w:noWrap/>
            <w:hideMark/>
          </w:tcPr>
          <w:p w:rsidRPr="009D210A" w:rsidR="009D210A" w:rsidP="00B76A1F" w:rsidRDefault="009D210A" w14:paraId="494CDF80" w14:textId="7777777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D210A">
              <w:rPr>
                <w:rFonts w:ascii="Mulish" w:hAnsi="Mulish"/>
                <w:i/>
                <w:iCs/>
                <w:color w:val="000000"/>
                <w:sz w:val="20"/>
                <w:szCs w:val="20"/>
              </w:rPr>
              <w:t>All services deployed across the platform will follow a standardised naming convention</w:t>
            </w:r>
          </w:p>
        </w:tc>
        <w:tc>
          <w:tcPr>
            <w:tcW w:w="7371" w:type="dxa"/>
            <w:noWrap/>
            <w:hideMark/>
          </w:tcPr>
          <w:p w:rsidR="00BE44C4" w:rsidP="00BE44C4" w:rsidRDefault="009D210A" w14:paraId="1F212DE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D210A">
              <w:rPr>
                <w:rFonts w:ascii="Mulish" w:hAnsi="Mulish"/>
                <w:color w:val="000000"/>
                <w:sz w:val="20"/>
                <w:szCs w:val="20"/>
              </w:rPr>
              <w:t>Align to a standardised naming convention that can be used across all services</w:t>
            </w:r>
            <w:r w:rsidR="002034BA">
              <w:rPr>
                <w:rFonts w:ascii="Mulish" w:hAnsi="Mulish"/>
                <w:color w:val="000000"/>
                <w:sz w:val="20"/>
                <w:szCs w:val="20"/>
              </w:rPr>
              <w:t xml:space="preserve"> to </w:t>
            </w:r>
            <w:r w:rsidRPr="009D210A">
              <w:rPr>
                <w:rFonts w:ascii="Mulish" w:hAnsi="Mulish"/>
                <w:color w:val="000000"/>
                <w:sz w:val="20"/>
                <w:szCs w:val="20"/>
              </w:rPr>
              <w:t>provide consistency and clarity across the group platform</w:t>
            </w:r>
            <w:r w:rsidR="002034BA">
              <w:rPr>
                <w:rFonts w:ascii="Mulish" w:hAnsi="Mulish"/>
                <w:color w:val="000000"/>
                <w:sz w:val="20"/>
                <w:szCs w:val="20"/>
              </w:rPr>
              <w:t xml:space="preserve">. </w:t>
            </w:r>
          </w:p>
          <w:p w:rsidR="00BE44C4" w:rsidP="00BE44C4" w:rsidRDefault="00BE44C4" w14:paraId="7098112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BE44C4" w:rsidR="00BE44C4" w:rsidP="00BE44C4" w:rsidRDefault="00BE44C4" w14:paraId="5F7ACC68" w14:textId="56EA2B9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 xml:space="preserve">We </w:t>
            </w:r>
            <w:r>
              <w:rPr>
                <w:rFonts w:ascii="Mulish" w:hAnsi="Mulish"/>
                <w:color w:val="000000"/>
                <w:sz w:val="20"/>
                <w:szCs w:val="20"/>
              </w:rPr>
              <w:t xml:space="preserve">recommend </w:t>
            </w:r>
            <w:r w:rsidRPr="00BE44C4">
              <w:rPr>
                <w:rFonts w:ascii="Mulish" w:hAnsi="Mulish"/>
                <w:color w:val="000000"/>
                <w:sz w:val="20"/>
                <w:szCs w:val="20"/>
              </w:rPr>
              <w:t>employing the service naming convention in-line with that used for the Calandra Azure Landing Zone design. The templated format is as follows;</w:t>
            </w:r>
          </w:p>
          <w:p w:rsidR="00C00B61" w:rsidP="00BE44C4" w:rsidRDefault="00C00B61" w14:paraId="68D8C7E6" w14:textId="77777777">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p>
          <w:p w:rsidR="00BE44C4" w:rsidP="00BE44C4" w:rsidRDefault="00BE44C4" w14:paraId="0500ACE4" w14:textId="03582D91">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Pr>
                <w:rFonts w:ascii="Mulish" w:hAnsi="Mulish"/>
                <w:b/>
                <w:bCs/>
                <w:i/>
                <w:iCs/>
                <w:color w:val="000000"/>
                <w:sz w:val="20"/>
                <w:szCs w:val="20"/>
              </w:rPr>
              <w:t>d</w:t>
            </w:r>
            <w:r w:rsidR="00220893">
              <w:rPr>
                <w:rFonts w:ascii="Mulish" w:hAnsi="Mulish"/>
                <w:b/>
                <w:bCs/>
                <w:i/>
                <w:iCs/>
                <w:color w:val="000000"/>
                <w:sz w:val="20"/>
                <w:szCs w:val="20"/>
              </w:rPr>
              <w:t>oubtless</w:t>
            </w:r>
            <w:r w:rsidRPr="00BE44C4">
              <w:rPr>
                <w:rFonts w:ascii="Mulish" w:hAnsi="Mulish"/>
                <w:b/>
                <w:bCs/>
                <w:i/>
                <w:iCs/>
                <w:color w:val="000000"/>
                <w:sz w:val="20"/>
                <w:szCs w:val="20"/>
              </w:rPr>
              <w:t>-&lt;service&gt;-&lt;asset&gt;-&lt;identifier&gt;-</w:t>
            </w:r>
            <w:r w:rsidR="00C00B61">
              <w:rPr>
                <w:rFonts w:ascii="Mulish" w:hAnsi="Mulish"/>
                <w:b/>
                <w:bCs/>
                <w:i/>
                <w:iCs/>
                <w:color w:val="000000"/>
                <w:sz w:val="20"/>
                <w:szCs w:val="20"/>
              </w:rPr>
              <w:t>dewc</w:t>
            </w:r>
            <w:r w:rsidRPr="00BE44C4">
              <w:rPr>
                <w:rFonts w:ascii="Mulish" w:hAnsi="Mulish"/>
                <w:b/>
                <w:bCs/>
                <w:i/>
                <w:iCs/>
                <w:color w:val="000000"/>
                <w:sz w:val="20"/>
                <w:szCs w:val="20"/>
              </w:rPr>
              <w:t>-&lt;environment&gt;-&lt;count&gt;</w:t>
            </w:r>
          </w:p>
          <w:p w:rsidRPr="00BE44C4" w:rsidR="00C00B61" w:rsidP="00BE44C4" w:rsidRDefault="00C00B61" w14:paraId="35636065" w14:textId="77777777">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p>
          <w:p w:rsidRPr="00BE44C4" w:rsidR="00BE44C4" w:rsidP="00BE44C4" w:rsidRDefault="00BE44C4" w14:paraId="05F56B0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Where;</w:t>
            </w:r>
          </w:p>
          <w:p w:rsidRPr="00BE44C4" w:rsidR="00BE44C4" w:rsidP="00B34E3E" w:rsidRDefault="00BE44C4" w14:paraId="3317372B" w14:textId="77777777">
            <w:pPr>
              <w:numPr>
                <w:ilvl w:val="0"/>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&lt;service&gt; is replaced by shorthand notation of the azure service being deployed;</w:t>
            </w:r>
          </w:p>
          <w:p w:rsidRPr="00BE44C4" w:rsidR="00BE44C4" w:rsidP="00B34E3E" w:rsidRDefault="00BE44C4" w14:paraId="1CAC47BD" w14:textId="080FE2D0">
            <w:pPr>
              <w:numPr>
                <w:ilvl w:val="1"/>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e.g. for Azure Data</w:t>
            </w:r>
            <w:r w:rsidR="00C00B61">
              <w:rPr>
                <w:rFonts w:ascii="Mulish" w:hAnsi="Mulish"/>
                <w:color w:val="000000"/>
                <w:sz w:val="20"/>
                <w:szCs w:val="20"/>
              </w:rPr>
              <w:t xml:space="preserve">bricks </w:t>
            </w:r>
            <w:r w:rsidRPr="00BE44C4">
              <w:rPr>
                <w:rFonts w:ascii="Mulish" w:hAnsi="Mulish"/>
                <w:color w:val="000000"/>
                <w:sz w:val="20"/>
                <w:szCs w:val="20"/>
              </w:rPr>
              <w:t>this would be ‘ad</w:t>
            </w:r>
            <w:r w:rsidR="00C00B61">
              <w:rPr>
                <w:rFonts w:ascii="Mulish" w:hAnsi="Mulish"/>
                <w:color w:val="000000"/>
                <w:sz w:val="20"/>
                <w:szCs w:val="20"/>
              </w:rPr>
              <w:t>b</w:t>
            </w:r>
            <w:r w:rsidRPr="00BE44C4">
              <w:rPr>
                <w:rFonts w:ascii="Mulish" w:hAnsi="Mulish"/>
                <w:color w:val="000000"/>
                <w:sz w:val="20"/>
                <w:szCs w:val="20"/>
              </w:rPr>
              <w:t>’</w:t>
            </w:r>
          </w:p>
          <w:p w:rsidRPr="00BE44C4" w:rsidR="00BE44C4" w:rsidP="00B34E3E" w:rsidRDefault="00BE44C4" w14:paraId="1848CC58" w14:textId="1983F96E">
            <w:pPr>
              <w:numPr>
                <w:ilvl w:val="0"/>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&lt;asset&gt;</w:t>
            </w:r>
            <w:r w:rsidR="0091203C">
              <w:rPr>
                <w:rFonts w:ascii="Mulish" w:hAnsi="Mulish"/>
                <w:color w:val="000000"/>
                <w:sz w:val="20"/>
                <w:szCs w:val="20"/>
              </w:rPr>
              <w:t xml:space="preserve"> </w:t>
            </w:r>
            <w:r w:rsidRPr="00BE44C4">
              <w:rPr>
                <w:rFonts w:ascii="Mulish" w:hAnsi="Mulish"/>
                <w:color w:val="000000"/>
                <w:sz w:val="20"/>
                <w:szCs w:val="20"/>
              </w:rPr>
              <w:t>is replaced by shorthand notation of the asset where the service is deployed;</w:t>
            </w:r>
          </w:p>
          <w:p w:rsidR="00BE44C4" w:rsidP="00B34E3E" w:rsidRDefault="36556D68" w14:paraId="3BD405AA" w14:textId="3BB48D81">
            <w:pPr>
              <w:numPr>
                <w:ilvl w:val="1"/>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23685E28">
              <w:rPr>
                <w:rFonts w:ascii="Mulish" w:hAnsi="Mulish"/>
                <w:color w:val="000000" w:themeColor="text1"/>
                <w:sz w:val="20"/>
                <w:szCs w:val="20"/>
              </w:rPr>
              <w:t>e.g. f</w:t>
            </w:r>
            <w:commentRangeStart w:id="167"/>
            <w:commentRangeStart w:id="168"/>
            <w:r w:rsidRPr="23685E28">
              <w:rPr>
                <w:rFonts w:ascii="Mulish" w:hAnsi="Mulish"/>
                <w:color w:val="000000" w:themeColor="text1"/>
                <w:sz w:val="20"/>
                <w:szCs w:val="20"/>
              </w:rPr>
              <w:t xml:space="preserve">or </w:t>
            </w:r>
            <w:ins w:author="Tom Wilson" w:date="2026-09-22T13:20:00Z" w16du:dateUtc="2026-09-22T12:20:00Z" w:id="169">
              <w:r w:rsidR="005A1A3D">
                <w:rPr>
                  <w:rFonts w:ascii="Mulish" w:hAnsi="Mulish"/>
                  <w:color w:val="000000" w:themeColor="text1"/>
                  <w:sz w:val="20"/>
                  <w:szCs w:val="20"/>
                </w:rPr>
                <w:t>Doubtle</w:t>
              </w:r>
            </w:ins>
            <w:ins w:author="Tom Wilson" w:date="2026-09-22T13:21:00Z" w16du:dateUtc="2026-09-22T12:21:00Z" w:id="170">
              <w:r w:rsidR="005A1A3D">
                <w:rPr>
                  <w:rFonts w:ascii="Mulish" w:hAnsi="Mulish"/>
                  <w:color w:val="000000" w:themeColor="text1"/>
                  <w:sz w:val="20"/>
                  <w:szCs w:val="20"/>
                </w:rPr>
                <w:t xml:space="preserve">ss Pet Insurance Partnerships </w:t>
              </w:r>
              <w:r w:rsidR="00675EFF">
                <w:rPr>
                  <w:rFonts w:ascii="Mulish" w:hAnsi="Mulish"/>
                  <w:color w:val="000000" w:themeColor="text1"/>
                  <w:sz w:val="20"/>
                  <w:szCs w:val="20"/>
                </w:rPr>
                <w:t xml:space="preserve">– UK and Europe (formerly PPUK) </w:t>
              </w:r>
            </w:ins>
            <w:del w:author="Tom Wilson" w:date="2026-09-22T13:20:00Z" w16du:dateUtc="2026-09-22T12:20:00Z" w:id="171">
              <w:r w:rsidRPr="23685E28" w:rsidDel="005A1A3D">
                <w:rPr>
                  <w:rFonts w:ascii="Mulish" w:hAnsi="Mulish"/>
                  <w:color w:val="000000" w:themeColor="text1"/>
                  <w:sz w:val="20"/>
                  <w:szCs w:val="20"/>
                </w:rPr>
                <w:delText xml:space="preserve">Pinnacle UK </w:delText>
              </w:r>
            </w:del>
            <w:r w:rsidRPr="23685E28">
              <w:rPr>
                <w:rFonts w:ascii="Mulish" w:hAnsi="Mulish"/>
                <w:color w:val="000000" w:themeColor="text1"/>
                <w:sz w:val="20"/>
                <w:szCs w:val="20"/>
              </w:rPr>
              <w:t>this would be ‘</w:t>
            </w:r>
            <w:ins w:author="Tom Wilson" w:date="2026-09-22T13:21:00Z" w16du:dateUtc="2026-09-22T12:21:00Z" w:id="172">
              <w:r w:rsidR="005E33B9">
                <w:rPr>
                  <w:rFonts w:ascii="Mulish" w:hAnsi="Mulish"/>
                  <w:color w:val="000000" w:themeColor="text1"/>
                  <w:sz w:val="20"/>
                  <w:szCs w:val="20"/>
                </w:rPr>
                <w:t>dpetu</w:t>
              </w:r>
            </w:ins>
            <w:ins w:author="Tom Wilson" w:date="2026-09-22T13:22:00Z" w16du:dateUtc="2026-09-22T12:22:00Z" w:id="173">
              <w:r w:rsidR="005E33B9">
                <w:rPr>
                  <w:rFonts w:ascii="Mulish" w:hAnsi="Mulish"/>
                  <w:color w:val="000000" w:themeColor="text1"/>
                  <w:sz w:val="20"/>
                  <w:szCs w:val="20"/>
                </w:rPr>
                <w:t>k</w:t>
              </w:r>
            </w:ins>
            <w:del w:author="Tom Wilson" w:date="2026-09-22T13:21:00Z" w16du:dateUtc="2026-09-22T12:21:00Z" w:id="174">
              <w:r w:rsidRPr="23685E28" w:rsidDel="00675EFF" w:rsidR="298E2DB7">
                <w:rPr>
                  <w:rFonts w:ascii="Mulish" w:hAnsi="Mulish"/>
                  <w:color w:val="000000" w:themeColor="text1"/>
                  <w:sz w:val="20"/>
                  <w:szCs w:val="20"/>
                </w:rPr>
                <w:delText>pin</w:delText>
              </w:r>
            </w:del>
            <w:r w:rsidRPr="23685E28">
              <w:rPr>
                <w:rFonts w:ascii="Mulish" w:hAnsi="Mulish"/>
                <w:color w:val="000000" w:themeColor="text1"/>
                <w:sz w:val="20"/>
                <w:szCs w:val="20"/>
              </w:rPr>
              <w:t>’</w:t>
            </w:r>
            <w:commentRangeEnd w:id="167"/>
            <w:r w:rsidR="00BE44C4">
              <w:rPr>
                <w:rStyle w:val="CommentReference"/>
                <w:rFonts w:ascii="Mulish" w:hAnsi="Mulish"/>
                <w:color w:val="000000"/>
                <w:sz w:val="20"/>
                <w:szCs w:val="20"/>
              </w:rPr>
              <w:commentReference w:id="167"/>
            </w:r>
            <w:commentRangeEnd w:id="168"/>
            <w:r>
              <w:rPr>
                <w:rStyle w:val="CommentReference"/>
              </w:rPr>
              <w:commentReference w:id="168"/>
            </w:r>
          </w:p>
          <w:p w:rsidR="00C00B61" w:rsidP="00B34E3E" w:rsidRDefault="00C00B61" w14:paraId="50A3A69A" w14:textId="250D424E">
            <w:pPr>
              <w:numPr>
                <w:ilvl w:val="1"/>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e.g. </w:t>
            </w:r>
            <w:r w:rsidR="0093218E">
              <w:rPr>
                <w:rFonts w:ascii="Mulish" w:hAnsi="Mulish"/>
                <w:color w:val="000000"/>
                <w:sz w:val="20"/>
                <w:szCs w:val="20"/>
              </w:rPr>
              <w:t>for</w:t>
            </w:r>
            <w:r>
              <w:rPr>
                <w:rFonts w:ascii="Mulish" w:hAnsi="Mulish"/>
                <w:color w:val="000000"/>
                <w:sz w:val="20"/>
                <w:szCs w:val="20"/>
              </w:rPr>
              <w:t xml:space="preserve"> Agila this would be ‘agl</w:t>
            </w:r>
            <w:r w:rsidR="00FE631F">
              <w:rPr>
                <w:rFonts w:ascii="Mulish" w:hAnsi="Mulish"/>
                <w:color w:val="000000"/>
                <w:sz w:val="20"/>
                <w:szCs w:val="20"/>
              </w:rPr>
              <w:t>’</w:t>
            </w:r>
          </w:p>
          <w:p w:rsidRPr="00BE44C4" w:rsidR="0093218E" w:rsidP="00B34E3E" w:rsidRDefault="0093218E" w14:paraId="3526D4D5" w14:textId="03C35147">
            <w:pPr>
              <w:numPr>
                <w:ilvl w:val="1"/>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e.g. for Group services this would be ‘grp’</w:t>
            </w:r>
          </w:p>
          <w:p w:rsidRPr="00BE44C4" w:rsidR="00BE44C4" w:rsidP="00B34E3E" w:rsidRDefault="00BE44C4" w14:paraId="4FEA1F5A" w14:textId="33977CE8">
            <w:pPr>
              <w:numPr>
                <w:ilvl w:val="0"/>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 xml:space="preserve">&lt;identifier&gt; </w:t>
            </w:r>
            <w:r w:rsidR="00FE631F">
              <w:rPr>
                <w:rFonts w:ascii="Mulish" w:hAnsi="Mulish"/>
                <w:color w:val="000000"/>
                <w:sz w:val="20"/>
                <w:szCs w:val="20"/>
              </w:rPr>
              <w:t xml:space="preserve">(optional) </w:t>
            </w:r>
            <w:r w:rsidRPr="00BE44C4">
              <w:rPr>
                <w:rFonts w:ascii="Mulish" w:hAnsi="Mulish"/>
                <w:color w:val="000000"/>
                <w:sz w:val="20"/>
                <w:szCs w:val="20"/>
              </w:rPr>
              <w:t>is replaced by shorthand notation describing a particular instance of the service;</w:t>
            </w:r>
          </w:p>
          <w:p w:rsidRPr="00BE44C4" w:rsidR="00BE44C4" w:rsidP="00B34E3E" w:rsidRDefault="00BE44C4" w14:paraId="63C19C4E" w14:textId="77777777">
            <w:pPr>
              <w:numPr>
                <w:ilvl w:val="1"/>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e.g. for example for SSIS integration runtime this might be ‘ssis’</w:t>
            </w:r>
          </w:p>
          <w:p w:rsidR="00FE631F" w:rsidP="00B34E3E" w:rsidRDefault="00BE44C4" w14:paraId="1D965F14" w14:textId="2250FC93">
            <w:pPr>
              <w:numPr>
                <w:ilvl w:val="0"/>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&lt;region&gt; is replaced by shorthand notation for the region where the service is deployed</w:t>
            </w:r>
            <w:r w:rsidR="00FE631F">
              <w:rPr>
                <w:rFonts w:ascii="Mulish" w:hAnsi="Mulish"/>
                <w:color w:val="000000"/>
                <w:sz w:val="20"/>
                <w:szCs w:val="20"/>
              </w:rPr>
              <w:t xml:space="preserve">. As the Doubtless UK and Europe group platform will be deployed in the </w:t>
            </w:r>
            <w:r w:rsidRPr="00FE631F" w:rsidR="00FE631F">
              <w:rPr>
                <w:rFonts w:ascii="Mulish" w:hAnsi="Mulish"/>
                <w:b/>
                <w:bCs/>
                <w:i/>
                <w:iCs/>
                <w:color w:val="000000"/>
                <w:sz w:val="20"/>
                <w:szCs w:val="20"/>
              </w:rPr>
              <w:t xml:space="preserve">Germany West Central </w:t>
            </w:r>
            <w:r w:rsidR="00FE631F">
              <w:rPr>
                <w:rFonts w:ascii="Mulish" w:hAnsi="Mulish"/>
                <w:color w:val="000000"/>
                <w:sz w:val="20"/>
                <w:szCs w:val="20"/>
              </w:rPr>
              <w:t xml:space="preserve">region this will always be </w:t>
            </w:r>
            <w:r w:rsidRPr="00FE631F" w:rsidR="00FE631F">
              <w:rPr>
                <w:rFonts w:ascii="Mulish" w:hAnsi="Mulish"/>
                <w:b/>
                <w:bCs/>
                <w:i/>
                <w:iCs/>
                <w:color w:val="000000"/>
                <w:sz w:val="20"/>
                <w:szCs w:val="20"/>
              </w:rPr>
              <w:t>‘dewc’</w:t>
            </w:r>
            <w:r w:rsidR="00FE631F">
              <w:rPr>
                <w:rFonts w:ascii="Mulish" w:hAnsi="Mulish"/>
                <w:color w:val="000000"/>
                <w:sz w:val="20"/>
                <w:szCs w:val="20"/>
              </w:rPr>
              <w:t>.</w:t>
            </w:r>
          </w:p>
          <w:p w:rsidRPr="00FE631F" w:rsidR="00BE44C4" w:rsidP="00B34E3E" w:rsidRDefault="00BE44C4" w14:paraId="7ADADAC6" w14:textId="49820F6B">
            <w:pPr>
              <w:numPr>
                <w:ilvl w:val="0"/>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E631F">
              <w:rPr>
                <w:rFonts w:ascii="Mulish" w:hAnsi="Mulish"/>
                <w:color w:val="000000"/>
                <w:sz w:val="20"/>
                <w:szCs w:val="20"/>
              </w:rPr>
              <w:t>&lt;environment&gt; is replaced by shorthand notation for the desired environment;</w:t>
            </w:r>
          </w:p>
          <w:p w:rsidRPr="00BE44C4" w:rsidR="00BE44C4" w:rsidP="00B34E3E" w:rsidRDefault="00BE44C4" w14:paraId="3907E733" w14:textId="77777777">
            <w:pPr>
              <w:numPr>
                <w:ilvl w:val="1"/>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e.g for production this would be ‘prod’</w:t>
            </w:r>
          </w:p>
          <w:p w:rsidRPr="00BE44C4" w:rsidR="00BE44C4" w:rsidP="00B34E3E" w:rsidRDefault="00BE44C4" w14:paraId="7F3D605F" w14:textId="77777777">
            <w:pPr>
              <w:numPr>
                <w:ilvl w:val="0"/>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&lt;count&gt; is replaced by the count of identical instances of a service;</w:t>
            </w:r>
          </w:p>
          <w:p w:rsidR="00BE44C4" w:rsidP="00B34E3E" w:rsidRDefault="00BE44C4" w14:paraId="70A71C56" w14:textId="440CFAC3">
            <w:pPr>
              <w:numPr>
                <w:ilvl w:val="1"/>
                <w:numId w:val="3"/>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lastRenderedPageBreak/>
              <w:t xml:space="preserve">E.g. If </w:t>
            </w:r>
            <w:r w:rsidR="00EC2A12">
              <w:rPr>
                <w:rFonts w:ascii="Mulish" w:hAnsi="Mulish"/>
                <w:color w:val="000000"/>
                <w:sz w:val="20"/>
                <w:szCs w:val="20"/>
              </w:rPr>
              <w:t>Doubtless</w:t>
            </w:r>
            <w:r w:rsidRPr="00BE44C4">
              <w:rPr>
                <w:rFonts w:ascii="Mulish" w:hAnsi="Mulish"/>
                <w:color w:val="000000"/>
                <w:sz w:val="20"/>
                <w:szCs w:val="20"/>
              </w:rPr>
              <w:t xml:space="preserve"> have two ADF instances with SSIS IR then the count on each will be 001 and 002.</w:t>
            </w:r>
          </w:p>
          <w:p w:rsidRPr="00BE44C4" w:rsidR="00FE631F" w:rsidP="00FE631F" w:rsidRDefault="00FE631F" w14:paraId="5DCABA4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BE44C4" w:rsidR="00BE44C4" w:rsidP="00BE44C4" w:rsidRDefault="00BE44C4" w14:paraId="55F70AC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Additional points on the naming convention template;</w:t>
            </w:r>
          </w:p>
          <w:p w:rsidRPr="00BE44C4" w:rsidR="00BE44C4" w:rsidP="00B34E3E" w:rsidRDefault="00BE44C4" w14:paraId="0166222F" w14:textId="77777777">
            <w:pPr>
              <w:numPr>
                <w:ilvl w:val="0"/>
                <w:numId w:val="4"/>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 xml:space="preserve">Where possible it is desirable to keep the shorthand notation to three characters for brevity. </w:t>
            </w:r>
          </w:p>
          <w:p w:rsidR="00BE44C4" w:rsidP="00B34E3E" w:rsidRDefault="00BE44C4" w14:paraId="463A1208" w14:textId="77777777">
            <w:pPr>
              <w:numPr>
                <w:ilvl w:val="0"/>
                <w:numId w:val="4"/>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E44C4">
              <w:rPr>
                <w:rFonts w:ascii="Mulish" w:hAnsi="Mulish"/>
                <w:color w:val="000000"/>
                <w:sz w:val="20"/>
                <w:szCs w:val="20"/>
              </w:rPr>
              <w:t>Where possible use the hyphen ‘-‘ character to separate the terms in the name. Where this is not possible (notably in Azure storage accounts) use either the underscore character ‘_’ or have no space between each term.</w:t>
            </w:r>
          </w:p>
          <w:p w:rsidRPr="00BE44C4" w:rsidR="00EC2A12" w:rsidP="00B34E3E" w:rsidRDefault="00EC2A12" w14:paraId="6CFD086D" w14:textId="097347C7">
            <w:pPr>
              <w:numPr>
                <w:ilvl w:val="1"/>
                <w:numId w:val="4"/>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E.g. </w:t>
            </w:r>
            <w:r w:rsidR="009A7BB8">
              <w:rPr>
                <w:rFonts w:ascii="Mulish" w:hAnsi="Mulish"/>
                <w:color w:val="000000"/>
                <w:sz w:val="20"/>
                <w:szCs w:val="20"/>
              </w:rPr>
              <w:t xml:space="preserve">for the production Azure Data Lake Gen2 account, this would be named </w:t>
            </w:r>
            <w:r w:rsidR="0091203C">
              <w:rPr>
                <w:rFonts w:ascii="Mulish" w:hAnsi="Mulish"/>
                <w:color w:val="000000"/>
                <w:sz w:val="20"/>
                <w:szCs w:val="20"/>
              </w:rPr>
              <w:t>–</w:t>
            </w:r>
            <w:r w:rsidR="009A7BB8">
              <w:rPr>
                <w:rFonts w:ascii="Mulish" w:hAnsi="Mulish"/>
                <w:color w:val="000000"/>
                <w:sz w:val="20"/>
                <w:szCs w:val="20"/>
              </w:rPr>
              <w:t xml:space="preserve"> </w:t>
            </w:r>
            <w:r w:rsidRPr="0091203C" w:rsidR="009A7BB8">
              <w:rPr>
                <w:rFonts w:ascii="Mulish" w:hAnsi="Mulish"/>
                <w:i/>
                <w:iCs/>
                <w:color w:val="000000"/>
                <w:sz w:val="20"/>
                <w:szCs w:val="20"/>
              </w:rPr>
              <w:t>d</w:t>
            </w:r>
            <w:r w:rsidRPr="0091203C" w:rsidR="0091203C">
              <w:rPr>
                <w:rFonts w:ascii="Mulish" w:hAnsi="Mulish"/>
                <w:i/>
                <w:iCs/>
                <w:color w:val="000000"/>
                <w:sz w:val="20"/>
                <w:szCs w:val="20"/>
              </w:rPr>
              <w:t>oubtlessadls</w:t>
            </w:r>
            <w:r w:rsidR="0093218E">
              <w:rPr>
                <w:rFonts w:ascii="Mulish" w:hAnsi="Mulish"/>
                <w:i/>
                <w:iCs/>
                <w:color w:val="000000"/>
                <w:sz w:val="20"/>
                <w:szCs w:val="20"/>
              </w:rPr>
              <w:t>grp</w:t>
            </w:r>
            <w:r w:rsidRPr="0091203C" w:rsidR="0091203C">
              <w:rPr>
                <w:rFonts w:ascii="Mulish" w:hAnsi="Mulish"/>
                <w:i/>
                <w:iCs/>
                <w:color w:val="000000"/>
                <w:sz w:val="20"/>
                <w:szCs w:val="20"/>
              </w:rPr>
              <w:t>dewcprod001</w:t>
            </w:r>
          </w:p>
          <w:p w:rsidRPr="009D210A" w:rsidR="002034BA" w:rsidP="00B76A1F" w:rsidRDefault="002034BA" w14:paraId="25270A38" w14:textId="663CBA4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450F5A" w:rsidTr="23685E28" w14:paraId="7410FBEE"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9D210A" w:rsidR="00450F5A" w:rsidP="00B76A1F" w:rsidRDefault="00450F5A" w14:paraId="6171AC32" w14:textId="0166CB11">
            <w:pPr>
              <w:rPr>
                <w:rFonts w:ascii="Mulish" w:hAnsi="Mulish"/>
                <w:color w:val="000000"/>
                <w:sz w:val="20"/>
                <w:szCs w:val="20"/>
              </w:rPr>
            </w:pPr>
            <w:r>
              <w:rPr>
                <w:rFonts w:ascii="Mulish" w:hAnsi="Mulish"/>
                <w:color w:val="000000"/>
                <w:sz w:val="20"/>
                <w:szCs w:val="20"/>
              </w:rPr>
              <w:lastRenderedPageBreak/>
              <w:t>ADD-054</w:t>
            </w:r>
          </w:p>
        </w:tc>
        <w:tc>
          <w:tcPr>
            <w:tcW w:w="2075" w:type="dxa"/>
            <w:noWrap/>
          </w:tcPr>
          <w:p w:rsidRPr="009D210A" w:rsidR="00450F5A" w:rsidP="00B76A1F" w:rsidRDefault="00090C00" w14:paraId="60E7E755" w14:textId="48CE93D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90C00">
              <w:rPr>
                <w:rFonts w:ascii="Mulish" w:hAnsi="Mulish"/>
                <w:color w:val="000000"/>
                <w:sz w:val="20"/>
                <w:szCs w:val="20"/>
              </w:rPr>
              <w:t>FR-005, FR-008, FR-012, FR-021, FR-022, FR-023</w:t>
            </w:r>
            <w:r w:rsidR="006E7FEE">
              <w:rPr>
                <w:rFonts w:ascii="Mulish" w:hAnsi="Mulish"/>
                <w:color w:val="000000"/>
                <w:sz w:val="20"/>
                <w:szCs w:val="20"/>
              </w:rPr>
              <w:t>, FR</w:t>
            </w:r>
            <w:r w:rsidR="00E7145E">
              <w:rPr>
                <w:rFonts w:ascii="Mulish" w:hAnsi="Mulish"/>
                <w:color w:val="000000"/>
                <w:sz w:val="20"/>
                <w:szCs w:val="20"/>
              </w:rPr>
              <w:t>-025</w:t>
            </w:r>
          </w:p>
        </w:tc>
        <w:tc>
          <w:tcPr>
            <w:tcW w:w="3543" w:type="dxa"/>
            <w:noWrap/>
          </w:tcPr>
          <w:p w:rsidRPr="009D210A" w:rsidR="00450F5A" w:rsidP="00B76A1F" w:rsidRDefault="00090C00" w14:paraId="3BA29AAB" w14:textId="16908C95">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090C00">
              <w:rPr>
                <w:rFonts w:ascii="Mulish" w:hAnsi="Mulish"/>
                <w:i/>
                <w:iCs/>
                <w:color w:val="000000"/>
                <w:sz w:val="20"/>
                <w:szCs w:val="20"/>
              </w:rPr>
              <w:t xml:space="preserve">The platform shall support </w:t>
            </w:r>
            <w:ins w:author="Tom Wilson" w:date="2026-09-22T14:01:00Z" w16du:dateUtc="2026-09-22T13:01:00Z" w:id="175">
              <w:r w:rsidR="0072365B">
                <w:rPr>
                  <w:rFonts w:ascii="Mulish" w:hAnsi="Mulish"/>
                  <w:i/>
                  <w:iCs/>
                  <w:color w:val="000000"/>
                  <w:sz w:val="20"/>
                  <w:szCs w:val="20"/>
                </w:rPr>
                <w:t>workloads supporting operational systems, analytics and reporting</w:t>
              </w:r>
            </w:ins>
            <w:del w:author="Tom Wilson" w:date="2026-09-22T14:00:00Z" w16du:dateUtc="2026-09-22T13:00:00Z" w:id="176">
              <w:r w:rsidRPr="00090C00" w:rsidDel="00812759">
                <w:rPr>
                  <w:rFonts w:ascii="Mulish" w:hAnsi="Mulish"/>
                  <w:i/>
                  <w:iCs/>
                  <w:color w:val="000000"/>
                  <w:sz w:val="20"/>
                  <w:szCs w:val="20"/>
                </w:rPr>
                <w:delText>low-latency operational reporting workloads through a dedicated Operational Analytics workspace, logically separated from the Analytics workspace.</w:delText>
              </w:r>
            </w:del>
          </w:p>
        </w:tc>
        <w:tc>
          <w:tcPr>
            <w:tcW w:w="7371" w:type="dxa"/>
            <w:noWrap/>
          </w:tcPr>
          <w:p w:rsidRPr="0072365B" w:rsidR="0072365B" w:rsidP="0072365B" w:rsidRDefault="0072365B" w14:paraId="0A2A71E6" w14:textId="2F4AE20F">
            <w:pPr>
              <w:cnfStyle w:val="000000000000" w:firstRow="0" w:lastRow="0" w:firstColumn="0" w:lastColumn="0" w:oddVBand="0" w:evenVBand="0" w:oddHBand="0" w:evenHBand="0" w:firstRowFirstColumn="0" w:firstRowLastColumn="0" w:lastRowFirstColumn="0" w:lastRowLastColumn="0"/>
              <w:rPr>
                <w:ins w:author="Tom Wilson" w:date="2026-09-22T14:01:00Z" w16du:dateUtc="2026-09-22T13:01:00Z" w:id="177"/>
                <w:rFonts w:ascii="Mulish" w:hAnsi="Mulish"/>
                <w:color w:val="000000" w:themeColor="text1"/>
                <w:sz w:val="20"/>
                <w:szCs w:val="20"/>
              </w:rPr>
            </w:pPr>
            <w:ins w:author="Tom Wilson" w:date="2026-09-22T14:01:00Z" w16du:dateUtc="2026-09-22T13:01:00Z" w:id="178">
              <w:r w:rsidRPr="0072365B">
                <w:rPr>
                  <w:rFonts w:ascii="Mulish" w:hAnsi="Mulish"/>
                  <w:color w:val="000000" w:themeColor="text1"/>
                  <w:sz w:val="20"/>
                  <w:szCs w:val="20"/>
                </w:rPr>
                <w:t xml:space="preserve">Doubtless has been discussing the implementation of a separate </w:t>
              </w:r>
              <w:r w:rsidRPr="0072365B">
                <w:rPr>
                  <w:rFonts w:ascii="Mulish" w:hAnsi="Mulish"/>
                  <w:b/>
                  <w:bCs/>
                  <w:color w:val="000000" w:themeColor="text1"/>
                  <w:sz w:val="20"/>
                  <w:szCs w:val="20"/>
                  <w:rPrChange w:author="Tom Wilson" w:date="2026-09-22T14:02:00Z" w16du:dateUtc="2026-09-22T13:02:00Z" w:id="179">
                    <w:rPr>
                      <w:rFonts w:ascii="Mulish" w:hAnsi="Mulish"/>
                      <w:color w:val="000000" w:themeColor="text1"/>
                      <w:sz w:val="20"/>
                      <w:szCs w:val="20"/>
                    </w:rPr>
                  </w:rPrChange>
                </w:rPr>
                <w:t>'Operational Data Store' (ODS)</w:t>
              </w:r>
              <w:r w:rsidRPr="0072365B">
                <w:rPr>
                  <w:rFonts w:ascii="Mulish" w:hAnsi="Mulish"/>
                  <w:color w:val="000000" w:themeColor="text1"/>
                  <w:sz w:val="20"/>
                  <w:szCs w:val="20"/>
                </w:rPr>
                <w:t xml:space="preserve"> solution to provide analytics to operational systems through low-latency reporting use cases. That platform is also required to support solutions that are of high importance to operational services, such as claims processing.</w:t>
              </w:r>
            </w:ins>
          </w:p>
          <w:p w:rsidRPr="0072365B" w:rsidR="0072365B" w:rsidP="0072365B" w:rsidRDefault="0072365B" w14:paraId="1960291F" w14:textId="77777777">
            <w:pPr>
              <w:cnfStyle w:val="000000000000" w:firstRow="0" w:lastRow="0" w:firstColumn="0" w:lastColumn="0" w:oddVBand="0" w:evenVBand="0" w:oddHBand="0" w:evenHBand="0" w:firstRowFirstColumn="0" w:firstRowLastColumn="0" w:lastRowFirstColumn="0" w:lastRowLastColumn="0"/>
              <w:rPr>
                <w:ins w:author="Tom Wilson" w:date="2026-09-22T14:01:00Z" w16du:dateUtc="2026-09-22T13:01:00Z" w:id="180"/>
                <w:rFonts w:ascii="Mulish" w:hAnsi="Mulish"/>
                <w:color w:val="000000" w:themeColor="text1"/>
                <w:sz w:val="20"/>
                <w:szCs w:val="20"/>
              </w:rPr>
            </w:pPr>
          </w:p>
          <w:p w:rsidR="0072365B" w:rsidP="0072365B" w:rsidRDefault="0072365B" w14:paraId="08FA22EB" w14:textId="1CBF760C">
            <w:pPr>
              <w:cnfStyle w:val="000000000000" w:firstRow="0" w:lastRow="0" w:firstColumn="0" w:lastColumn="0" w:oddVBand="0" w:evenVBand="0" w:oddHBand="0" w:evenHBand="0" w:firstRowFirstColumn="0" w:firstRowLastColumn="0" w:lastRowFirstColumn="0" w:lastRowLastColumn="0"/>
              <w:rPr>
                <w:ins w:author="Tom Wilson" w:date="2026-09-22T14:02:00Z" w16du:dateUtc="2026-09-22T13:02:00Z" w:id="181"/>
                <w:rFonts w:ascii="Mulish" w:hAnsi="Mulish"/>
                <w:color w:val="000000" w:themeColor="text1"/>
                <w:sz w:val="20"/>
                <w:szCs w:val="20"/>
              </w:rPr>
            </w:pPr>
            <w:ins w:author="Tom Wilson" w:date="2026-09-22T14:01:00Z" w16du:dateUtc="2026-09-22T13:01:00Z" w:id="182">
              <w:r w:rsidRPr="0072365B">
                <w:rPr>
                  <w:rFonts w:ascii="Mulish" w:hAnsi="Mulish"/>
                  <w:color w:val="000000" w:themeColor="text1"/>
                  <w:sz w:val="20"/>
                  <w:szCs w:val="20"/>
                </w:rPr>
                <w:t>Given the capability and flexibility of Azure Databricks it has been decided that this solution will be folded into the Doubtless Group Data Platform. The operational supporting capability will be referred to separately from traditional analytics and reporting, defined as follows;</w:t>
              </w:r>
            </w:ins>
          </w:p>
          <w:p w:rsidRPr="0072365B" w:rsidR="0072365B" w:rsidP="0072365B" w:rsidRDefault="0072365B" w14:paraId="37743AC6" w14:textId="77777777">
            <w:pPr>
              <w:cnfStyle w:val="000000000000" w:firstRow="0" w:lastRow="0" w:firstColumn="0" w:lastColumn="0" w:oddVBand="0" w:evenVBand="0" w:oddHBand="0" w:evenHBand="0" w:firstRowFirstColumn="0" w:firstRowLastColumn="0" w:lastRowFirstColumn="0" w:lastRowLastColumn="0"/>
              <w:rPr>
                <w:ins w:author="Tom Wilson" w:date="2026-09-22T14:01:00Z" w16du:dateUtc="2026-09-22T13:01:00Z" w:id="183"/>
                <w:rFonts w:ascii="Mulish" w:hAnsi="Mulish"/>
                <w:color w:val="000000" w:themeColor="text1"/>
                <w:sz w:val="20"/>
                <w:szCs w:val="20"/>
              </w:rPr>
            </w:pPr>
          </w:p>
          <w:p w:rsidRPr="0072365B" w:rsidR="0072365B" w:rsidP="0072365B" w:rsidRDefault="0072365B" w14:paraId="7F1A3B67" w14:textId="46EBBA71">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ins w:author="Tom Wilson" w:date="2026-09-22T14:01:00Z" w16du:dateUtc="2026-09-22T13:01:00Z" w:id="184"/>
                <w:rFonts w:ascii="Mulish" w:hAnsi="Mulish"/>
                <w:color w:val="000000" w:themeColor="text1"/>
                <w:sz w:val="20"/>
                <w:szCs w:val="20"/>
                <w:rPrChange w:author="Tom Wilson" w:date="2026-09-22T14:02:00Z" w16du:dateUtc="2026-09-22T13:02:00Z" w:id="185">
                  <w:rPr>
                    <w:ins w:author="Tom Wilson" w:date="2026-09-22T14:01:00Z" w16du:dateUtc="2026-09-22T13:01:00Z" w:id="186"/>
                  </w:rPr>
                </w:rPrChange>
              </w:rPr>
              <w:pPrChange w:author="Tom Wilson" w:date="2026-09-22T14:02:00Z" w16du:dateUtc="2026-09-22T13:02:00Z" w:id="187">
                <w:pPr>
                  <w:cnfStyle w:val="000000000000" w:firstRow="0" w:lastRow="0" w:firstColumn="0" w:lastColumn="0" w:oddVBand="0" w:evenVBand="0" w:oddHBand="0" w:evenHBand="0" w:firstRowFirstColumn="0" w:firstRowLastColumn="0" w:lastRowFirstColumn="0" w:lastRowLastColumn="0"/>
                </w:pPr>
              </w:pPrChange>
            </w:pPr>
            <w:ins w:author="Tom Wilson" w:date="2026-09-22T14:01:00Z" w16du:dateUtc="2026-09-22T13:01:00Z" w:id="188">
              <w:r w:rsidRPr="00886DD0">
                <w:rPr>
                  <w:rFonts w:ascii="Mulish" w:hAnsi="Mulish"/>
                  <w:b/>
                  <w:bCs/>
                  <w:color w:val="000000" w:themeColor="text1"/>
                  <w:sz w:val="20"/>
                  <w:szCs w:val="20"/>
                  <w:rPrChange w:author="Tom Wilson" w:date="2026-09-22T14:03:00Z" w16du:dateUtc="2026-09-22T13:03:00Z" w:id="189">
                    <w:rPr/>
                  </w:rPrChange>
                </w:rPr>
                <w:t>Operational Workloads</w:t>
              </w:r>
              <w:r w:rsidRPr="0072365B">
                <w:rPr>
                  <w:rFonts w:ascii="Mulish" w:hAnsi="Mulish"/>
                  <w:color w:val="000000" w:themeColor="text1"/>
                  <w:sz w:val="20"/>
                  <w:szCs w:val="20"/>
                  <w:rPrChange w:author="Tom Wilson" w:date="2026-09-22T14:02:00Z" w16du:dateUtc="2026-09-22T13:02:00Z" w:id="190">
                    <w:rPr/>
                  </w:rPrChange>
                </w:rPr>
                <w:t xml:space="preserve"> - All workloads that are designated Critical (Tier 1) shall sit under the </w:t>
              </w:r>
              <w:r w:rsidRPr="00886DD0">
                <w:rPr>
                  <w:rFonts w:ascii="Mulish" w:hAnsi="Mulish"/>
                  <w:i/>
                  <w:iCs/>
                  <w:color w:val="000000" w:themeColor="text1"/>
                  <w:sz w:val="20"/>
                  <w:szCs w:val="20"/>
                  <w:rPrChange w:author="Tom Wilson" w:date="2026-09-22T14:03:00Z" w16du:dateUtc="2026-09-22T13:03:00Z" w:id="191">
                    <w:rPr/>
                  </w:rPrChange>
                </w:rPr>
                <w:t>operational supporting</w:t>
              </w:r>
              <w:r w:rsidRPr="0072365B">
                <w:rPr>
                  <w:rFonts w:ascii="Mulish" w:hAnsi="Mulish"/>
                  <w:color w:val="000000" w:themeColor="text1"/>
                  <w:sz w:val="20"/>
                  <w:szCs w:val="20"/>
                  <w:rPrChange w:author="Tom Wilson" w:date="2026-09-22T14:02:00Z" w16du:dateUtc="2026-09-22T13:02:00Z" w:id="192">
                    <w:rPr/>
                  </w:rPrChange>
                </w:rPr>
                <w:t xml:space="preserve"> side of the group data platform. This will have out of hours support and be governed by stricter data lifecycle, SLA, RTO and RPO standards - see NFR 3.2.7. Example workloads that would fall under </w:t>
              </w:r>
              <w:r w:rsidRPr="00886DD0">
                <w:rPr>
                  <w:rFonts w:ascii="Mulish" w:hAnsi="Mulish"/>
                  <w:b/>
                  <w:bCs/>
                  <w:color w:val="000000" w:themeColor="text1"/>
                  <w:sz w:val="20"/>
                  <w:szCs w:val="20"/>
                  <w:rPrChange w:author="Tom Wilson" w:date="2026-09-22T14:04:00Z" w16du:dateUtc="2026-09-22T13:04:00Z" w:id="193">
                    <w:rPr/>
                  </w:rPrChange>
                </w:rPr>
                <w:t>Operational</w:t>
              </w:r>
              <w:r w:rsidRPr="0072365B">
                <w:rPr>
                  <w:rFonts w:ascii="Mulish" w:hAnsi="Mulish"/>
                  <w:color w:val="000000" w:themeColor="text1"/>
                  <w:sz w:val="20"/>
                  <w:szCs w:val="20"/>
                  <w:rPrChange w:author="Tom Wilson" w:date="2026-09-22T14:02:00Z" w16du:dateUtc="2026-09-22T13:02:00Z" w:id="194">
                    <w:rPr/>
                  </w:rPrChange>
                </w:rPr>
                <w:t xml:space="preserve"> are; </w:t>
              </w:r>
            </w:ins>
          </w:p>
          <w:p w:rsidRPr="00886DD0" w:rsidR="0072365B" w:rsidP="00886DD0" w:rsidRDefault="0072365B" w14:paraId="2C65DACD" w14:textId="7EEF6875">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ins w:author="Tom Wilson" w:date="2026-09-22T14:01:00Z" w16du:dateUtc="2026-09-22T13:01:00Z" w:id="195"/>
                <w:rFonts w:ascii="Mulish" w:hAnsi="Mulish"/>
                <w:color w:val="000000" w:themeColor="text1"/>
                <w:sz w:val="20"/>
                <w:szCs w:val="20"/>
                <w:rPrChange w:author="Tom Wilson" w:date="2026-09-22T14:04:00Z" w16du:dateUtc="2026-09-22T13:04:00Z" w:id="196">
                  <w:rPr>
                    <w:ins w:author="Tom Wilson" w:date="2026-09-22T14:01:00Z" w16du:dateUtc="2026-09-22T13:01:00Z" w:id="197"/>
                  </w:rPr>
                </w:rPrChange>
              </w:rPr>
              <w:pPrChange w:author="Tom Wilson" w:date="2026-09-22T14:04:00Z" w16du:dateUtc="2026-09-22T13:04:00Z" w:id="198">
                <w:pPr>
                  <w:cnfStyle w:val="000000000000" w:firstRow="0" w:lastRow="0" w:firstColumn="0" w:lastColumn="0" w:oddVBand="0" w:evenVBand="0" w:oddHBand="0" w:evenHBand="0" w:firstRowFirstColumn="0" w:firstRowLastColumn="0" w:lastRowFirstColumn="0" w:lastRowLastColumn="0"/>
                </w:pPr>
              </w:pPrChange>
            </w:pPr>
            <w:ins w:author="Tom Wilson" w:date="2026-09-22T14:01:00Z" w16du:dateUtc="2026-09-22T13:01:00Z" w:id="199">
              <w:r w:rsidRPr="00886DD0">
                <w:rPr>
                  <w:rFonts w:ascii="Mulish" w:hAnsi="Mulish"/>
                  <w:color w:val="000000" w:themeColor="text1"/>
                  <w:sz w:val="20"/>
                  <w:szCs w:val="20"/>
                  <w:rPrChange w:author="Tom Wilson" w:date="2026-09-22T14:04:00Z" w16du:dateUtc="2026-09-22T13:04:00Z" w:id="200">
                    <w:rPr/>
                  </w:rPrChange>
                </w:rPr>
                <w:t>low-latency (less than 5 second serving) business reporting</w:t>
              </w:r>
            </w:ins>
          </w:p>
          <w:p w:rsidRPr="00886DD0" w:rsidR="0072365B" w:rsidP="00886DD0" w:rsidRDefault="0072365B" w14:paraId="5A87B207" w14:textId="5BDEAAC2">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ins w:author="Tom Wilson" w:date="2026-09-22T14:01:00Z" w16du:dateUtc="2026-09-22T13:01:00Z" w:id="201"/>
                <w:rFonts w:ascii="Mulish" w:hAnsi="Mulish"/>
                <w:color w:val="000000" w:themeColor="text1"/>
                <w:sz w:val="20"/>
                <w:szCs w:val="20"/>
                <w:rPrChange w:author="Tom Wilson" w:date="2026-09-22T14:04:00Z" w16du:dateUtc="2026-09-22T13:04:00Z" w:id="202">
                  <w:rPr>
                    <w:ins w:author="Tom Wilson" w:date="2026-09-22T14:01:00Z" w16du:dateUtc="2026-09-22T13:01:00Z" w:id="203"/>
                  </w:rPr>
                </w:rPrChange>
              </w:rPr>
              <w:pPrChange w:author="Tom Wilson" w:date="2026-09-22T14:04:00Z" w16du:dateUtc="2026-09-22T13:04:00Z" w:id="204">
                <w:pPr>
                  <w:cnfStyle w:val="000000000000" w:firstRow="0" w:lastRow="0" w:firstColumn="0" w:lastColumn="0" w:oddVBand="0" w:evenVBand="0" w:oddHBand="0" w:evenHBand="0" w:firstRowFirstColumn="0" w:firstRowLastColumn="0" w:lastRowFirstColumn="0" w:lastRowLastColumn="0"/>
                </w:pPr>
              </w:pPrChange>
            </w:pPr>
            <w:ins w:author="Tom Wilson" w:date="2026-09-22T14:01:00Z" w16du:dateUtc="2026-09-22T13:01:00Z" w:id="205">
              <w:r w:rsidRPr="00886DD0">
                <w:rPr>
                  <w:rFonts w:ascii="Mulish" w:hAnsi="Mulish"/>
                  <w:color w:val="000000" w:themeColor="text1"/>
                  <w:sz w:val="20"/>
                  <w:szCs w:val="20"/>
                  <w:rPrChange w:author="Tom Wilson" w:date="2026-09-22T14:04:00Z" w16du:dateUtc="2026-09-22T13:04:00Z" w:id="206">
                    <w:rPr/>
                  </w:rPrChange>
                </w:rPr>
                <w:t>Solutions that directly support operational systems (e.g. AFI Databricks App workload to support claims processing)</w:t>
              </w:r>
            </w:ins>
          </w:p>
          <w:p w:rsidRPr="0072365B" w:rsidR="0072365B" w:rsidP="0072365B" w:rsidRDefault="0072365B" w14:paraId="22C5A24B" w14:textId="77777777">
            <w:pPr>
              <w:cnfStyle w:val="000000000000" w:firstRow="0" w:lastRow="0" w:firstColumn="0" w:lastColumn="0" w:oddVBand="0" w:evenVBand="0" w:oddHBand="0" w:evenHBand="0" w:firstRowFirstColumn="0" w:firstRowLastColumn="0" w:lastRowFirstColumn="0" w:lastRowLastColumn="0"/>
              <w:rPr>
                <w:ins w:author="Tom Wilson" w:date="2026-09-22T14:01:00Z" w16du:dateUtc="2026-09-22T13:01:00Z" w:id="207"/>
                <w:rFonts w:ascii="Mulish" w:hAnsi="Mulish"/>
                <w:color w:val="000000" w:themeColor="text1"/>
                <w:sz w:val="20"/>
                <w:szCs w:val="20"/>
              </w:rPr>
            </w:pPr>
          </w:p>
          <w:p w:rsidR="0072365B" w:rsidP="00886DD0" w:rsidRDefault="0072365B" w14:paraId="12EFD25E" w14:textId="6A9CCBD0">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ins w:author="Tom Wilson" w:date="2026-09-22T14:08:00Z" w16du:dateUtc="2026-09-22T13:08:00Z" w:id="208"/>
                <w:rFonts w:ascii="Mulish" w:hAnsi="Mulish"/>
                <w:color w:val="000000" w:themeColor="text1"/>
                <w:sz w:val="20"/>
                <w:szCs w:val="20"/>
              </w:rPr>
            </w:pPr>
            <w:ins w:author="Tom Wilson" w:date="2026-09-22T14:01:00Z" w16du:dateUtc="2026-09-22T13:01:00Z" w:id="209">
              <w:r w:rsidRPr="00886DD0">
                <w:rPr>
                  <w:rFonts w:ascii="Mulish" w:hAnsi="Mulish"/>
                  <w:b/>
                  <w:bCs/>
                  <w:color w:val="000000" w:themeColor="text1"/>
                  <w:sz w:val="20"/>
                  <w:szCs w:val="20"/>
                  <w:rPrChange w:author="Tom Wilson" w:date="2026-09-22T14:04:00Z" w16du:dateUtc="2026-09-22T13:04:00Z" w:id="210">
                    <w:rPr/>
                  </w:rPrChange>
                </w:rPr>
                <w:lastRenderedPageBreak/>
                <w:t>Analytical Workloads</w:t>
              </w:r>
            </w:ins>
            <w:ins w:author="Tom Wilson" w:date="2026-09-22T14:04:00Z" w16du:dateUtc="2026-09-22T13:04:00Z" w:id="211">
              <w:r w:rsidR="00886DD0">
                <w:rPr>
                  <w:rFonts w:ascii="Mulish" w:hAnsi="Mulish"/>
                  <w:color w:val="000000" w:themeColor="text1"/>
                  <w:sz w:val="20"/>
                  <w:szCs w:val="20"/>
                </w:rPr>
                <w:t xml:space="preserve"> -</w:t>
              </w:r>
            </w:ins>
            <w:ins w:author="Tom Wilson" w:date="2026-09-22T14:01:00Z" w16du:dateUtc="2026-09-22T13:01:00Z" w:id="212">
              <w:r w:rsidRPr="00886DD0">
                <w:rPr>
                  <w:rFonts w:ascii="Mulish" w:hAnsi="Mulish"/>
                  <w:color w:val="000000" w:themeColor="text1"/>
                  <w:sz w:val="20"/>
                  <w:szCs w:val="20"/>
                  <w:rPrChange w:author="Tom Wilson" w:date="2026-09-22T14:04:00Z" w16du:dateUtc="2026-09-22T13:04:00Z" w:id="213">
                    <w:rPr/>
                  </w:rPrChange>
                </w:rPr>
                <w:t xml:space="preserve"> The workloads that are designated as Non-Critical (Tier 3) shall sit under the </w:t>
              </w:r>
              <w:r w:rsidRPr="00886DD0">
                <w:rPr>
                  <w:rFonts w:ascii="Mulish" w:hAnsi="Mulish"/>
                  <w:i/>
                  <w:iCs/>
                  <w:color w:val="000000" w:themeColor="text1"/>
                  <w:sz w:val="20"/>
                  <w:szCs w:val="20"/>
                  <w:rPrChange w:author="Tom Wilson" w:date="2026-09-22T14:05:00Z" w16du:dateUtc="2026-09-22T13:05:00Z" w:id="214">
                    <w:rPr/>
                  </w:rPrChange>
                </w:rPr>
                <w:t>traditional analytics and reporting</w:t>
              </w:r>
              <w:r w:rsidRPr="00886DD0">
                <w:rPr>
                  <w:rFonts w:ascii="Mulish" w:hAnsi="Mulish"/>
                  <w:color w:val="000000" w:themeColor="text1"/>
                  <w:sz w:val="20"/>
                  <w:szCs w:val="20"/>
                  <w:rPrChange w:author="Tom Wilson" w:date="2026-09-22T14:04:00Z" w16du:dateUtc="2026-09-22T13:04:00Z" w:id="215">
                    <w:rPr/>
                  </w:rPrChange>
                </w:rPr>
                <w:t xml:space="preserve"> side of the group data platform. This will operate under business hours support and be governed by Tier 3 data lifecycle, SLA, RTO and RPO standards. Example workloads that would fall under </w:t>
              </w:r>
              <w:r w:rsidRPr="00886DD0">
                <w:rPr>
                  <w:rFonts w:ascii="Mulish" w:hAnsi="Mulish"/>
                  <w:b/>
                  <w:bCs/>
                  <w:color w:val="000000" w:themeColor="text1"/>
                  <w:sz w:val="20"/>
                  <w:szCs w:val="20"/>
                  <w:rPrChange w:author="Tom Wilson" w:date="2026-09-22T14:05:00Z" w16du:dateUtc="2026-09-22T13:05:00Z" w:id="216">
                    <w:rPr/>
                  </w:rPrChange>
                </w:rPr>
                <w:t>Analytical</w:t>
              </w:r>
              <w:r w:rsidRPr="00886DD0">
                <w:rPr>
                  <w:rFonts w:ascii="Mulish" w:hAnsi="Mulish"/>
                  <w:color w:val="000000" w:themeColor="text1"/>
                  <w:sz w:val="20"/>
                  <w:szCs w:val="20"/>
                  <w:rPrChange w:author="Tom Wilson" w:date="2026-09-22T14:04:00Z" w16du:dateUtc="2026-09-22T13:04:00Z" w:id="217">
                    <w:rPr/>
                  </w:rPrChange>
                </w:rPr>
                <w:t xml:space="preserve"> are;</w:t>
              </w:r>
            </w:ins>
          </w:p>
          <w:p w:rsidR="0033098A" w:rsidDel="000D18A0" w:rsidP="000D18A0" w:rsidRDefault="0072365B" w14:paraId="1833CA10" w14:textId="62A5122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del w:author="Tom Wilson" w:date="2026-09-22T14:01:00Z" w16du:dateUtc="2026-09-22T13:01:00Z" w:id="218"/>
                <w:rFonts w:ascii="Mulish" w:hAnsi="Mulish"/>
                <w:color w:val="000000" w:themeColor="text1"/>
                <w:sz w:val="20"/>
                <w:szCs w:val="20"/>
              </w:rPr>
              <w:pPrChange w:author="Tom Wilson" w:date="2026-09-22T14:09:00Z" w16du:dateUtc="2026-09-22T13:09:00Z" w:id="219">
                <w:pPr>
                  <w:pStyle w:val="ListParagraph"/>
                  <w:numPr>
                    <w:numId w:val="22"/>
                  </w:numPr>
                  <w:ind w:left="1440" w:hanging="360"/>
                  <w:cnfStyle w:val="000000000000" w:firstRow="0" w:lastRow="0" w:firstColumn="0" w:lastColumn="0" w:oddVBand="0" w:evenVBand="0" w:oddHBand="0" w:evenHBand="0" w:firstRowFirstColumn="0" w:firstRowLastColumn="0" w:lastRowFirstColumn="0" w:lastRowLastColumn="0"/>
                </w:pPr>
              </w:pPrChange>
            </w:pPr>
            <w:ins w:author="Tom Wilson" w:date="2026-09-22T14:01:00Z" w16du:dateUtc="2026-09-22T13:01:00Z" w:id="220">
              <w:r w:rsidRPr="000D18A0">
                <w:rPr>
                  <w:rFonts w:ascii="Mulish" w:hAnsi="Mulish"/>
                  <w:color w:val="000000" w:themeColor="text1"/>
                  <w:sz w:val="20"/>
                  <w:szCs w:val="20"/>
                  <w:rPrChange w:author="Tom Wilson" w:date="2026-09-22T14:08:00Z" w16du:dateUtc="2026-09-22T13:08:00Z" w:id="221">
                    <w:rPr/>
                  </w:rPrChange>
                </w:rPr>
                <w:t>Business reporting solutions requiring daily data ref</w:t>
              </w:r>
            </w:ins>
            <w:ins w:author="Tom Wilson" w:date="2026-09-22T14:07:00Z" w16du:dateUtc="2026-09-22T13:07:00Z" w:id="222">
              <w:r w:rsidRPr="000D18A0" w:rsidR="00812962">
                <w:rPr>
                  <w:rFonts w:ascii="Mulish" w:hAnsi="Mulish"/>
                  <w:color w:val="000000" w:themeColor="text1"/>
                  <w:sz w:val="20"/>
                  <w:szCs w:val="20"/>
                  <w:rPrChange w:author="Tom Wilson" w:date="2026-09-22T14:08:00Z" w16du:dateUtc="2026-09-22T13:08:00Z" w:id="223">
                    <w:rPr/>
                  </w:rPrChange>
                </w:rPr>
                <w:t>resh</w:t>
              </w:r>
            </w:ins>
            <w:del w:author="Tom Wilson" w:date="2026-09-22T14:01:00Z" w16du:dateUtc="2026-09-22T13:01:00Z" w:id="224">
              <w:r w:rsidRPr="000D18A0" w:rsidDel="0072365B" w:rsidR="2A31BB64">
                <w:rPr>
                  <w:rFonts w:ascii="Mulish" w:hAnsi="Mulish"/>
                  <w:color w:val="000000" w:themeColor="text1"/>
                  <w:sz w:val="20"/>
                  <w:szCs w:val="20"/>
                  <w:rPrChange w:author="Tom Wilson" w:date="2026-09-22T14:08:00Z" w16du:dateUtc="2026-09-22T13:08:00Z" w:id="225">
                    <w:rPr/>
                  </w:rPrChange>
                </w:rPr>
                <w:delText xml:space="preserve">Doubtless has been discussing the implementation of a separate </w:delText>
              </w:r>
              <w:r w:rsidRPr="000D18A0" w:rsidDel="0072365B" w:rsidR="2A31BB64">
                <w:rPr>
                  <w:rFonts w:ascii="Mulish" w:hAnsi="Mulish"/>
                  <w:b/>
                  <w:bCs/>
                  <w:i/>
                  <w:iCs/>
                  <w:color w:val="000000" w:themeColor="text1"/>
                  <w:sz w:val="20"/>
                  <w:szCs w:val="20"/>
                  <w:rPrChange w:author="Tom Wilson" w:date="2026-09-22T14:08:00Z" w16du:dateUtc="2026-09-22T13:08:00Z" w:id="226">
                    <w:rPr>
                      <w:b/>
                      <w:bCs/>
                      <w:i/>
                      <w:iCs/>
                    </w:rPr>
                  </w:rPrChange>
                </w:rPr>
                <w:delText>'Operational Data Store' (ODS)</w:delText>
              </w:r>
              <w:r w:rsidRPr="000D18A0" w:rsidDel="0072365B" w:rsidR="2A31BB64">
                <w:rPr>
                  <w:rFonts w:ascii="Mulish" w:hAnsi="Mulish"/>
                  <w:color w:val="000000" w:themeColor="text1"/>
                  <w:sz w:val="20"/>
                  <w:szCs w:val="20"/>
                  <w:rPrChange w:author="Tom Wilson" w:date="2026-09-22T14:08:00Z" w16du:dateUtc="2026-09-22T13:08:00Z" w:id="227">
                    <w:rPr/>
                  </w:rPrChange>
                </w:rPr>
                <w:delText xml:space="preserve"> solution to support real-time</w:delText>
              </w:r>
              <w:r w:rsidRPr="000D18A0" w:rsidDel="0072365B" w:rsidR="0673CB98">
                <w:rPr>
                  <w:rFonts w:ascii="Mulish" w:hAnsi="Mulish"/>
                  <w:color w:val="000000" w:themeColor="text1"/>
                  <w:sz w:val="20"/>
                  <w:szCs w:val="20"/>
                  <w:rPrChange w:author="Tom Wilson" w:date="2026-09-22T14:08:00Z" w16du:dateUtc="2026-09-22T13:08:00Z" w:id="228">
                    <w:rPr/>
                  </w:rPrChange>
                </w:rPr>
                <w:delText xml:space="preserve"> and low-latency</w:delText>
              </w:r>
              <w:r w:rsidRPr="000D18A0" w:rsidDel="0072365B" w:rsidR="2A31BB64">
                <w:rPr>
                  <w:rFonts w:ascii="Mulish" w:hAnsi="Mulish"/>
                  <w:color w:val="000000" w:themeColor="text1"/>
                  <w:sz w:val="20"/>
                  <w:szCs w:val="20"/>
                  <w:rPrChange w:author="Tom Wilson" w:date="2026-09-22T14:08:00Z" w16du:dateUtc="2026-09-22T13:08:00Z" w:id="229">
                    <w:rPr/>
                  </w:rPrChange>
                </w:rPr>
                <w:delText xml:space="preserve"> reporting use cases. </w:delText>
              </w:r>
              <w:r w:rsidRPr="000D18A0" w:rsidDel="0072365B" w:rsidR="485F3307">
                <w:rPr>
                  <w:rFonts w:ascii="Mulish" w:hAnsi="Mulish"/>
                  <w:color w:val="000000" w:themeColor="text1"/>
                  <w:sz w:val="20"/>
                  <w:szCs w:val="20"/>
                  <w:rPrChange w:author="Tom Wilson" w:date="2026-09-22T14:08:00Z" w16du:dateUtc="2026-09-22T13:08:00Z" w:id="230">
                    <w:rPr/>
                  </w:rPrChange>
                </w:rPr>
                <w:delText>Given</w:delText>
              </w:r>
              <w:r w:rsidRPr="000D18A0" w:rsidDel="0072365B" w:rsidR="2A31BB64">
                <w:rPr>
                  <w:rFonts w:ascii="Mulish" w:hAnsi="Mulish"/>
                  <w:color w:val="000000" w:themeColor="text1"/>
                  <w:sz w:val="20"/>
                  <w:szCs w:val="20"/>
                  <w:rPrChange w:author="Tom Wilson" w:date="2026-09-22T14:08:00Z" w16du:dateUtc="2026-09-22T13:08:00Z" w:id="231">
                    <w:rPr/>
                  </w:rPrChange>
                </w:rPr>
                <w:delText xml:space="preserve"> the capability and flexibility of </w:delText>
              </w:r>
              <w:r w:rsidRPr="000D18A0" w:rsidDel="0072365B" w:rsidR="485F3307">
                <w:rPr>
                  <w:rFonts w:ascii="Mulish" w:hAnsi="Mulish"/>
                  <w:color w:val="000000" w:themeColor="text1"/>
                  <w:sz w:val="20"/>
                  <w:szCs w:val="20"/>
                  <w:rPrChange w:author="Tom Wilson" w:date="2026-09-22T14:08:00Z" w16du:dateUtc="2026-09-22T13:08:00Z" w:id="232">
                    <w:rPr/>
                  </w:rPrChange>
                </w:rPr>
                <w:delText>Azure Databricks it has been decided that this</w:delText>
              </w:r>
              <w:r w:rsidRPr="000D18A0" w:rsidDel="0072365B" w:rsidR="2A31BB64">
                <w:rPr>
                  <w:rFonts w:ascii="Mulish" w:hAnsi="Mulish"/>
                  <w:color w:val="000000" w:themeColor="text1"/>
                  <w:sz w:val="20"/>
                  <w:szCs w:val="20"/>
                  <w:rPrChange w:author="Tom Wilson" w:date="2026-09-22T14:08:00Z" w16du:dateUtc="2026-09-22T13:08:00Z" w:id="233">
                    <w:rPr/>
                  </w:rPrChange>
                </w:rPr>
                <w:delText xml:space="preserve"> solution will be folded into the data platform, </w:delText>
              </w:r>
              <w:commentRangeStart w:id="234"/>
              <w:r w:rsidRPr="000D18A0" w:rsidDel="0072365B" w:rsidR="2A31BB64">
                <w:rPr>
                  <w:rFonts w:ascii="Mulish" w:hAnsi="Mulish"/>
                  <w:color w:val="000000" w:themeColor="text1"/>
                  <w:sz w:val="20"/>
                  <w:szCs w:val="20"/>
                  <w:rPrChange w:author="Tom Wilson" w:date="2026-09-22T14:08:00Z" w16du:dateUtc="2026-09-22T13:08:00Z" w:id="235">
                    <w:rPr/>
                  </w:rPrChange>
                </w:rPr>
                <w:delText>with segregated workspaces dedicated to 'Operational' and 'Analytics' reporting</w:delText>
              </w:r>
              <w:r w:rsidRPr="000D18A0" w:rsidDel="0072365B" w:rsidR="485F3307">
                <w:rPr>
                  <w:rFonts w:ascii="Mulish" w:hAnsi="Mulish"/>
                  <w:color w:val="000000" w:themeColor="text1"/>
                  <w:sz w:val="20"/>
                  <w:szCs w:val="20"/>
                  <w:rPrChange w:author="Tom Wilson" w:date="2026-09-22T14:08:00Z" w16du:dateUtc="2026-09-22T13:08:00Z" w:id="236">
                    <w:rPr/>
                  </w:rPrChange>
                </w:rPr>
                <w:delText>;</w:delText>
              </w:r>
              <w:commentRangeEnd w:id="234"/>
              <w:r w:rsidDel="0072365B" w:rsidR="00090C00">
                <w:rPr>
                  <w:rStyle w:val="CommentReference"/>
                  <w:rFonts w:ascii="Mulish" w:hAnsi="Mulish"/>
                  <w:color w:val="000000" w:themeColor="text1"/>
                  <w:sz w:val="20"/>
                  <w:szCs w:val="20"/>
                </w:rPr>
                <w:commentReference w:id="234"/>
              </w:r>
            </w:del>
          </w:p>
          <w:p w:rsidR="000D18A0" w:rsidP="000D18A0" w:rsidRDefault="000D18A0" w14:paraId="3C2ABD10" w14:textId="77777777">
            <w:pPr>
              <w:pStyle w:val="ListParagraph"/>
              <w:ind w:left="1440"/>
              <w:cnfStyle w:val="000000000000" w:firstRow="0" w:lastRow="0" w:firstColumn="0" w:lastColumn="0" w:oddVBand="0" w:evenVBand="0" w:oddHBand="0" w:evenHBand="0" w:firstRowFirstColumn="0" w:firstRowLastColumn="0" w:lastRowFirstColumn="0" w:lastRowLastColumn="0"/>
              <w:rPr>
                <w:ins w:author="Tom Wilson" w:date="2026-09-22T14:08:00Z" w16du:dateUtc="2026-09-22T13:08:00Z" w:id="237"/>
                <w:rFonts w:ascii="Mulish" w:hAnsi="Mulish"/>
                <w:color w:val="000000" w:themeColor="text1"/>
                <w:sz w:val="20"/>
                <w:szCs w:val="20"/>
              </w:rPr>
            </w:pPr>
          </w:p>
          <w:p w:rsidRPr="000D18A0" w:rsidR="000D18A0" w:rsidP="000D18A0" w:rsidRDefault="000D18A0" w14:paraId="779A5A00" w14:textId="14BFD890">
            <w:pPr>
              <w:pStyle w:val="ListParagraph"/>
              <w:numPr>
                <w:ilvl w:val="0"/>
                <w:numId w:val="22"/>
              </w:numPr>
              <w:ind w:left="1440"/>
              <w:cnfStyle w:val="000000000000" w:firstRow="0" w:lastRow="0" w:firstColumn="0" w:lastColumn="0" w:oddVBand="0" w:evenVBand="0" w:oddHBand="0" w:evenHBand="0" w:firstRowFirstColumn="0" w:firstRowLastColumn="0" w:lastRowFirstColumn="0" w:lastRowLastColumn="0"/>
              <w:rPr>
                <w:ins w:author="Tom Wilson" w:date="2026-09-22T14:08:00Z" w16du:dateUtc="2026-09-22T13:08:00Z" w:id="238"/>
                <w:rFonts w:ascii="Mulish" w:hAnsi="Mulish"/>
                <w:color w:val="000000" w:themeColor="text1"/>
                <w:sz w:val="20"/>
                <w:szCs w:val="20"/>
                <w:rPrChange w:author="Tom Wilson" w:date="2026-09-22T14:08:00Z" w16du:dateUtc="2026-09-22T13:08:00Z" w:id="239">
                  <w:rPr>
                    <w:ins w:author="Tom Wilson" w:date="2026-09-22T14:08:00Z" w16du:dateUtc="2026-09-22T13:08:00Z" w:id="240"/>
                    <w:color w:val="000000"/>
                  </w:rPr>
                </w:rPrChange>
              </w:rPr>
              <w:pPrChange w:author="Tom Wilson" w:date="2026-09-22T14:08:00Z" w16du:dateUtc="2026-09-22T13:08:00Z" w:id="241">
                <w:pPr>
                  <w:cnfStyle w:val="000000000000" w:firstRow="0" w:lastRow="0" w:firstColumn="0" w:lastColumn="0" w:oddVBand="0" w:evenVBand="0" w:oddHBand="0" w:evenHBand="0" w:firstRowFirstColumn="0" w:firstRowLastColumn="0" w:lastRowFirstColumn="0" w:lastRowLastColumn="0"/>
                </w:pPr>
              </w:pPrChange>
            </w:pPr>
            <w:ins w:author="Tom Wilson" w:date="2026-09-22T14:08:00Z" w16du:dateUtc="2026-09-22T13:08:00Z" w:id="242">
              <w:r w:rsidRPr="005E1CD0">
                <w:rPr>
                  <w:rFonts w:ascii="Mulish" w:hAnsi="Mulish"/>
                  <w:color w:val="000000" w:themeColor="text1"/>
                  <w:sz w:val="20"/>
                  <w:szCs w:val="20"/>
                </w:rPr>
                <w:t>Ad-hoc analysis that does not require real-time data capture</w:t>
              </w:r>
            </w:ins>
          </w:p>
          <w:p w:rsidR="0033098A" w:rsidDel="0072365B" w:rsidP="000D18A0" w:rsidRDefault="0033098A" w14:paraId="248DA416" w14:textId="0353370E">
            <w:pPr>
              <w:pStyle w:val="ListParagraph"/>
              <w:ind w:left="1440"/>
              <w:cnfStyle w:val="000000000000" w:firstRow="0" w:lastRow="0" w:firstColumn="0" w:lastColumn="0" w:oddVBand="0" w:evenVBand="0" w:oddHBand="0" w:evenHBand="0" w:firstRowFirstColumn="0" w:firstRowLastColumn="0" w:lastRowFirstColumn="0" w:lastRowLastColumn="0"/>
              <w:rPr>
                <w:del w:author="Tom Wilson" w:date="2026-09-22T14:01:00Z" w16du:dateUtc="2026-09-22T13:01:00Z" w:id="243"/>
                <w:color w:val="000000"/>
              </w:rPr>
              <w:pPrChange w:author="Tom Wilson" w:date="2026-09-22T14:08:00Z" w16du:dateUtc="2026-09-22T13:08:00Z" w:id="244">
                <w:pPr>
                  <w:cnfStyle w:val="000000000000" w:firstRow="0" w:lastRow="0" w:firstColumn="0" w:lastColumn="0" w:oddVBand="0" w:evenVBand="0" w:oddHBand="0" w:evenHBand="0" w:firstRowFirstColumn="0" w:firstRowLastColumn="0" w:lastRowFirstColumn="0" w:lastRowLastColumn="0"/>
                </w:pPr>
              </w:pPrChange>
            </w:pPr>
          </w:p>
          <w:p w:rsidR="00FE4FFF" w:rsidDel="0072365B" w:rsidP="000D18A0" w:rsidRDefault="00EC6E76" w14:paraId="39799515" w14:textId="3ECAA6F2">
            <w:pPr>
              <w:pStyle w:val="ListParagraph"/>
              <w:ind w:left="1440"/>
              <w:cnfStyle w:val="000000000000" w:firstRow="0" w:lastRow="0" w:firstColumn="0" w:lastColumn="0" w:oddVBand="0" w:evenVBand="0" w:oddHBand="0" w:evenHBand="0" w:firstRowFirstColumn="0" w:firstRowLastColumn="0" w:lastRowFirstColumn="0" w:lastRowLastColumn="0"/>
              <w:rPr>
                <w:del w:author="Tom Wilson" w:date="2026-09-22T14:01:00Z" w16du:dateUtc="2026-09-22T13:01:00Z" w:id="245"/>
                <w:color w:val="000000"/>
              </w:rPr>
              <w:pPrChange w:author="Tom Wilson" w:date="2026-09-22T14:08:00Z" w16du:dateUtc="2026-09-22T13:08:00Z" w:id="246">
                <w:pPr>
                  <w:pStyle w:val="ListParagraph"/>
                  <w:numPr>
                    <w:numId w:val="5"/>
                  </w:numPr>
                  <w:ind w:hanging="360"/>
                  <w:cnfStyle w:val="000000000000" w:firstRow="0" w:lastRow="0" w:firstColumn="0" w:lastColumn="0" w:oddVBand="0" w:evenVBand="0" w:oddHBand="0" w:evenHBand="0" w:firstRowFirstColumn="0" w:firstRowLastColumn="0" w:lastRowFirstColumn="0" w:lastRowLastColumn="0"/>
                </w:pPr>
              </w:pPrChange>
            </w:pPr>
            <w:del w:author="Tom Wilson" w:date="2026-09-22T14:01:00Z" w16du:dateUtc="2026-09-22T13:01:00Z" w:id="247">
              <w:r w:rsidRPr="00FE4FFF" w:rsidDel="0072365B">
                <w:rPr>
                  <w:color w:val="000000"/>
                </w:rPr>
                <w:delText xml:space="preserve">The </w:delText>
              </w:r>
              <w:r w:rsidRPr="00FE4FFF" w:rsidDel="0072365B" w:rsidR="00F56223">
                <w:rPr>
                  <w:b/>
                  <w:bCs/>
                  <w:i/>
                  <w:iCs/>
                  <w:color w:val="000000"/>
                </w:rPr>
                <w:delText>Operational Reporting Workspace</w:delText>
              </w:r>
              <w:r w:rsidRPr="00FE4FFF" w:rsidDel="0072365B" w:rsidR="00F56223">
                <w:rPr>
                  <w:color w:val="000000"/>
                </w:rPr>
                <w:delText xml:space="preserve"> </w:delText>
              </w:r>
              <w:r w:rsidRPr="00FE4FFF" w:rsidDel="0072365B">
                <w:rPr>
                  <w:color w:val="000000"/>
                </w:rPr>
                <w:delText>will be a</w:delText>
              </w:r>
              <w:r w:rsidRPr="00FE4FFF" w:rsidDel="0072365B" w:rsidR="00F56223">
                <w:rPr>
                  <w:color w:val="000000"/>
                </w:rPr>
                <w:delText xml:space="preserve"> dedicated Databricks </w:delText>
              </w:r>
              <w:r w:rsidRPr="00FE4FFF" w:rsidDel="0072365B">
                <w:rPr>
                  <w:color w:val="000000"/>
                </w:rPr>
                <w:delText>w</w:delText>
              </w:r>
              <w:r w:rsidRPr="00FE4FFF" w:rsidDel="0072365B" w:rsidR="00F56223">
                <w:rPr>
                  <w:color w:val="000000"/>
                </w:rPr>
                <w:delText xml:space="preserve">orkspace, with its own associated </w:delText>
              </w:r>
              <w:r w:rsidRPr="00FE4FFF" w:rsidDel="0072365B" w:rsidR="00F56223">
                <w:rPr>
                  <w:b/>
                  <w:bCs/>
                  <w:i/>
                  <w:iCs/>
                  <w:color w:val="000000"/>
                </w:rPr>
                <w:delText>classic reserved compute</w:delText>
              </w:r>
              <w:r w:rsidRPr="00FE4FFF" w:rsidDel="0072365B" w:rsidR="00F34F77">
                <w:rPr>
                  <w:color w:val="000000"/>
                </w:rPr>
                <w:delText>, to support low-latency</w:delText>
              </w:r>
              <w:r w:rsidDel="0072365B" w:rsidR="003B22D1">
                <w:rPr>
                  <w:color w:val="000000"/>
                </w:rPr>
                <w:delText xml:space="preserve"> (sub-10s)</w:delText>
              </w:r>
              <w:r w:rsidRPr="00FE4FFF" w:rsidDel="0072365B" w:rsidR="00F34F77">
                <w:rPr>
                  <w:color w:val="000000"/>
                </w:rPr>
                <w:delText>, real-time report serving</w:delText>
              </w:r>
              <w:r w:rsidRPr="00FE4FFF" w:rsidDel="0072365B" w:rsidR="005B37BD">
                <w:rPr>
                  <w:color w:val="000000"/>
                </w:rPr>
                <w:delText xml:space="preserve"> only</w:delText>
              </w:r>
              <w:r w:rsidDel="0072365B" w:rsidR="003B22D1">
                <w:rPr>
                  <w:color w:val="000000"/>
                </w:rPr>
                <w:delText>. It i</w:delText>
              </w:r>
              <w:r w:rsidRPr="00FE4FFF" w:rsidDel="0072365B" w:rsidR="005B37BD">
                <w:rPr>
                  <w:color w:val="000000"/>
                </w:rPr>
                <w:delText>s logically separated from</w:delText>
              </w:r>
              <w:r w:rsidRPr="00FE4FFF" w:rsidDel="0072365B" w:rsidR="00A93DBB">
                <w:rPr>
                  <w:color w:val="000000"/>
                </w:rPr>
                <w:delText xml:space="preserve"> regular analytics workloads that do not require this </w:delText>
              </w:r>
              <w:r w:rsidRPr="00FE4FFF" w:rsidDel="0072365B" w:rsidR="008B2EFB">
                <w:rPr>
                  <w:color w:val="000000"/>
                </w:rPr>
                <w:delText>degree of latency.</w:delText>
              </w:r>
              <w:r w:rsidDel="0072365B" w:rsidR="00FE4FFF">
                <w:rPr>
                  <w:color w:val="000000"/>
                </w:rPr>
                <w:delText xml:space="preserve"> </w:delText>
              </w:r>
            </w:del>
          </w:p>
          <w:p w:rsidR="00FE4FFF" w:rsidDel="0072365B" w:rsidP="000D18A0" w:rsidRDefault="00FE4FFF" w14:paraId="5D36F92A" w14:textId="23EE616E">
            <w:pPr>
              <w:pStyle w:val="ListParagraph"/>
              <w:ind w:left="1440"/>
              <w:cnfStyle w:val="000000000000" w:firstRow="0" w:lastRow="0" w:firstColumn="0" w:lastColumn="0" w:oddVBand="0" w:evenVBand="0" w:oddHBand="0" w:evenHBand="0" w:firstRowFirstColumn="0" w:firstRowLastColumn="0" w:lastRowFirstColumn="0" w:lastRowLastColumn="0"/>
              <w:rPr>
                <w:del w:author="Tom Wilson" w:date="2026-09-22T14:01:00Z" w16du:dateUtc="2026-09-22T13:01:00Z" w:id="248"/>
                <w:color w:val="000000"/>
              </w:rPr>
              <w:pPrChange w:author="Tom Wilson" w:date="2026-09-22T14:08:00Z" w16du:dateUtc="2026-09-22T13:08:00Z" w:id="249">
                <w:pPr>
                  <w:pStyle w:val="ListParagraph"/>
                  <w:numPr>
                    <w:numId w:val="5"/>
                  </w:numPr>
                  <w:ind w:hanging="360"/>
                  <w:cnfStyle w:val="000000000000" w:firstRow="0" w:lastRow="0" w:firstColumn="0" w:lastColumn="0" w:oddVBand="0" w:evenVBand="0" w:oddHBand="0" w:evenHBand="0" w:firstRowFirstColumn="0" w:firstRowLastColumn="0" w:lastRowFirstColumn="0" w:lastRowLastColumn="0"/>
                </w:pPr>
              </w:pPrChange>
            </w:pPr>
            <w:del w:author="Tom Wilson" w:date="2026-09-22T14:01:00Z" w16du:dateUtc="2026-09-22T13:01:00Z" w:id="250">
              <w:r w:rsidDel="0072365B">
                <w:rPr>
                  <w:color w:val="000000"/>
                </w:rPr>
                <w:delText xml:space="preserve">The </w:delText>
              </w:r>
              <w:r w:rsidDel="0072365B">
                <w:rPr>
                  <w:b/>
                  <w:bCs/>
                  <w:i/>
                  <w:iCs/>
                  <w:color w:val="000000"/>
                </w:rPr>
                <w:delText xml:space="preserve">Analytics Reporting Workspace </w:delText>
              </w:r>
              <w:r w:rsidDel="0072365B">
                <w:rPr>
                  <w:color w:val="000000"/>
                </w:rPr>
                <w:delText xml:space="preserve">will </w:delText>
              </w:r>
              <w:r w:rsidDel="0072365B" w:rsidR="003B22D1">
                <w:rPr>
                  <w:color w:val="000000"/>
                </w:rPr>
                <w:delText>therefore be</w:delText>
              </w:r>
              <w:r w:rsidDel="0072365B">
                <w:rPr>
                  <w:color w:val="000000"/>
                </w:rPr>
                <w:delText xml:space="preserve"> </w:delText>
              </w:r>
              <w:r w:rsidDel="0072365B" w:rsidR="003223C3">
                <w:rPr>
                  <w:color w:val="000000"/>
                </w:rPr>
                <w:delText xml:space="preserve">the dedicated </w:delText>
              </w:r>
              <w:r w:rsidDel="0072365B">
                <w:rPr>
                  <w:color w:val="000000"/>
                </w:rPr>
                <w:delText>Databricks workspace</w:delText>
              </w:r>
              <w:r w:rsidDel="0072365B" w:rsidR="003223C3">
                <w:rPr>
                  <w:color w:val="000000"/>
                </w:rPr>
                <w:delText xml:space="preserve"> for more traditional analytic workloads that do not require </w:delText>
              </w:r>
              <w:r w:rsidDel="0072365B" w:rsidR="003B22D1">
                <w:rPr>
                  <w:color w:val="000000"/>
                </w:rPr>
                <w:delText xml:space="preserve">the same </w:delText>
              </w:r>
              <w:r w:rsidDel="0072365B" w:rsidR="000B0301">
                <w:rPr>
                  <w:color w:val="000000"/>
                </w:rPr>
                <w:delText>low-latency (sub-10s serving)</w:delText>
              </w:r>
              <w:r w:rsidDel="0072365B" w:rsidR="003B22D1">
                <w:rPr>
                  <w:color w:val="000000"/>
                </w:rPr>
                <w:delText xml:space="preserve"> reporting.</w:delText>
              </w:r>
            </w:del>
          </w:p>
          <w:p w:rsidR="00FE4FFF" w:rsidDel="0072365B" w:rsidP="000D18A0" w:rsidRDefault="00FE4FFF" w14:paraId="59EC5049" w14:textId="0B1C7834">
            <w:pPr>
              <w:pStyle w:val="ListParagraph"/>
              <w:ind w:left="1440"/>
              <w:cnfStyle w:val="000000000000" w:firstRow="0" w:lastRow="0" w:firstColumn="0" w:lastColumn="0" w:oddVBand="0" w:evenVBand="0" w:oddHBand="0" w:evenHBand="0" w:firstRowFirstColumn="0" w:firstRowLastColumn="0" w:lastRowFirstColumn="0" w:lastRowLastColumn="0"/>
              <w:rPr>
                <w:del w:author="Tom Wilson" w:date="2026-09-22T14:01:00Z" w16du:dateUtc="2026-09-22T13:01:00Z" w:id="251"/>
                <w:color w:val="000000"/>
              </w:rPr>
              <w:pPrChange w:author="Tom Wilson" w:date="2026-09-22T14:08:00Z" w16du:dateUtc="2026-09-22T13:08:00Z" w:id="252">
                <w:pPr>
                  <w:cnfStyle w:val="000000000000" w:firstRow="0" w:lastRow="0" w:firstColumn="0" w:lastColumn="0" w:oddVBand="0" w:evenVBand="0" w:oddHBand="0" w:evenHBand="0" w:firstRowFirstColumn="0" w:firstRowLastColumn="0" w:lastRowFirstColumn="0" w:lastRowLastColumn="0"/>
                </w:pPr>
              </w:pPrChange>
            </w:pPr>
          </w:p>
          <w:p w:rsidRPr="009D210A" w:rsidR="00450F5A" w:rsidP="000D18A0" w:rsidRDefault="00EE4440" w14:paraId="68147673" w14:textId="511E94B2">
            <w:pPr>
              <w:pStyle w:val="ListParagraph"/>
              <w:ind w:left="1440"/>
              <w:cnfStyle w:val="000000000000" w:firstRow="0" w:lastRow="0" w:firstColumn="0" w:lastColumn="0" w:oddVBand="0" w:evenVBand="0" w:oddHBand="0" w:evenHBand="0" w:firstRowFirstColumn="0" w:firstRowLastColumn="0" w:lastRowFirstColumn="0" w:lastRowLastColumn="0"/>
              <w:rPr>
                <w:color w:val="000000"/>
              </w:rPr>
              <w:pPrChange w:author="Tom Wilson" w:date="2026-09-22T14:08:00Z" w16du:dateUtc="2026-09-22T13:08:00Z" w:id="253">
                <w:pPr>
                  <w:cnfStyle w:val="000000000000" w:firstRow="0" w:lastRow="0" w:firstColumn="0" w:lastColumn="0" w:oddVBand="0" w:evenVBand="0" w:oddHBand="0" w:evenHBand="0" w:firstRowFirstColumn="0" w:firstRowLastColumn="0" w:lastRowFirstColumn="0" w:lastRowLastColumn="0"/>
                </w:pPr>
              </w:pPrChange>
            </w:pPr>
            <w:del w:author="Tom Wilson" w:date="2026-09-22T14:01:00Z" w16du:dateUtc="2026-09-22T13:01:00Z" w:id="254">
              <w:r w:rsidRPr="00EE4440" w:rsidDel="0072365B">
                <w:rPr>
                  <w:b/>
                  <w:bCs/>
                  <w:i/>
                  <w:iCs/>
                  <w:color w:val="000000"/>
                </w:rPr>
                <w:delText>NB:</w:delText>
              </w:r>
              <w:r w:rsidDel="0072365B">
                <w:rPr>
                  <w:color w:val="000000"/>
                </w:rPr>
                <w:delText xml:space="preserve"> </w:delText>
              </w:r>
              <w:r w:rsidRPr="00FE4FFF" w:rsidDel="0072365B" w:rsidR="008B2EFB">
                <w:rPr>
                  <w:color w:val="000000"/>
                </w:rPr>
                <w:delText xml:space="preserve">The operational reporting workspace </w:delText>
              </w:r>
              <w:r w:rsidDel="0072365B" w:rsidR="00E7145E">
                <w:rPr>
                  <w:color w:val="000000"/>
                </w:rPr>
                <w:delText>will</w:delText>
              </w:r>
              <w:r w:rsidRPr="00FE4FFF" w:rsidDel="0072365B" w:rsidR="008B2EFB">
                <w:rPr>
                  <w:color w:val="000000"/>
                </w:rPr>
                <w:delText xml:space="preserve"> operate under </w:delText>
              </w:r>
              <w:r w:rsidRPr="00FE4FFF" w:rsidDel="0072365B" w:rsidR="00E06F2C">
                <w:rPr>
                  <w:color w:val="000000"/>
                </w:rPr>
                <w:delText xml:space="preserve">a separate SLA to the </w:delText>
              </w:r>
              <w:r w:rsidDel="0072365B">
                <w:rPr>
                  <w:color w:val="000000"/>
                </w:rPr>
                <w:delText>a</w:delText>
              </w:r>
              <w:r w:rsidRPr="00EE4440" w:rsidDel="0072365B" w:rsidR="00817DD0">
                <w:rPr>
                  <w:color w:val="000000"/>
                </w:rPr>
                <w:delText xml:space="preserve">nalytics </w:delText>
              </w:r>
              <w:r w:rsidDel="0072365B">
                <w:rPr>
                  <w:color w:val="000000"/>
                </w:rPr>
                <w:delText>r</w:delText>
              </w:r>
              <w:r w:rsidRPr="00EE4440" w:rsidDel="0072365B" w:rsidR="00817DD0">
                <w:rPr>
                  <w:color w:val="000000"/>
                </w:rPr>
                <w:delText>eporting Workspace</w:delText>
              </w:r>
              <w:r w:rsidRPr="00FE4FFF" w:rsidDel="0072365B" w:rsidR="00817DD0">
                <w:rPr>
                  <w:b/>
                  <w:bCs/>
                  <w:i/>
                  <w:iCs/>
                  <w:color w:val="000000"/>
                </w:rPr>
                <w:delText xml:space="preserve">, </w:delText>
              </w:r>
              <w:r w:rsidRPr="00FE4FFF" w:rsidDel="0072365B" w:rsidR="00817DD0">
                <w:rPr>
                  <w:color w:val="000000"/>
                </w:rPr>
                <w:delText xml:space="preserve">and data that is stored for this </w:delText>
              </w:r>
              <w:r w:rsidRPr="00FE4FFF" w:rsidDel="0072365B" w:rsidR="002C00B5">
                <w:rPr>
                  <w:color w:val="000000"/>
                </w:rPr>
                <w:delText xml:space="preserve">workspace may be subject to </w:delText>
              </w:r>
              <w:r w:rsidRPr="00FE4FFF" w:rsidDel="0072365B" w:rsidR="00FE4FFF">
                <w:rPr>
                  <w:color w:val="000000"/>
                </w:rPr>
                <w:delText>specific</w:delText>
              </w:r>
              <w:r w:rsidRPr="00FE4FFF" w:rsidDel="0072365B" w:rsidR="002C00B5">
                <w:rPr>
                  <w:color w:val="000000"/>
                </w:rPr>
                <w:delText xml:space="preserve"> lifecycle and point in time recovery </w:delText>
              </w:r>
              <w:r w:rsidRPr="00FE4FFF" w:rsidDel="0072365B" w:rsidR="00FE4FFF">
                <w:rPr>
                  <w:color w:val="000000"/>
                </w:rPr>
                <w:delText>requirements.</w:delText>
              </w:r>
            </w:del>
          </w:p>
        </w:tc>
      </w:tr>
    </w:tbl>
    <w:p w:rsidR="00B634D3" w:rsidP="00DB080E" w:rsidRDefault="00B634D3" w14:paraId="5213FF26" w14:textId="20E38D16">
      <w:pPr>
        <w:pStyle w:val="Heading4"/>
        <w:rPr>
          <w:ins w:author="Tom Wilson" w:date="2026-09-22T14:13:00Z" w16du:dateUtc="2026-09-22T13:13:00Z" w:id="255"/>
          <w:rFonts w:ascii="Mulish" w:hAnsi="Mulish"/>
        </w:rPr>
      </w:pPr>
      <w:bookmarkStart w:name="_Toc240531973" w:id="256"/>
    </w:p>
    <w:p w:rsidR="00B634D3" w:rsidRDefault="00B634D3" w14:paraId="54A847D4" w14:textId="77777777">
      <w:pPr>
        <w:spacing w:after="160" w:line="278" w:lineRule="auto"/>
        <w:rPr>
          <w:ins w:author="Tom Wilson" w:date="2026-09-22T14:13:00Z" w16du:dateUtc="2026-09-22T13:13:00Z" w:id="257"/>
          <w:rFonts w:ascii="Mulish" w:hAnsi="Mulish" w:eastAsiaTheme="majorEastAsia" w:cstheme="majorBidi"/>
          <w:i/>
          <w:iCs/>
          <w:color w:val="0F4761" w:themeColor="accent1" w:themeShade="BF"/>
        </w:rPr>
      </w:pPr>
      <w:ins w:author="Tom Wilson" w:date="2026-09-22T14:13:00Z" w16du:dateUtc="2026-09-22T13:13:00Z" w:id="258">
        <w:r>
          <w:rPr>
            <w:rFonts w:ascii="Mulish" w:hAnsi="Mulish"/>
          </w:rPr>
          <w:br w:type="page"/>
        </w:r>
      </w:ins>
    </w:p>
    <w:p w:rsidRPr="00693CD7" w:rsidR="006D5F32" w:rsidP="00DB080E" w:rsidRDefault="000B1EC8" w14:paraId="3A7EE3DB" w14:textId="3C7AE79B">
      <w:pPr>
        <w:pStyle w:val="Heading4"/>
        <w:rPr>
          <w:rFonts w:ascii="Mulish" w:hAnsi="Mulish"/>
        </w:rPr>
      </w:pPr>
      <w:r>
        <w:rPr>
          <w:rFonts w:ascii="Mulish" w:hAnsi="Mulish"/>
        </w:rPr>
        <w:lastRenderedPageBreak/>
        <w:t>Integration</w:t>
      </w:r>
      <w:r w:rsidRPr="00693CD7" w:rsidR="00693CD7">
        <w:rPr>
          <w:rFonts w:ascii="Mulish" w:hAnsi="Mulish"/>
        </w:rPr>
        <w:t xml:space="preserve"> Capabilities</w:t>
      </w:r>
      <w:bookmarkEnd w:id="256"/>
    </w:p>
    <w:tbl>
      <w:tblPr>
        <w:tblStyle w:val="PlainTable3"/>
        <w:tblW w:w="14175" w:type="dxa"/>
        <w:tblLook w:val="06A0" w:firstRow="1" w:lastRow="0" w:firstColumn="1" w:lastColumn="0" w:noHBand="1" w:noVBand="1"/>
      </w:tblPr>
      <w:tblGrid>
        <w:gridCol w:w="1186"/>
        <w:gridCol w:w="2075"/>
        <w:gridCol w:w="3543"/>
        <w:gridCol w:w="7371"/>
      </w:tblGrid>
      <w:tr w:rsidRPr="009D210A" w:rsidR="00540EC3" w:rsidTr="23685E28" w14:paraId="188785FE"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186" w:type="dxa"/>
            <w:noWrap/>
            <w:hideMark/>
          </w:tcPr>
          <w:p w:rsidRPr="00540EC3" w:rsidR="00540EC3" w:rsidP="00540EC3" w:rsidRDefault="00540EC3" w14:paraId="0F895A99" w14:textId="5CC901AE">
            <w:pPr>
              <w:rPr>
                <w:rFonts w:ascii="Mulish" w:hAnsi="Mulish"/>
                <w:color w:val="000000"/>
                <w:sz w:val="20"/>
                <w:szCs w:val="20"/>
              </w:rPr>
            </w:pPr>
            <w:r w:rsidRPr="00540EC3">
              <w:rPr>
                <w:rFonts w:ascii="Mulish" w:hAnsi="Mulish"/>
                <w:color w:val="000000"/>
                <w:sz w:val="20"/>
                <w:szCs w:val="20"/>
              </w:rPr>
              <w:t>ADD ID</w:t>
            </w:r>
          </w:p>
        </w:tc>
        <w:tc>
          <w:tcPr>
            <w:tcW w:w="2075" w:type="dxa"/>
            <w:noWrap/>
            <w:hideMark/>
          </w:tcPr>
          <w:p w:rsidRPr="00540EC3" w:rsidR="00540EC3" w:rsidP="00540EC3" w:rsidRDefault="00540EC3" w14:paraId="236565F1" w14:textId="7EE5C808">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 xml:space="preserve">Mapped </w:t>
            </w:r>
            <w:r>
              <w:rPr>
                <w:rFonts w:ascii="Mulish" w:hAnsi="Mulish"/>
                <w:color w:val="000000"/>
                <w:sz w:val="20"/>
                <w:szCs w:val="20"/>
              </w:rPr>
              <w:t>FR</w:t>
            </w:r>
            <w:r w:rsidRPr="00540EC3">
              <w:rPr>
                <w:rFonts w:ascii="Mulish" w:hAnsi="Mulish"/>
                <w:color w:val="000000"/>
                <w:sz w:val="20"/>
                <w:szCs w:val="20"/>
              </w:rPr>
              <w:t xml:space="preserve"> IDs</w:t>
            </w:r>
          </w:p>
        </w:tc>
        <w:tc>
          <w:tcPr>
            <w:tcW w:w="3543" w:type="dxa"/>
            <w:noWrap/>
            <w:hideMark/>
          </w:tcPr>
          <w:p w:rsidRPr="00540EC3" w:rsidR="00540EC3" w:rsidP="00540EC3" w:rsidRDefault="00540EC3" w14:paraId="04049789" w14:textId="10D5CFD0">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Decision</w:t>
            </w:r>
          </w:p>
        </w:tc>
        <w:tc>
          <w:tcPr>
            <w:tcW w:w="7371" w:type="dxa"/>
            <w:noWrap/>
            <w:hideMark/>
          </w:tcPr>
          <w:p w:rsidRPr="00540EC3" w:rsidR="00540EC3" w:rsidP="00540EC3" w:rsidRDefault="00540EC3" w14:paraId="3F361319" w14:textId="7F15C373">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Rationale</w:t>
            </w:r>
          </w:p>
        </w:tc>
      </w:tr>
      <w:tr w:rsidRPr="009D210A" w:rsidR="00540EC3" w:rsidTr="23685E28" w14:paraId="71A20D78" w14:textId="77777777">
        <w:trPr>
          <w:trHeight w:val="1028"/>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40EC3" w:rsidR="00540EC3" w:rsidP="00540EC3" w:rsidRDefault="00540EC3" w14:paraId="222C27EF" w14:textId="469888F7">
            <w:pPr>
              <w:rPr>
                <w:rFonts w:ascii="Mulish" w:hAnsi="Mulish"/>
                <w:color w:val="000000"/>
                <w:sz w:val="20"/>
                <w:szCs w:val="20"/>
              </w:rPr>
            </w:pPr>
            <w:r w:rsidRPr="00540EC3">
              <w:rPr>
                <w:rFonts w:ascii="Mulish" w:hAnsi="Mulish"/>
                <w:color w:val="000000"/>
                <w:sz w:val="20"/>
                <w:szCs w:val="20"/>
              </w:rPr>
              <w:t>ADD-010</w:t>
            </w:r>
          </w:p>
        </w:tc>
        <w:tc>
          <w:tcPr>
            <w:tcW w:w="2075" w:type="dxa"/>
            <w:noWrap/>
            <w:hideMark/>
          </w:tcPr>
          <w:p w:rsidRPr="00540EC3" w:rsidR="00540EC3" w:rsidP="00540EC3" w:rsidRDefault="00540EC3" w14:paraId="1304BA51" w14:textId="64E07CB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FR-008, FR-013, FR-021</w:t>
            </w:r>
            <w:r w:rsidR="00E7145E">
              <w:rPr>
                <w:rFonts w:ascii="Mulish" w:hAnsi="Mulish"/>
                <w:color w:val="000000"/>
                <w:sz w:val="20"/>
                <w:szCs w:val="20"/>
              </w:rPr>
              <w:t>, FR-025</w:t>
            </w:r>
          </w:p>
        </w:tc>
        <w:tc>
          <w:tcPr>
            <w:tcW w:w="3543" w:type="dxa"/>
            <w:noWrap/>
            <w:hideMark/>
          </w:tcPr>
          <w:p w:rsidRPr="00540EC3" w:rsidR="00540EC3" w:rsidP="00540EC3" w:rsidRDefault="00540EC3" w14:paraId="376C7BA2" w14:textId="6FBD939D">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Support streaming, batch and event-driven ingestion capabilities</w:t>
            </w:r>
          </w:p>
        </w:tc>
        <w:tc>
          <w:tcPr>
            <w:tcW w:w="7371" w:type="dxa"/>
            <w:noWrap/>
            <w:hideMark/>
          </w:tcPr>
          <w:p w:rsidR="00540EC3" w:rsidP="00EA171F" w:rsidRDefault="00540EC3" w14:paraId="6EC70485" w14:textId="7D8F14A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The platform will support</w:t>
            </w:r>
            <w:r w:rsidR="008F23ED">
              <w:rPr>
                <w:rFonts w:ascii="Mulish" w:hAnsi="Mulish"/>
                <w:color w:val="000000"/>
                <w:sz w:val="20"/>
                <w:szCs w:val="20"/>
              </w:rPr>
              <w:t xml:space="preserve"> a number of core data ingestion capabilities</w:t>
            </w:r>
            <w:r w:rsidR="00597FBA">
              <w:rPr>
                <w:rFonts w:ascii="Mulish" w:hAnsi="Mulish"/>
                <w:color w:val="000000"/>
                <w:sz w:val="20"/>
                <w:szCs w:val="20"/>
              </w:rPr>
              <w:t>;</w:t>
            </w:r>
            <w:r w:rsidR="002D4F0A">
              <w:rPr>
                <w:rFonts w:ascii="Mulish" w:hAnsi="Mulish"/>
                <w:color w:val="000000"/>
                <w:sz w:val="20"/>
                <w:szCs w:val="20"/>
              </w:rPr>
              <w:t xml:space="preserve"> </w:t>
            </w:r>
            <w:r w:rsidRPr="00540EC3">
              <w:rPr>
                <w:rFonts w:ascii="Mulish" w:hAnsi="Mulish"/>
                <w:color w:val="000000"/>
                <w:sz w:val="20"/>
                <w:szCs w:val="20"/>
              </w:rPr>
              <w:t xml:space="preserve"> </w:t>
            </w:r>
            <w:r w:rsidRPr="002D4F0A">
              <w:rPr>
                <w:rFonts w:ascii="Mulish" w:hAnsi="Mulish"/>
                <w:b/>
                <w:bCs/>
                <w:i/>
                <w:iCs/>
                <w:color w:val="000000"/>
                <w:sz w:val="20"/>
                <w:szCs w:val="20"/>
              </w:rPr>
              <w:t>scheduled batch ingestion, streaming ingestion</w:t>
            </w:r>
            <w:r w:rsidRPr="00540EC3">
              <w:rPr>
                <w:rFonts w:ascii="Mulish" w:hAnsi="Mulish"/>
                <w:color w:val="000000"/>
                <w:sz w:val="20"/>
                <w:szCs w:val="20"/>
              </w:rPr>
              <w:t xml:space="preserve"> and </w:t>
            </w:r>
            <w:r w:rsidRPr="002D4F0A">
              <w:rPr>
                <w:rFonts w:ascii="Mulish" w:hAnsi="Mulish"/>
                <w:b/>
                <w:bCs/>
                <w:i/>
                <w:iCs/>
                <w:color w:val="000000"/>
                <w:sz w:val="20"/>
                <w:szCs w:val="20"/>
              </w:rPr>
              <w:t>event-driven ingestion</w:t>
            </w:r>
            <w:r w:rsidRPr="00540EC3">
              <w:rPr>
                <w:rFonts w:ascii="Mulish" w:hAnsi="Mulish"/>
                <w:color w:val="000000"/>
                <w:sz w:val="20"/>
                <w:szCs w:val="20"/>
              </w:rPr>
              <w:t xml:space="preserve"> to accommodate differing source system requirements</w:t>
            </w:r>
            <w:r w:rsidR="00597FBA">
              <w:rPr>
                <w:rFonts w:ascii="Mulish" w:hAnsi="Mulish"/>
                <w:color w:val="000000"/>
                <w:sz w:val="20"/>
                <w:szCs w:val="20"/>
              </w:rPr>
              <w:t xml:space="preserve"> at Doubtless</w:t>
            </w:r>
            <w:r w:rsidRPr="00540EC3">
              <w:rPr>
                <w:rFonts w:ascii="Mulish" w:hAnsi="Mulish"/>
                <w:color w:val="000000"/>
                <w:sz w:val="20"/>
                <w:szCs w:val="20"/>
              </w:rPr>
              <w:t>.</w:t>
            </w:r>
            <w:r w:rsidR="00EA171F">
              <w:rPr>
                <w:rFonts w:ascii="Mulish" w:hAnsi="Mulish"/>
                <w:color w:val="000000"/>
                <w:sz w:val="20"/>
                <w:szCs w:val="20"/>
              </w:rPr>
              <w:t xml:space="preserve"> Whilst use of Databricks services is preferred by default, the platform will make use of </w:t>
            </w:r>
            <w:r w:rsidR="004E0649">
              <w:rPr>
                <w:rFonts w:ascii="Mulish" w:hAnsi="Mulish"/>
                <w:color w:val="000000"/>
                <w:sz w:val="20"/>
                <w:szCs w:val="20"/>
              </w:rPr>
              <w:t xml:space="preserve">the wider range of Azure services where specific integration patterns are required. A number of example patterns aligning to each of the core ingestion capabilities are described below and shown </w:t>
            </w:r>
            <w:r w:rsidRPr="009B7537" w:rsidR="004E0649">
              <w:rPr>
                <w:rFonts w:ascii="Mulish" w:hAnsi="Mulish"/>
                <w:color w:val="000000"/>
                <w:sz w:val="20"/>
                <w:szCs w:val="20"/>
              </w:rPr>
              <w:t>in</w:t>
            </w:r>
            <w:r w:rsidRPr="009B7537" w:rsidR="009B7537">
              <w:rPr>
                <w:rFonts w:ascii="Mulish" w:hAnsi="Mulish"/>
                <w:color w:val="000000"/>
                <w:sz w:val="20"/>
                <w:szCs w:val="20"/>
              </w:rPr>
              <w:t xml:space="preserve"> </w:t>
            </w:r>
            <w:r w:rsidRPr="009B7537" w:rsidR="009B7537">
              <w:rPr>
                <w:rFonts w:ascii="Mulish" w:hAnsi="Mulish"/>
                <w:color w:val="000000"/>
                <w:sz w:val="20"/>
                <w:szCs w:val="20"/>
              </w:rPr>
              <w:fldChar w:fldCharType="begin"/>
            </w:r>
            <w:r w:rsidRPr="009B7537" w:rsidR="009B7537">
              <w:rPr>
                <w:rFonts w:ascii="Mulish" w:hAnsi="Mulish"/>
                <w:color w:val="000000"/>
                <w:sz w:val="20"/>
                <w:szCs w:val="20"/>
              </w:rPr>
              <w:instrText xml:space="preserve"> REF _Ref238480961 \h </w:instrText>
            </w:r>
            <w:r w:rsidR="009B7537">
              <w:rPr>
                <w:rFonts w:ascii="Mulish" w:hAnsi="Mulish"/>
                <w:color w:val="000000"/>
                <w:sz w:val="20"/>
                <w:szCs w:val="20"/>
              </w:rPr>
              <w:instrText xml:space="preserve"> \* MERGEFORMAT </w:instrText>
            </w:r>
            <w:r w:rsidRPr="009B7537" w:rsidR="009B7537">
              <w:rPr>
                <w:rFonts w:ascii="Mulish" w:hAnsi="Mulish"/>
                <w:color w:val="000000"/>
                <w:sz w:val="20"/>
                <w:szCs w:val="20"/>
              </w:rPr>
            </w:r>
            <w:r w:rsidRPr="009B7537" w:rsidR="009B7537">
              <w:rPr>
                <w:rFonts w:ascii="Mulish" w:hAnsi="Mulish"/>
                <w:color w:val="000000"/>
                <w:sz w:val="20"/>
                <w:szCs w:val="20"/>
              </w:rPr>
              <w:fldChar w:fldCharType="separate"/>
            </w:r>
            <w:r w:rsidRPr="005052B0" w:rsidR="005052B0">
              <w:rPr>
                <w:rFonts w:ascii="Mulish" w:hAnsi="Mulish"/>
                <w:sz w:val="20"/>
                <w:szCs w:val="20"/>
              </w:rPr>
              <w:t xml:space="preserve">Figure </w:t>
            </w:r>
            <w:r w:rsidRPr="005052B0" w:rsidR="005052B0">
              <w:rPr>
                <w:rFonts w:ascii="Mulish" w:hAnsi="Mulish"/>
                <w:noProof/>
                <w:sz w:val="20"/>
                <w:szCs w:val="20"/>
              </w:rPr>
              <w:t>3</w:t>
            </w:r>
            <w:r w:rsidRPr="009B7537" w:rsidR="009B7537">
              <w:rPr>
                <w:rFonts w:ascii="Mulish" w:hAnsi="Mulish"/>
                <w:color w:val="000000"/>
                <w:sz w:val="20"/>
                <w:szCs w:val="20"/>
              </w:rPr>
              <w:fldChar w:fldCharType="end"/>
            </w:r>
            <w:r w:rsidRPr="009B7537" w:rsidR="004E0649">
              <w:rPr>
                <w:rFonts w:ascii="Mulish" w:hAnsi="Mulish"/>
                <w:color w:val="000000"/>
                <w:sz w:val="20"/>
                <w:szCs w:val="20"/>
              </w:rPr>
              <w:t>.</w:t>
            </w:r>
          </w:p>
          <w:p w:rsidR="004E0649" w:rsidP="00EA171F" w:rsidRDefault="004E0649" w14:paraId="3DCF57F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7D4692" w:rsidP="00B34E3E" w:rsidRDefault="00D831EF" w14:paraId="529B1E3D" w14:textId="192A469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i/>
                <w:iCs/>
                <w:color w:val="000000"/>
                <w:sz w:val="20"/>
                <w:szCs w:val="20"/>
              </w:rPr>
              <w:t xml:space="preserve">Direct Databricks Connectivity </w:t>
            </w:r>
            <w:r>
              <w:rPr>
                <w:rFonts w:ascii="Mulish" w:hAnsi="Mulish"/>
                <w:color w:val="000000"/>
                <w:sz w:val="20"/>
                <w:szCs w:val="20"/>
              </w:rPr>
              <w:t>– Where a data source is ‘Trusted’ and the</w:t>
            </w:r>
            <w:r w:rsidR="00001CE1">
              <w:rPr>
                <w:rFonts w:ascii="Mulish" w:hAnsi="Mulish"/>
                <w:color w:val="000000"/>
                <w:sz w:val="20"/>
                <w:szCs w:val="20"/>
              </w:rPr>
              <w:t xml:space="preserve"> reporting requirement is low-latency, </w:t>
            </w:r>
            <w:r w:rsidR="003D5491">
              <w:rPr>
                <w:rFonts w:ascii="Mulish" w:hAnsi="Mulish"/>
                <w:color w:val="000000"/>
                <w:sz w:val="20"/>
                <w:szCs w:val="20"/>
              </w:rPr>
              <w:t xml:space="preserve">the platform will allow direct connectivity between source and Databricks. The example here shows direct connectivity between a </w:t>
            </w:r>
            <w:r w:rsidRPr="007D4692" w:rsidR="001C2D05">
              <w:rPr>
                <w:rFonts w:ascii="Mulish" w:hAnsi="Mulish"/>
                <w:b/>
                <w:bCs/>
                <w:i/>
                <w:iCs/>
                <w:color w:val="000000"/>
                <w:sz w:val="20"/>
                <w:szCs w:val="20"/>
              </w:rPr>
              <w:t>SQL Read-Only Replica</w:t>
            </w:r>
            <w:r w:rsidR="007D4692">
              <w:rPr>
                <w:rFonts w:ascii="Mulish" w:hAnsi="Mulish"/>
                <w:b/>
                <w:bCs/>
                <w:i/>
                <w:iCs/>
                <w:color w:val="000000"/>
                <w:sz w:val="20"/>
                <w:szCs w:val="20"/>
              </w:rPr>
              <w:t xml:space="preserve"> </w:t>
            </w:r>
            <w:r w:rsidRPr="007D4692" w:rsidR="007D4692">
              <w:rPr>
                <w:rFonts w:ascii="Mulish" w:hAnsi="Mulish"/>
                <w:color w:val="000000"/>
                <w:sz w:val="20"/>
                <w:szCs w:val="20"/>
              </w:rPr>
              <w:t>(an analytics replica of a trusted data source)</w:t>
            </w:r>
            <w:r w:rsidR="001C2D05">
              <w:rPr>
                <w:rFonts w:ascii="Mulish" w:hAnsi="Mulish"/>
                <w:color w:val="000000"/>
                <w:sz w:val="20"/>
                <w:szCs w:val="20"/>
              </w:rPr>
              <w:t xml:space="preserve"> and Databricks using the </w:t>
            </w:r>
            <w:r w:rsidRPr="007D4692" w:rsidR="001C2D05">
              <w:rPr>
                <w:rFonts w:ascii="Mulish" w:hAnsi="Mulish"/>
                <w:b/>
                <w:bCs/>
                <w:i/>
                <w:iCs/>
                <w:color w:val="000000"/>
                <w:sz w:val="20"/>
                <w:szCs w:val="20"/>
              </w:rPr>
              <w:t>Lakeflow Connect SQL Server</w:t>
            </w:r>
            <w:r w:rsidR="001C2D05">
              <w:rPr>
                <w:rFonts w:ascii="Mulish" w:hAnsi="Mulish"/>
                <w:color w:val="000000"/>
                <w:sz w:val="20"/>
                <w:szCs w:val="20"/>
              </w:rPr>
              <w:t xml:space="preserve"> connector. This supports </w:t>
            </w:r>
            <w:r w:rsidR="007D4692">
              <w:rPr>
                <w:rFonts w:ascii="Mulish" w:hAnsi="Mulish"/>
                <w:color w:val="000000"/>
                <w:sz w:val="20"/>
                <w:szCs w:val="20"/>
              </w:rPr>
              <w:t xml:space="preserve">low-latency </w:t>
            </w:r>
            <w:r w:rsidR="007126DF">
              <w:rPr>
                <w:rFonts w:ascii="Mulish" w:hAnsi="Mulish"/>
                <w:color w:val="000000"/>
                <w:sz w:val="20"/>
                <w:szCs w:val="20"/>
              </w:rPr>
              <w:t xml:space="preserve">incremental data ingestion via </w:t>
            </w:r>
            <w:r w:rsidRPr="007126DF" w:rsidR="001C2D05">
              <w:rPr>
                <w:rFonts w:ascii="Mulish" w:hAnsi="Mulish"/>
                <w:b/>
                <w:bCs/>
                <w:i/>
                <w:iCs/>
                <w:color w:val="000000"/>
                <w:sz w:val="20"/>
                <w:szCs w:val="20"/>
              </w:rPr>
              <w:t>Change Data Capture</w:t>
            </w:r>
            <w:r w:rsidRPr="007126DF" w:rsidR="007D4692">
              <w:rPr>
                <w:rFonts w:ascii="Mulish" w:hAnsi="Mulish"/>
                <w:b/>
                <w:bCs/>
                <w:i/>
                <w:iCs/>
                <w:color w:val="000000"/>
                <w:sz w:val="20"/>
                <w:szCs w:val="20"/>
              </w:rPr>
              <w:t xml:space="preserve"> (CDC).</w:t>
            </w:r>
          </w:p>
          <w:p w:rsidRPr="000E1F07" w:rsidR="004E0649" w:rsidP="00B34E3E" w:rsidRDefault="0035294B" w14:paraId="568387D3" w14:textId="4F82986F">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D1890">
              <w:rPr>
                <w:rFonts w:ascii="Mulish" w:hAnsi="Mulish"/>
                <w:b/>
                <w:bCs/>
                <w:i/>
                <w:iCs/>
                <w:color w:val="000000"/>
                <w:sz w:val="20"/>
                <w:szCs w:val="20"/>
              </w:rPr>
              <w:t xml:space="preserve">Batch </w:t>
            </w:r>
            <w:r w:rsidRPr="00AD1890" w:rsidR="00AD1890">
              <w:rPr>
                <w:rFonts w:ascii="Mulish" w:hAnsi="Mulish"/>
                <w:b/>
                <w:bCs/>
                <w:i/>
                <w:iCs/>
                <w:color w:val="000000"/>
                <w:sz w:val="20"/>
                <w:szCs w:val="20"/>
              </w:rPr>
              <w:t>Ingestion Requiring Dedicated Integration Run-Time</w:t>
            </w:r>
            <w:r w:rsidR="00AD1890">
              <w:rPr>
                <w:rFonts w:ascii="Mulish" w:hAnsi="Mulish"/>
                <w:color w:val="000000"/>
                <w:sz w:val="20"/>
                <w:szCs w:val="20"/>
              </w:rPr>
              <w:t xml:space="preserve"> – Certain data sources require specific integration run-times to enable </w:t>
            </w:r>
            <w:r w:rsidR="00761B63">
              <w:rPr>
                <w:rFonts w:ascii="Mulish" w:hAnsi="Mulish"/>
                <w:color w:val="000000"/>
                <w:sz w:val="20"/>
                <w:szCs w:val="20"/>
              </w:rPr>
              <w:t xml:space="preserve">extraction of data e.g. </w:t>
            </w:r>
            <w:r w:rsidRPr="000E1F07" w:rsidR="00761B63">
              <w:rPr>
                <w:rFonts w:ascii="Mulish" w:hAnsi="Mulish"/>
                <w:b/>
                <w:bCs/>
                <w:i/>
                <w:iCs/>
                <w:color w:val="000000"/>
                <w:sz w:val="20"/>
                <w:szCs w:val="20"/>
              </w:rPr>
              <w:t>Oracle databases require Oracle InstantClient</w:t>
            </w:r>
            <w:r w:rsidR="00761B63">
              <w:rPr>
                <w:rFonts w:ascii="Mulish" w:hAnsi="Mulish"/>
                <w:color w:val="000000"/>
                <w:sz w:val="20"/>
                <w:szCs w:val="20"/>
              </w:rPr>
              <w:t>. In this scenario the integration run-time is installed on a</w:t>
            </w:r>
            <w:r w:rsidR="000E1F07">
              <w:rPr>
                <w:rFonts w:ascii="Mulish" w:hAnsi="Mulish"/>
                <w:color w:val="000000"/>
                <w:sz w:val="20"/>
                <w:szCs w:val="20"/>
              </w:rPr>
              <w:t xml:space="preserve">n </w:t>
            </w:r>
            <w:r w:rsidRPr="000E1F07" w:rsidR="000E1F07">
              <w:rPr>
                <w:rFonts w:ascii="Mulish" w:hAnsi="Mulish"/>
                <w:b/>
                <w:bCs/>
                <w:i/>
                <w:iCs/>
                <w:color w:val="000000"/>
                <w:sz w:val="20"/>
                <w:szCs w:val="20"/>
              </w:rPr>
              <w:t>Azure V</w:t>
            </w:r>
            <w:r w:rsidRPr="000E1F07" w:rsidR="00761B63">
              <w:rPr>
                <w:rFonts w:ascii="Mulish" w:hAnsi="Mulish"/>
                <w:b/>
                <w:bCs/>
                <w:i/>
                <w:iCs/>
                <w:color w:val="000000"/>
                <w:sz w:val="20"/>
                <w:szCs w:val="20"/>
              </w:rPr>
              <w:t xml:space="preserve">irtual </w:t>
            </w:r>
            <w:r w:rsidRPr="000E1F07" w:rsidR="000E1F07">
              <w:rPr>
                <w:rFonts w:ascii="Mulish" w:hAnsi="Mulish"/>
                <w:b/>
                <w:bCs/>
                <w:i/>
                <w:iCs/>
                <w:color w:val="000000"/>
                <w:sz w:val="20"/>
                <w:szCs w:val="20"/>
              </w:rPr>
              <w:t>M</w:t>
            </w:r>
            <w:r w:rsidRPr="000E1F07" w:rsidR="00761B63">
              <w:rPr>
                <w:rFonts w:ascii="Mulish" w:hAnsi="Mulish"/>
                <w:b/>
                <w:bCs/>
                <w:i/>
                <w:iCs/>
                <w:color w:val="000000"/>
                <w:sz w:val="20"/>
                <w:szCs w:val="20"/>
              </w:rPr>
              <w:t>achine</w:t>
            </w:r>
            <w:r w:rsidRPr="000E1F07" w:rsidR="000E1F07">
              <w:rPr>
                <w:rFonts w:ascii="Mulish" w:hAnsi="Mulish"/>
                <w:b/>
                <w:bCs/>
                <w:i/>
                <w:iCs/>
                <w:color w:val="000000"/>
                <w:sz w:val="20"/>
                <w:szCs w:val="20"/>
              </w:rPr>
              <w:t xml:space="preserve"> (VM)</w:t>
            </w:r>
            <w:r w:rsidR="00761B63">
              <w:rPr>
                <w:rFonts w:ascii="Mulish" w:hAnsi="Mulish"/>
                <w:color w:val="000000"/>
                <w:sz w:val="20"/>
                <w:szCs w:val="20"/>
              </w:rPr>
              <w:t xml:space="preserve"> close to the source system (i.e. in the entity Tenancy)</w:t>
            </w:r>
            <w:r w:rsidR="00A323EF">
              <w:rPr>
                <w:rFonts w:ascii="Mulish" w:hAnsi="Mulish"/>
                <w:color w:val="000000"/>
                <w:sz w:val="20"/>
                <w:szCs w:val="20"/>
              </w:rPr>
              <w:t xml:space="preserve">. This </w:t>
            </w:r>
            <w:r w:rsidR="000E1F07">
              <w:rPr>
                <w:rFonts w:ascii="Mulish" w:hAnsi="Mulish"/>
                <w:color w:val="000000"/>
                <w:sz w:val="20"/>
                <w:szCs w:val="20"/>
              </w:rPr>
              <w:t>VM</w:t>
            </w:r>
            <w:r w:rsidR="00A323EF">
              <w:rPr>
                <w:rFonts w:ascii="Mulish" w:hAnsi="Mulish"/>
                <w:color w:val="000000"/>
                <w:sz w:val="20"/>
                <w:szCs w:val="20"/>
              </w:rPr>
              <w:t xml:space="preserve"> will facilitate extract of data in batches, landing the data </w:t>
            </w:r>
            <w:r w:rsidR="005369EB">
              <w:rPr>
                <w:rFonts w:ascii="Mulish" w:hAnsi="Mulish"/>
                <w:color w:val="000000"/>
                <w:sz w:val="20"/>
                <w:szCs w:val="20"/>
              </w:rPr>
              <w:t xml:space="preserve">as </w:t>
            </w:r>
            <w:r w:rsidR="00EC273E">
              <w:rPr>
                <w:rFonts w:ascii="Mulish" w:hAnsi="Mulish"/>
                <w:color w:val="000000"/>
                <w:sz w:val="20"/>
                <w:szCs w:val="20"/>
              </w:rPr>
              <w:t>structured</w:t>
            </w:r>
            <w:r w:rsidR="005369EB">
              <w:rPr>
                <w:rFonts w:ascii="Mulish" w:hAnsi="Mulish"/>
                <w:color w:val="000000"/>
                <w:sz w:val="20"/>
                <w:szCs w:val="20"/>
              </w:rPr>
              <w:t xml:space="preserve"> parquet files in the </w:t>
            </w:r>
            <w:r w:rsidRPr="000E1F07" w:rsidR="005369EB">
              <w:rPr>
                <w:rFonts w:ascii="Mulish" w:hAnsi="Mulish"/>
                <w:b/>
                <w:bCs/>
                <w:i/>
                <w:iCs/>
                <w:color w:val="000000"/>
                <w:sz w:val="20"/>
                <w:szCs w:val="20"/>
              </w:rPr>
              <w:t>RAW storage container</w:t>
            </w:r>
            <w:r w:rsidR="000E1F07">
              <w:rPr>
                <w:rFonts w:ascii="Mulish" w:hAnsi="Mulish"/>
                <w:b/>
                <w:bCs/>
                <w:i/>
                <w:iCs/>
                <w:color w:val="000000"/>
                <w:sz w:val="20"/>
                <w:szCs w:val="20"/>
              </w:rPr>
              <w:t>.</w:t>
            </w:r>
          </w:p>
          <w:p w:rsidR="000E1F07" w:rsidP="00B34E3E" w:rsidRDefault="001B2DB5" w14:paraId="6B74201B" w14:textId="655D3449">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i/>
                <w:iCs/>
                <w:color w:val="000000"/>
                <w:sz w:val="20"/>
                <w:szCs w:val="20"/>
              </w:rPr>
              <w:t xml:space="preserve">Streaming Data Integration – </w:t>
            </w:r>
            <w:r>
              <w:rPr>
                <w:rFonts w:ascii="Mulish" w:hAnsi="Mulish"/>
                <w:color w:val="000000"/>
                <w:sz w:val="20"/>
                <w:szCs w:val="20"/>
              </w:rPr>
              <w:t xml:space="preserve">There are numerous streaming standards available, however </w:t>
            </w:r>
            <w:r w:rsidRPr="00314EBD">
              <w:rPr>
                <w:rFonts w:ascii="Mulish" w:hAnsi="Mulish"/>
                <w:b/>
                <w:bCs/>
                <w:i/>
                <w:iCs/>
                <w:color w:val="000000"/>
                <w:sz w:val="20"/>
                <w:szCs w:val="20"/>
              </w:rPr>
              <w:t>Apache Kafka</w:t>
            </w:r>
            <w:r>
              <w:rPr>
                <w:rFonts w:ascii="Mulish" w:hAnsi="Mulish"/>
                <w:color w:val="000000"/>
                <w:sz w:val="20"/>
                <w:szCs w:val="20"/>
              </w:rPr>
              <w:t xml:space="preserve"> is one of the most common. </w:t>
            </w:r>
            <w:r w:rsidR="00C90C97">
              <w:rPr>
                <w:rFonts w:ascii="Mulish" w:hAnsi="Mulish"/>
                <w:color w:val="000000"/>
                <w:sz w:val="20"/>
                <w:szCs w:val="20"/>
              </w:rPr>
              <w:t xml:space="preserve">In this example </w:t>
            </w:r>
            <w:r w:rsidRPr="00314EBD" w:rsidR="00C90C97">
              <w:rPr>
                <w:rFonts w:ascii="Mulish" w:hAnsi="Mulish"/>
                <w:b/>
                <w:bCs/>
                <w:i/>
                <w:iCs/>
                <w:color w:val="000000"/>
                <w:sz w:val="20"/>
                <w:szCs w:val="20"/>
              </w:rPr>
              <w:t>Azure Event Hubs</w:t>
            </w:r>
            <w:r w:rsidR="00C90C97">
              <w:rPr>
                <w:rFonts w:ascii="Mulish" w:hAnsi="Mulish"/>
                <w:color w:val="000000"/>
                <w:sz w:val="20"/>
                <w:szCs w:val="20"/>
              </w:rPr>
              <w:t xml:space="preserve"> is used to subscribe to the Kafka capable source</w:t>
            </w:r>
            <w:r w:rsidR="001854BE">
              <w:rPr>
                <w:rFonts w:ascii="Mulish" w:hAnsi="Mulish"/>
                <w:color w:val="000000"/>
                <w:sz w:val="20"/>
                <w:szCs w:val="20"/>
              </w:rPr>
              <w:t xml:space="preserve">, handling partitioning and data retention whilst also acting as a </w:t>
            </w:r>
            <w:r w:rsidR="0034744C">
              <w:rPr>
                <w:rFonts w:ascii="Mulish" w:hAnsi="Mulish"/>
                <w:color w:val="000000"/>
                <w:sz w:val="20"/>
                <w:szCs w:val="20"/>
              </w:rPr>
              <w:t>useful buffer</w:t>
            </w:r>
            <w:r w:rsidR="009574C4">
              <w:rPr>
                <w:rFonts w:ascii="Mulish" w:hAnsi="Mulish"/>
                <w:color w:val="000000"/>
                <w:sz w:val="20"/>
                <w:szCs w:val="20"/>
              </w:rPr>
              <w:t xml:space="preserve"> as the data arrives</w:t>
            </w:r>
            <w:r w:rsidR="0034744C">
              <w:rPr>
                <w:rFonts w:ascii="Mulish" w:hAnsi="Mulish"/>
                <w:color w:val="000000"/>
                <w:sz w:val="20"/>
                <w:szCs w:val="20"/>
              </w:rPr>
              <w:t>. This is useful for use-cases that do not require low-latency real-time streaming</w:t>
            </w:r>
            <w:r w:rsidR="009574C4">
              <w:rPr>
                <w:rFonts w:ascii="Mulish" w:hAnsi="Mulish"/>
                <w:color w:val="000000"/>
                <w:sz w:val="20"/>
                <w:szCs w:val="20"/>
              </w:rPr>
              <w:t xml:space="preserve">, but can tolerate data being processed in micro-batches (e.g. every 10-15mins). </w:t>
            </w:r>
            <w:r w:rsidRPr="00314EBD" w:rsidR="003B1D9A">
              <w:rPr>
                <w:rFonts w:ascii="Mulish" w:hAnsi="Mulish"/>
                <w:b/>
                <w:bCs/>
                <w:i/>
                <w:iCs/>
                <w:color w:val="000000"/>
                <w:sz w:val="20"/>
                <w:szCs w:val="20"/>
              </w:rPr>
              <w:t>Event Hubs Capture</w:t>
            </w:r>
            <w:r w:rsidR="003B1D9A">
              <w:rPr>
                <w:rFonts w:ascii="Mulish" w:hAnsi="Mulish"/>
                <w:color w:val="000000"/>
                <w:sz w:val="20"/>
                <w:szCs w:val="20"/>
              </w:rPr>
              <w:t xml:space="preserve"> is used to write the streamed data into the RAW data container </w:t>
            </w:r>
            <w:r w:rsidR="00ED796A">
              <w:rPr>
                <w:rFonts w:ascii="Mulish" w:hAnsi="Mulish"/>
                <w:color w:val="000000"/>
                <w:sz w:val="20"/>
                <w:szCs w:val="20"/>
              </w:rPr>
              <w:t>as .JSON files.</w:t>
            </w:r>
          </w:p>
          <w:p w:rsidR="00ED796A" w:rsidP="00B34E3E" w:rsidRDefault="00691671" w14:paraId="67A4C0ED" w14:textId="7777777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i/>
                <w:iCs/>
                <w:color w:val="000000"/>
                <w:sz w:val="20"/>
                <w:szCs w:val="20"/>
              </w:rPr>
              <w:lastRenderedPageBreak/>
              <w:t>Event Driven Data Integration –</w:t>
            </w:r>
            <w:r>
              <w:rPr>
                <w:rFonts w:ascii="Mulish" w:hAnsi="Mulish"/>
                <w:color w:val="000000"/>
                <w:sz w:val="20"/>
                <w:szCs w:val="20"/>
              </w:rPr>
              <w:t xml:space="preserve"> In this example a source system might push </w:t>
            </w:r>
            <w:r w:rsidR="00314EBD">
              <w:rPr>
                <w:rFonts w:ascii="Mulish" w:hAnsi="Mulish"/>
                <w:color w:val="000000"/>
                <w:sz w:val="20"/>
                <w:szCs w:val="20"/>
              </w:rPr>
              <w:t>events (data created, updated or deleted)</w:t>
            </w:r>
            <w:r w:rsidR="00256D7F">
              <w:rPr>
                <w:rFonts w:ascii="Mulish" w:hAnsi="Mulish"/>
                <w:color w:val="000000"/>
                <w:sz w:val="20"/>
                <w:szCs w:val="20"/>
              </w:rPr>
              <w:t xml:space="preserve"> to the platform via a </w:t>
            </w:r>
            <w:r w:rsidRPr="0098307A" w:rsidR="00256D7F">
              <w:rPr>
                <w:rFonts w:ascii="Mulish" w:hAnsi="Mulish"/>
                <w:b/>
                <w:bCs/>
                <w:i/>
                <w:iCs/>
                <w:color w:val="000000"/>
                <w:sz w:val="20"/>
                <w:szCs w:val="20"/>
              </w:rPr>
              <w:t>REST API Webhook</w:t>
            </w:r>
            <w:r w:rsidR="00256D7F">
              <w:rPr>
                <w:rFonts w:ascii="Mulish" w:hAnsi="Mulish"/>
                <w:color w:val="000000"/>
                <w:sz w:val="20"/>
                <w:szCs w:val="20"/>
              </w:rPr>
              <w:t xml:space="preserve">. A dedicated </w:t>
            </w:r>
            <w:r w:rsidRPr="0098307A" w:rsidR="00256D7F">
              <w:rPr>
                <w:rFonts w:ascii="Mulish" w:hAnsi="Mulish"/>
                <w:b/>
                <w:bCs/>
                <w:i/>
                <w:iCs/>
                <w:color w:val="000000"/>
                <w:sz w:val="20"/>
                <w:szCs w:val="20"/>
              </w:rPr>
              <w:t>Azure Function</w:t>
            </w:r>
            <w:r w:rsidR="00256D7F">
              <w:rPr>
                <w:rFonts w:ascii="Mulish" w:hAnsi="Mulish"/>
                <w:color w:val="000000"/>
                <w:sz w:val="20"/>
                <w:szCs w:val="20"/>
              </w:rPr>
              <w:t xml:space="preserve"> is used to </w:t>
            </w:r>
            <w:r w:rsidR="00FB4312">
              <w:rPr>
                <w:rFonts w:ascii="Mulish" w:hAnsi="Mulish"/>
                <w:color w:val="000000"/>
                <w:sz w:val="20"/>
                <w:szCs w:val="20"/>
              </w:rPr>
              <w:t>respond to the webhook trigger</w:t>
            </w:r>
            <w:r w:rsidR="00160AFB">
              <w:rPr>
                <w:rFonts w:ascii="Mulish" w:hAnsi="Mulish"/>
                <w:color w:val="000000"/>
                <w:sz w:val="20"/>
                <w:szCs w:val="20"/>
              </w:rPr>
              <w:t xml:space="preserve"> and collect the metadata for the event</w:t>
            </w:r>
            <w:r w:rsidR="00FB4312">
              <w:rPr>
                <w:rFonts w:ascii="Mulish" w:hAnsi="Mulish"/>
                <w:color w:val="000000"/>
                <w:sz w:val="20"/>
                <w:szCs w:val="20"/>
              </w:rPr>
              <w:t xml:space="preserve">. These light-weight functions can be run asynchronously and scale well horizontally to handle </w:t>
            </w:r>
            <w:r w:rsidR="008942EF">
              <w:rPr>
                <w:rFonts w:ascii="Mulish" w:hAnsi="Mulish"/>
                <w:color w:val="000000"/>
                <w:sz w:val="20"/>
                <w:szCs w:val="20"/>
              </w:rPr>
              <w:t xml:space="preserve">a wide range of </w:t>
            </w:r>
            <w:r w:rsidR="0098307A">
              <w:rPr>
                <w:rFonts w:ascii="Mulish" w:hAnsi="Mulish"/>
                <w:color w:val="000000"/>
                <w:sz w:val="20"/>
                <w:szCs w:val="20"/>
              </w:rPr>
              <w:t>event</w:t>
            </w:r>
            <w:r w:rsidR="008942EF">
              <w:rPr>
                <w:rFonts w:ascii="Mulish" w:hAnsi="Mulish"/>
                <w:color w:val="000000"/>
                <w:sz w:val="20"/>
                <w:szCs w:val="20"/>
              </w:rPr>
              <w:t xml:space="preserve"> volumes.</w:t>
            </w:r>
            <w:r w:rsidR="00160AFB">
              <w:rPr>
                <w:rFonts w:ascii="Mulish" w:hAnsi="Mulish"/>
                <w:color w:val="000000"/>
                <w:sz w:val="20"/>
                <w:szCs w:val="20"/>
              </w:rPr>
              <w:t xml:space="preserve"> The metadata is passed to </w:t>
            </w:r>
            <w:r w:rsidRPr="0098307A" w:rsidR="00160AFB">
              <w:rPr>
                <w:rFonts w:ascii="Mulish" w:hAnsi="Mulish"/>
                <w:b/>
                <w:bCs/>
                <w:i/>
                <w:iCs/>
                <w:color w:val="000000"/>
                <w:sz w:val="20"/>
                <w:szCs w:val="20"/>
              </w:rPr>
              <w:t>Azure Service Bus</w:t>
            </w:r>
            <w:r w:rsidR="00160AFB">
              <w:rPr>
                <w:rFonts w:ascii="Mulish" w:hAnsi="Mulish"/>
                <w:color w:val="000000"/>
                <w:sz w:val="20"/>
                <w:szCs w:val="20"/>
              </w:rPr>
              <w:t xml:space="preserve">, which </w:t>
            </w:r>
            <w:r w:rsidR="00D12540">
              <w:rPr>
                <w:rFonts w:ascii="Mulish" w:hAnsi="Mulish"/>
                <w:color w:val="000000"/>
                <w:sz w:val="20"/>
                <w:szCs w:val="20"/>
              </w:rPr>
              <w:t xml:space="preserve">gracefully </w:t>
            </w:r>
            <w:r w:rsidR="0098307A">
              <w:rPr>
                <w:rFonts w:ascii="Mulish" w:hAnsi="Mulish"/>
                <w:color w:val="000000"/>
                <w:sz w:val="20"/>
                <w:szCs w:val="20"/>
              </w:rPr>
              <w:t xml:space="preserve">handles </w:t>
            </w:r>
            <w:r w:rsidR="00C371B7">
              <w:rPr>
                <w:rFonts w:ascii="Mulish" w:hAnsi="Mulish"/>
                <w:color w:val="000000"/>
                <w:sz w:val="20"/>
                <w:szCs w:val="20"/>
              </w:rPr>
              <w:t>a queue of</w:t>
            </w:r>
            <w:r w:rsidR="00D12540">
              <w:rPr>
                <w:rFonts w:ascii="Mulish" w:hAnsi="Mulish"/>
                <w:color w:val="000000"/>
                <w:sz w:val="20"/>
                <w:szCs w:val="20"/>
              </w:rPr>
              <w:t xml:space="preserve"> messages </w:t>
            </w:r>
            <w:r w:rsidR="00C371B7">
              <w:rPr>
                <w:rFonts w:ascii="Mulish" w:hAnsi="Mulish"/>
                <w:color w:val="000000"/>
                <w:sz w:val="20"/>
                <w:szCs w:val="20"/>
              </w:rPr>
              <w:t>before</w:t>
            </w:r>
            <w:r w:rsidR="00D12540">
              <w:rPr>
                <w:rFonts w:ascii="Mulish" w:hAnsi="Mulish"/>
                <w:color w:val="000000"/>
                <w:sz w:val="20"/>
                <w:szCs w:val="20"/>
              </w:rPr>
              <w:t xml:space="preserve"> </w:t>
            </w:r>
            <w:r w:rsidR="00C371B7">
              <w:rPr>
                <w:rFonts w:ascii="Mulish" w:hAnsi="Mulish"/>
                <w:color w:val="000000"/>
                <w:sz w:val="20"/>
                <w:szCs w:val="20"/>
              </w:rPr>
              <w:t>passing</w:t>
            </w:r>
            <w:r w:rsidR="00D12540">
              <w:rPr>
                <w:rFonts w:ascii="Mulish" w:hAnsi="Mulish"/>
                <w:color w:val="000000"/>
                <w:sz w:val="20"/>
                <w:szCs w:val="20"/>
              </w:rPr>
              <w:t xml:space="preserve"> </w:t>
            </w:r>
            <w:r w:rsidR="00C371B7">
              <w:rPr>
                <w:rFonts w:ascii="Mulish" w:hAnsi="Mulish"/>
                <w:color w:val="000000"/>
                <w:sz w:val="20"/>
                <w:szCs w:val="20"/>
              </w:rPr>
              <w:t>each message</w:t>
            </w:r>
            <w:r w:rsidR="00D12540">
              <w:rPr>
                <w:rFonts w:ascii="Mulish" w:hAnsi="Mulish"/>
                <w:color w:val="000000"/>
                <w:sz w:val="20"/>
                <w:szCs w:val="20"/>
              </w:rPr>
              <w:t xml:space="preserve"> on to a downstream consumer when ready. </w:t>
            </w:r>
            <w:r w:rsidR="00BA3AF1">
              <w:rPr>
                <w:rFonts w:ascii="Mulish" w:hAnsi="Mulish"/>
                <w:color w:val="000000"/>
                <w:sz w:val="20"/>
                <w:szCs w:val="20"/>
              </w:rPr>
              <w:t xml:space="preserve">This is another Azure Function which extracts </w:t>
            </w:r>
            <w:r w:rsidR="0098307A">
              <w:rPr>
                <w:rFonts w:ascii="Mulish" w:hAnsi="Mulish"/>
                <w:color w:val="000000"/>
                <w:sz w:val="20"/>
                <w:szCs w:val="20"/>
              </w:rPr>
              <w:t>data from source as per the metadata description and is landed in the RAW storage container.</w:t>
            </w:r>
          </w:p>
          <w:p w:rsidR="00EA117B" w:rsidP="00B34E3E" w:rsidRDefault="002F175B" w14:paraId="1F6C1AF1" w14:textId="23ED3759">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C273E">
              <w:rPr>
                <w:rFonts w:ascii="Mulish" w:hAnsi="Mulish"/>
                <w:b/>
                <w:bCs/>
                <w:i/>
                <w:iCs/>
                <w:color w:val="000000"/>
                <w:sz w:val="20"/>
                <w:szCs w:val="20"/>
              </w:rPr>
              <w:t>Landing Untrusted Data</w:t>
            </w:r>
            <w:r>
              <w:rPr>
                <w:rFonts w:ascii="Mulish" w:hAnsi="Mulish"/>
                <w:color w:val="000000"/>
                <w:sz w:val="20"/>
                <w:szCs w:val="20"/>
              </w:rPr>
              <w:t xml:space="preserve"> – As mentioned I the previous section, data from untrusted sources is landed in a separate </w:t>
            </w:r>
            <w:r w:rsidRPr="00EC273E">
              <w:rPr>
                <w:rFonts w:ascii="Mulish" w:hAnsi="Mulish"/>
                <w:b/>
                <w:bCs/>
                <w:i/>
                <w:iCs/>
                <w:color w:val="000000"/>
                <w:sz w:val="20"/>
                <w:szCs w:val="20"/>
              </w:rPr>
              <w:t>Azure Blob Storage</w:t>
            </w:r>
            <w:r>
              <w:rPr>
                <w:rFonts w:ascii="Mulish" w:hAnsi="Mulish"/>
                <w:color w:val="000000"/>
                <w:sz w:val="20"/>
                <w:szCs w:val="20"/>
              </w:rPr>
              <w:t xml:space="preserve"> account. Data here can be scanned for vulnerabilities by </w:t>
            </w:r>
            <w:r w:rsidRPr="00EC273E">
              <w:rPr>
                <w:rFonts w:ascii="Mulish" w:hAnsi="Mulish"/>
                <w:b/>
                <w:bCs/>
                <w:i/>
                <w:iCs/>
                <w:color w:val="000000"/>
                <w:sz w:val="20"/>
                <w:szCs w:val="20"/>
              </w:rPr>
              <w:t>Microsoft Defender for Azure</w:t>
            </w:r>
            <w:r w:rsidRPr="00EC273E" w:rsidR="00BE7763">
              <w:rPr>
                <w:rFonts w:ascii="Mulish" w:hAnsi="Mulish"/>
                <w:b/>
                <w:bCs/>
                <w:i/>
                <w:iCs/>
                <w:color w:val="000000"/>
                <w:sz w:val="20"/>
                <w:szCs w:val="20"/>
              </w:rPr>
              <w:t xml:space="preserve"> </w:t>
            </w:r>
            <w:r w:rsidR="00BE7763">
              <w:rPr>
                <w:rFonts w:ascii="Mulish" w:hAnsi="Mulish"/>
                <w:color w:val="000000"/>
                <w:sz w:val="20"/>
                <w:szCs w:val="20"/>
              </w:rPr>
              <w:t>enabled on the account before it is moved downstream and landed in the RAW storage container fo</w:t>
            </w:r>
            <w:r w:rsidR="00EC273E">
              <w:rPr>
                <w:rFonts w:ascii="Mulish" w:hAnsi="Mulish"/>
                <w:color w:val="000000"/>
                <w:sz w:val="20"/>
                <w:szCs w:val="20"/>
              </w:rPr>
              <w:t>r processing.</w:t>
            </w:r>
          </w:p>
          <w:p w:rsidR="00C371B7" w:rsidP="00C371B7" w:rsidRDefault="00C371B7" w14:paraId="4AC4101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C371B7" w:rsidP="00C371B7" w:rsidRDefault="00C371B7" w14:paraId="4A94F253" w14:textId="056237C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A117B">
              <w:rPr>
                <w:rFonts w:ascii="Mulish" w:hAnsi="Mulish"/>
                <w:b/>
                <w:bCs/>
                <w:i/>
                <w:iCs/>
                <w:color w:val="000000"/>
                <w:sz w:val="20"/>
                <w:szCs w:val="20"/>
              </w:rPr>
              <w:t>NB:</w:t>
            </w:r>
            <w:r>
              <w:rPr>
                <w:rFonts w:ascii="Mulish" w:hAnsi="Mulish"/>
                <w:color w:val="000000"/>
                <w:sz w:val="20"/>
                <w:szCs w:val="20"/>
              </w:rPr>
              <w:t xml:space="preserve"> These examples above are </w:t>
            </w:r>
            <w:r w:rsidR="00EA117B">
              <w:rPr>
                <w:rFonts w:ascii="Mulish" w:hAnsi="Mulish"/>
                <w:color w:val="000000"/>
                <w:sz w:val="20"/>
                <w:szCs w:val="20"/>
              </w:rPr>
              <w:t>designed to demonstrate a number of different scenarios for data ingestion into the platform. They by no means constitute an exhaustive list, and individual solutions will need to be considered in detail at the point of low-level design.</w:t>
            </w:r>
          </w:p>
          <w:p w:rsidRPr="00C371B7" w:rsidR="00C371B7" w:rsidP="00C371B7" w:rsidRDefault="00C371B7" w14:paraId="2F7D368A" w14:textId="07FBBD8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40EC3" w:rsidTr="23685E28" w14:paraId="7C4BC29F"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40EC3" w:rsidR="00540EC3" w:rsidP="00540EC3" w:rsidRDefault="00540EC3" w14:paraId="70EB9D6A" w14:textId="1A20BD9B">
            <w:pPr>
              <w:rPr>
                <w:rFonts w:ascii="Mulish" w:hAnsi="Mulish"/>
                <w:color w:val="000000"/>
                <w:sz w:val="20"/>
                <w:szCs w:val="20"/>
              </w:rPr>
            </w:pPr>
            <w:r w:rsidRPr="00540EC3">
              <w:rPr>
                <w:rFonts w:ascii="Mulish" w:hAnsi="Mulish"/>
                <w:color w:val="000000"/>
                <w:sz w:val="20"/>
                <w:szCs w:val="20"/>
              </w:rPr>
              <w:lastRenderedPageBreak/>
              <w:t>ADD-011</w:t>
            </w:r>
          </w:p>
        </w:tc>
        <w:tc>
          <w:tcPr>
            <w:tcW w:w="2075" w:type="dxa"/>
            <w:noWrap/>
            <w:hideMark/>
          </w:tcPr>
          <w:p w:rsidRPr="00540EC3" w:rsidR="00540EC3" w:rsidP="00540EC3" w:rsidRDefault="00540EC3" w14:paraId="1A02F035" w14:textId="021BA6B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FR-007, FR-008, FR-015, FR-019, FR-021</w:t>
            </w:r>
          </w:p>
        </w:tc>
        <w:tc>
          <w:tcPr>
            <w:tcW w:w="3543" w:type="dxa"/>
            <w:noWrap/>
            <w:hideMark/>
          </w:tcPr>
          <w:p w:rsidRPr="00540EC3" w:rsidR="00540EC3" w:rsidP="00540EC3" w:rsidRDefault="00540EC3" w14:paraId="7DC5EF1A" w14:textId="366F0560">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Databricks</w:t>
            </w:r>
            <w:r w:rsidR="005E2C89">
              <w:rPr>
                <w:rFonts w:ascii="Mulish" w:hAnsi="Mulish"/>
                <w:i/>
                <w:iCs/>
                <w:color w:val="000000"/>
                <w:sz w:val="20"/>
                <w:szCs w:val="20"/>
              </w:rPr>
              <w:t xml:space="preserve"> Lakeflow</w:t>
            </w:r>
            <w:r w:rsidRPr="00540EC3">
              <w:rPr>
                <w:rFonts w:ascii="Mulish" w:hAnsi="Mulish"/>
                <w:i/>
                <w:iCs/>
                <w:color w:val="000000"/>
                <w:sz w:val="20"/>
                <w:szCs w:val="20"/>
              </w:rPr>
              <w:t xml:space="preserve"> </w:t>
            </w:r>
            <w:r w:rsidR="005E2C89">
              <w:rPr>
                <w:rFonts w:ascii="Mulish" w:hAnsi="Mulish"/>
                <w:i/>
                <w:iCs/>
                <w:color w:val="000000"/>
                <w:sz w:val="20"/>
                <w:szCs w:val="20"/>
              </w:rPr>
              <w:t>J</w:t>
            </w:r>
            <w:r w:rsidRPr="00540EC3">
              <w:rPr>
                <w:rFonts w:ascii="Mulish" w:hAnsi="Mulish"/>
                <w:i/>
                <w:iCs/>
                <w:color w:val="000000"/>
                <w:sz w:val="20"/>
                <w:szCs w:val="20"/>
              </w:rPr>
              <w:t>obs</w:t>
            </w:r>
            <w:r w:rsidR="005E2C89">
              <w:rPr>
                <w:rFonts w:ascii="Mulish" w:hAnsi="Mulish"/>
                <w:i/>
                <w:iCs/>
                <w:color w:val="000000"/>
                <w:sz w:val="20"/>
                <w:szCs w:val="20"/>
              </w:rPr>
              <w:t xml:space="preserve"> and </w:t>
            </w:r>
            <w:r w:rsidR="00A703A6">
              <w:rPr>
                <w:rFonts w:ascii="Mulish" w:hAnsi="Mulish"/>
                <w:i/>
                <w:iCs/>
                <w:color w:val="000000"/>
                <w:sz w:val="20"/>
                <w:szCs w:val="20"/>
              </w:rPr>
              <w:t>Pipeline</w:t>
            </w:r>
            <w:r w:rsidRPr="00540EC3">
              <w:rPr>
                <w:rFonts w:ascii="Mulish" w:hAnsi="Mulish"/>
                <w:i/>
                <w:iCs/>
                <w:color w:val="000000"/>
                <w:sz w:val="20"/>
                <w:szCs w:val="20"/>
              </w:rPr>
              <w:t>s will act as the core platform orchestrator</w:t>
            </w:r>
          </w:p>
        </w:tc>
        <w:tc>
          <w:tcPr>
            <w:tcW w:w="7371" w:type="dxa"/>
            <w:noWrap/>
            <w:hideMark/>
          </w:tcPr>
          <w:p w:rsidR="00540EC3" w:rsidP="00540EC3" w:rsidRDefault="00A703A6" w14:paraId="4698C96E" w14:textId="0B701B6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703A6">
              <w:rPr>
                <w:rFonts w:ascii="Mulish" w:hAnsi="Mulish"/>
                <w:b/>
                <w:bCs/>
                <w:i/>
                <w:iCs/>
                <w:color w:val="000000"/>
                <w:sz w:val="20"/>
                <w:szCs w:val="20"/>
              </w:rPr>
              <w:t xml:space="preserve">Azure </w:t>
            </w:r>
            <w:r w:rsidRPr="00A703A6" w:rsidR="00540EC3">
              <w:rPr>
                <w:rFonts w:ascii="Mulish" w:hAnsi="Mulish"/>
                <w:b/>
                <w:bCs/>
                <w:i/>
                <w:iCs/>
                <w:color w:val="000000"/>
                <w:sz w:val="20"/>
                <w:szCs w:val="20"/>
              </w:rPr>
              <w:t xml:space="preserve">Databricks </w:t>
            </w:r>
            <w:r w:rsidRPr="00DE2890" w:rsidR="00DE2890">
              <w:rPr>
                <w:rFonts w:ascii="Mulish" w:hAnsi="Mulish"/>
                <w:color w:val="000000"/>
                <w:sz w:val="20"/>
                <w:szCs w:val="20"/>
              </w:rPr>
              <w:t>will</w:t>
            </w:r>
            <w:r w:rsidR="00DE2890">
              <w:rPr>
                <w:rFonts w:ascii="Mulish" w:hAnsi="Mulish"/>
                <w:b/>
                <w:bCs/>
                <w:i/>
                <w:iCs/>
                <w:color w:val="000000"/>
                <w:sz w:val="20"/>
                <w:szCs w:val="20"/>
              </w:rPr>
              <w:t xml:space="preserve"> </w:t>
            </w:r>
            <w:r w:rsidRPr="00540EC3" w:rsidR="00540EC3">
              <w:rPr>
                <w:rFonts w:ascii="Mulish" w:hAnsi="Mulish"/>
                <w:color w:val="000000"/>
                <w:sz w:val="20"/>
                <w:szCs w:val="20"/>
              </w:rPr>
              <w:t xml:space="preserve">orchestrate </w:t>
            </w:r>
            <w:r w:rsidR="00DE2890">
              <w:rPr>
                <w:rFonts w:ascii="Mulish" w:hAnsi="Mulish"/>
                <w:color w:val="000000"/>
                <w:sz w:val="20"/>
                <w:szCs w:val="20"/>
              </w:rPr>
              <w:t>data movement throughout the platform</w:t>
            </w:r>
            <w:r w:rsidR="000A3636">
              <w:rPr>
                <w:rFonts w:ascii="Mulish" w:hAnsi="Mulish"/>
                <w:color w:val="000000"/>
                <w:sz w:val="20"/>
                <w:szCs w:val="20"/>
              </w:rPr>
              <w:t xml:space="preserve"> </w:t>
            </w:r>
            <w:r w:rsidRPr="00540EC3" w:rsidR="00540EC3">
              <w:rPr>
                <w:rFonts w:ascii="Mulish" w:hAnsi="Mulish"/>
                <w:color w:val="000000"/>
                <w:sz w:val="20"/>
                <w:szCs w:val="20"/>
              </w:rPr>
              <w:t xml:space="preserve">from ingestion, transformation and output. </w:t>
            </w:r>
            <w:r w:rsidR="005E2C89">
              <w:rPr>
                <w:rFonts w:ascii="Mulish" w:hAnsi="Mulish"/>
                <w:color w:val="000000"/>
                <w:sz w:val="20"/>
                <w:szCs w:val="20"/>
              </w:rPr>
              <w:t>This</w:t>
            </w:r>
            <w:r w:rsidR="00A70C7F">
              <w:rPr>
                <w:rFonts w:ascii="Mulish" w:hAnsi="Mulish"/>
                <w:color w:val="000000"/>
                <w:sz w:val="20"/>
                <w:szCs w:val="20"/>
              </w:rPr>
              <w:t xml:space="preserve"> is achieved using Lakeflow Jobs </w:t>
            </w:r>
            <w:r w:rsidR="00DA3B21">
              <w:rPr>
                <w:rFonts w:ascii="Mulish" w:hAnsi="Mulish"/>
                <w:color w:val="000000"/>
                <w:sz w:val="20"/>
                <w:szCs w:val="20"/>
              </w:rPr>
              <w:t>and</w:t>
            </w:r>
            <w:r w:rsidR="00A70C7F">
              <w:rPr>
                <w:rFonts w:ascii="Mulish" w:hAnsi="Mulish"/>
                <w:color w:val="000000"/>
                <w:sz w:val="20"/>
                <w:szCs w:val="20"/>
              </w:rPr>
              <w:t xml:space="preserve"> Lakeflow Pipelines depending on specific use-case</w:t>
            </w:r>
            <w:r w:rsidR="00DA3B21">
              <w:rPr>
                <w:rFonts w:ascii="Mulish" w:hAnsi="Mulish"/>
                <w:color w:val="000000"/>
                <w:sz w:val="20"/>
                <w:szCs w:val="20"/>
              </w:rPr>
              <w:t>s. These are detailed as follows</w:t>
            </w:r>
            <w:r w:rsidR="00A70C7F">
              <w:rPr>
                <w:rFonts w:ascii="Mulish" w:hAnsi="Mulish"/>
                <w:color w:val="000000"/>
                <w:sz w:val="20"/>
                <w:szCs w:val="20"/>
              </w:rPr>
              <w:t>;</w:t>
            </w:r>
          </w:p>
          <w:p w:rsidRPr="00FC5299" w:rsidR="00FC5299" w:rsidP="00FC5299" w:rsidRDefault="00FC5299" w14:paraId="5630A55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FC5299" w:rsidP="00B34E3E" w:rsidRDefault="00FC5299" w14:paraId="32194B6C" w14:textId="7777777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C5299">
              <w:rPr>
                <w:rFonts w:ascii="Mulish" w:hAnsi="Mulish"/>
                <w:b/>
                <w:bCs/>
                <w:color w:val="000000"/>
                <w:sz w:val="20"/>
                <w:szCs w:val="20"/>
              </w:rPr>
              <w:t>Lakeflow Jobs</w:t>
            </w:r>
            <w:r w:rsidRPr="00FC5299">
              <w:rPr>
                <w:rFonts w:ascii="Mulish" w:hAnsi="Mulish"/>
                <w:color w:val="000000"/>
                <w:sz w:val="20"/>
                <w:szCs w:val="20"/>
              </w:rPr>
              <w:t xml:space="preserve"> </w:t>
            </w:r>
            <w:r>
              <w:rPr>
                <w:rFonts w:ascii="Mulish" w:hAnsi="Mulish"/>
                <w:color w:val="000000"/>
                <w:sz w:val="20"/>
                <w:szCs w:val="20"/>
              </w:rPr>
              <w:t xml:space="preserve">-This </w:t>
            </w:r>
            <w:r w:rsidRPr="00FC5299">
              <w:rPr>
                <w:rFonts w:ascii="Mulish" w:hAnsi="Mulish"/>
                <w:color w:val="000000"/>
                <w:sz w:val="20"/>
                <w:szCs w:val="20"/>
              </w:rPr>
              <w:t>is</w:t>
            </w:r>
            <w:r>
              <w:rPr>
                <w:rFonts w:ascii="Mulish" w:hAnsi="Mulish"/>
                <w:color w:val="000000"/>
                <w:sz w:val="20"/>
                <w:szCs w:val="20"/>
              </w:rPr>
              <w:t xml:space="preserve"> primarily </w:t>
            </w:r>
            <w:r w:rsidRPr="00FC5299">
              <w:rPr>
                <w:rFonts w:ascii="Mulish" w:hAnsi="Mulish"/>
                <w:color w:val="000000"/>
                <w:sz w:val="20"/>
                <w:szCs w:val="20"/>
              </w:rPr>
              <w:t>Databricks' orchestration service. It is used to schedule and coordinate data processing activities by executing notebooks, Python code, dbt projects, SQL, or Lakeflow Pipelines in a defined sequence, with support for dependencies, retries, conditional logic, and monitoring. It should be the primary orchestration engine for the platform.</w:t>
            </w:r>
          </w:p>
          <w:p w:rsidRPr="00FC5299" w:rsidR="00A70C7F" w:rsidP="00B34E3E" w:rsidRDefault="00FC5299" w14:paraId="430D4FD7" w14:textId="6FB12A7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C5299">
              <w:rPr>
                <w:rFonts w:ascii="Mulish" w:hAnsi="Mulish"/>
                <w:b/>
                <w:bCs/>
                <w:color w:val="000000"/>
                <w:sz w:val="20"/>
                <w:szCs w:val="20"/>
              </w:rPr>
              <w:lastRenderedPageBreak/>
              <w:t xml:space="preserve">Lakeflow Pipelines </w:t>
            </w:r>
            <w:r>
              <w:rPr>
                <w:rFonts w:ascii="Mulish" w:hAnsi="Mulish"/>
                <w:color w:val="000000"/>
                <w:sz w:val="20"/>
                <w:szCs w:val="20"/>
              </w:rPr>
              <w:t xml:space="preserve">- </w:t>
            </w:r>
            <w:r w:rsidRPr="00FC5299">
              <w:rPr>
                <w:rFonts w:ascii="Mulish" w:hAnsi="Mulish"/>
                <w:color w:val="000000"/>
                <w:sz w:val="20"/>
                <w:szCs w:val="20"/>
              </w:rPr>
              <w:t xml:space="preserve">is Databricks' declarative data pipeline framework for building reliable batch and streaming data pipelines. It is used to ingest, transform, and incrementally process data into Delta tables, automatically managing dataset dependencies, incremental processing, and data quality expectations. It is best suited to implementing ingestion and processing pipelines, particularly </w:t>
            </w:r>
            <w:r>
              <w:rPr>
                <w:rFonts w:ascii="Mulish" w:hAnsi="Mulish"/>
                <w:color w:val="000000"/>
                <w:sz w:val="20"/>
                <w:szCs w:val="20"/>
              </w:rPr>
              <w:t>when using the</w:t>
            </w:r>
            <w:r w:rsidRPr="00FC5299">
              <w:rPr>
                <w:rFonts w:ascii="Mulish" w:hAnsi="Mulish"/>
                <w:color w:val="000000"/>
                <w:sz w:val="20"/>
                <w:szCs w:val="20"/>
              </w:rPr>
              <w:t xml:space="preserve"> </w:t>
            </w:r>
            <w:r w:rsidRPr="00FC5299">
              <w:rPr>
                <w:rFonts w:ascii="Mulish" w:hAnsi="Mulish"/>
                <w:b/>
                <w:bCs/>
                <w:i/>
                <w:iCs/>
                <w:color w:val="000000"/>
                <w:sz w:val="20"/>
                <w:szCs w:val="20"/>
              </w:rPr>
              <w:t>Auto Loader</w:t>
            </w:r>
            <w:r w:rsidRPr="00FC5299">
              <w:rPr>
                <w:rFonts w:ascii="Mulish" w:hAnsi="Mulish"/>
                <w:color w:val="000000"/>
                <w:sz w:val="20"/>
                <w:szCs w:val="20"/>
              </w:rPr>
              <w:t xml:space="preserve">, </w:t>
            </w:r>
            <w:r w:rsidRPr="00FC5299">
              <w:rPr>
                <w:rFonts w:ascii="Mulish" w:hAnsi="Mulish"/>
                <w:b/>
                <w:bCs/>
                <w:i/>
                <w:iCs/>
                <w:color w:val="000000"/>
                <w:sz w:val="20"/>
                <w:szCs w:val="20"/>
              </w:rPr>
              <w:t>Structure Streaming</w:t>
            </w:r>
            <w:r w:rsidRPr="00FC5299">
              <w:rPr>
                <w:rFonts w:ascii="Mulish" w:hAnsi="Mulish"/>
                <w:color w:val="000000"/>
                <w:sz w:val="20"/>
                <w:szCs w:val="20"/>
              </w:rPr>
              <w:t xml:space="preserve">, and </w:t>
            </w:r>
            <w:r w:rsidRPr="00FC5299">
              <w:rPr>
                <w:rFonts w:ascii="Mulish" w:hAnsi="Mulish"/>
                <w:b/>
                <w:bCs/>
                <w:i/>
                <w:iCs/>
                <w:color w:val="000000"/>
                <w:sz w:val="20"/>
                <w:szCs w:val="20"/>
              </w:rPr>
              <w:t>CDC</w:t>
            </w:r>
            <w:r w:rsidRPr="00FC5299">
              <w:rPr>
                <w:rFonts w:ascii="Mulish" w:hAnsi="Mulish"/>
                <w:color w:val="000000"/>
                <w:sz w:val="20"/>
                <w:szCs w:val="20"/>
              </w:rPr>
              <w:t xml:space="preserve"> workloads.</w:t>
            </w:r>
          </w:p>
          <w:p w:rsidRPr="00540EC3" w:rsidR="00540EC3" w:rsidP="00540EC3" w:rsidRDefault="00540EC3" w14:paraId="238D3C37" w14:textId="49C9D3E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40EC3" w:rsidTr="23685E28" w14:paraId="4E1E4E40"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40EC3" w:rsidR="00540EC3" w:rsidP="00540EC3" w:rsidRDefault="00540EC3" w14:paraId="01765A42" w14:textId="44A2D6FA">
            <w:pPr>
              <w:rPr>
                <w:rFonts w:ascii="Mulish" w:hAnsi="Mulish"/>
                <w:color w:val="000000"/>
                <w:sz w:val="20"/>
                <w:szCs w:val="20"/>
              </w:rPr>
            </w:pPr>
            <w:r w:rsidRPr="00540EC3">
              <w:rPr>
                <w:rFonts w:ascii="Mulish" w:hAnsi="Mulish"/>
                <w:color w:val="000000"/>
                <w:sz w:val="20"/>
                <w:szCs w:val="20"/>
              </w:rPr>
              <w:lastRenderedPageBreak/>
              <w:t>ADD-023</w:t>
            </w:r>
          </w:p>
        </w:tc>
        <w:tc>
          <w:tcPr>
            <w:tcW w:w="2075" w:type="dxa"/>
            <w:noWrap/>
            <w:hideMark/>
          </w:tcPr>
          <w:p w:rsidRPr="00540EC3" w:rsidR="00540EC3" w:rsidP="00540EC3" w:rsidRDefault="00540EC3" w14:paraId="34713945" w14:textId="3A4A996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FR-002, FR-010, FR-012, FR-021</w:t>
            </w:r>
          </w:p>
        </w:tc>
        <w:tc>
          <w:tcPr>
            <w:tcW w:w="3543" w:type="dxa"/>
            <w:noWrap/>
            <w:hideMark/>
          </w:tcPr>
          <w:p w:rsidRPr="00540EC3" w:rsidR="00540EC3" w:rsidP="00540EC3" w:rsidRDefault="00540EC3" w14:paraId="76AED4BF" w14:textId="0C629F8A">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The Group data platform shall not require direct access to production source systems by default.</w:t>
            </w:r>
          </w:p>
        </w:tc>
        <w:tc>
          <w:tcPr>
            <w:tcW w:w="7371" w:type="dxa"/>
            <w:noWrap/>
            <w:hideMark/>
          </w:tcPr>
          <w:p w:rsidR="00540EC3" w:rsidP="00540EC3" w:rsidRDefault="52904648" w14:paraId="26CF4F1F" w14:textId="5224B9B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commentRangeStart w:id="259"/>
            <w:commentRangeStart w:id="260"/>
            <w:r w:rsidRPr="23685E28">
              <w:rPr>
                <w:rFonts w:ascii="Mulish" w:hAnsi="Mulish"/>
                <w:color w:val="000000" w:themeColor="text1"/>
                <w:sz w:val="20"/>
                <w:szCs w:val="20"/>
              </w:rPr>
              <w:t xml:space="preserve">By default the platform should </w:t>
            </w:r>
            <w:r w:rsidRPr="23685E28">
              <w:rPr>
                <w:rFonts w:ascii="Mulish" w:hAnsi="Mulish"/>
                <w:b/>
                <w:bCs/>
                <w:i/>
                <w:iCs/>
                <w:color w:val="000000" w:themeColor="text1"/>
                <w:sz w:val="20"/>
                <w:szCs w:val="20"/>
              </w:rPr>
              <w:t xml:space="preserve">not require </w:t>
            </w:r>
            <w:r w:rsidRPr="23685E28">
              <w:rPr>
                <w:rFonts w:ascii="Mulish" w:hAnsi="Mulish"/>
                <w:color w:val="000000" w:themeColor="text1"/>
                <w:sz w:val="20"/>
                <w:szCs w:val="20"/>
              </w:rPr>
              <w:t>direct access to source systems</w:t>
            </w:r>
            <w:r w:rsidRPr="23685E28" w:rsidR="253B8DB3">
              <w:rPr>
                <w:rFonts w:ascii="Mulish" w:hAnsi="Mulish"/>
                <w:color w:val="000000" w:themeColor="text1"/>
                <w:sz w:val="20"/>
                <w:szCs w:val="20"/>
              </w:rPr>
              <w:t xml:space="preserve">. This </w:t>
            </w:r>
            <w:r w:rsidRPr="23685E28" w:rsidR="43B7A7B3">
              <w:rPr>
                <w:rFonts w:ascii="Mulish" w:hAnsi="Mulish"/>
                <w:color w:val="000000" w:themeColor="text1"/>
                <w:sz w:val="20"/>
                <w:szCs w:val="20"/>
              </w:rPr>
              <w:t>r</w:t>
            </w:r>
            <w:r w:rsidRPr="23685E28" w:rsidR="796CBE4A">
              <w:rPr>
                <w:rFonts w:ascii="Mulish" w:hAnsi="Mulish"/>
                <w:color w:val="000000" w:themeColor="text1"/>
                <w:sz w:val="20"/>
                <w:szCs w:val="20"/>
              </w:rPr>
              <w:t xml:space="preserve">educes security risk, limits the blast radius of </w:t>
            </w:r>
            <w:r w:rsidRPr="23685E28" w:rsidR="6824BD36">
              <w:rPr>
                <w:rFonts w:ascii="Mulish" w:hAnsi="Mulish"/>
                <w:color w:val="000000" w:themeColor="text1"/>
                <w:sz w:val="20"/>
                <w:szCs w:val="20"/>
              </w:rPr>
              <w:t>source system and platform</w:t>
            </w:r>
            <w:r w:rsidRPr="23685E28" w:rsidR="796CBE4A">
              <w:rPr>
                <w:rFonts w:ascii="Mulish" w:hAnsi="Mulish"/>
                <w:color w:val="000000" w:themeColor="text1"/>
                <w:sz w:val="20"/>
                <w:szCs w:val="20"/>
              </w:rPr>
              <w:t xml:space="preserve"> credentials, preserves clear ownership boundaries</w:t>
            </w:r>
            <w:r w:rsidRPr="23685E28" w:rsidR="6824BD36">
              <w:rPr>
                <w:rFonts w:ascii="Mulish" w:hAnsi="Mulish"/>
                <w:color w:val="000000" w:themeColor="text1"/>
                <w:sz w:val="20"/>
                <w:szCs w:val="20"/>
              </w:rPr>
              <w:t xml:space="preserve"> with source systems</w:t>
            </w:r>
            <w:r w:rsidRPr="23685E28" w:rsidR="796CBE4A">
              <w:rPr>
                <w:rFonts w:ascii="Mulish" w:hAnsi="Mulish"/>
                <w:color w:val="000000" w:themeColor="text1"/>
                <w:sz w:val="20"/>
                <w:szCs w:val="20"/>
              </w:rPr>
              <w:t xml:space="preserve"> and avoids introducing unnecessary dependencies between the central platform and operational systems.</w:t>
            </w:r>
            <w:commentRangeEnd w:id="259"/>
            <w:r w:rsidR="00DA3B21">
              <w:rPr>
                <w:rStyle w:val="CommentReference"/>
                <w:rFonts w:ascii="Mulish" w:hAnsi="Mulish"/>
                <w:color w:val="000000"/>
                <w:sz w:val="20"/>
                <w:szCs w:val="20"/>
              </w:rPr>
              <w:commentReference w:id="259"/>
            </w:r>
            <w:commentRangeEnd w:id="260"/>
            <w:r>
              <w:rPr>
                <w:rStyle w:val="CommentReference"/>
              </w:rPr>
              <w:commentReference w:id="260"/>
            </w:r>
          </w:p>
          <w:p w:rsidRPr="00E103A3" w:rsidR="00DA3B21" w:rsidP="00E103A3" w:rsidRDefault="00DA3B21" w14:paraId="69DC93C8" w14:textId="1703094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40EC3" w:rsidTr="23685E28" w14:paraId="4A3BBB4B"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40EC3" w:rsidR="00540EC3" w:rsidP="00540EC3" w:rsidRDefault="00540EC3" w14:paraId="7BACCAFB" w14:textId="46395045">
            <w:pPr>
              <w:rPr>
                <w:rFonts w:ascii="Mulish" w:hAnsi="Mulish"/>
                <w:color w:val="000000"/>
                <w:sz w:val="20"/>
                <w:szCs w:val="20"/>
              </w:rPr>
            </w:pPr>
            <w:r w:rsidRPr="00540EC3">
              <w:rPr>
                <w:rFonts w:ascii="Mulish" w:hAnsi="Mulish"/>
                <w:color w:val="000000"/>
                <w:sz w:val="20"/>
                <w:szCs w:val="20"/>
              </w:rPr>
              <w:t>ADD-024</w:t>
            </w:r>
          </w:p>
        </w:tc>
        <w:tc>
          <w:tcPr>
            <w:tcW w:w="2075" w:type="dxa"/>
            <w:noWrap/>
            <w:hideMark/>
          </w:tcPr>
          <w:p w:rsidRPr="00540EC3" w:rsidR="00540EC3" w:rsidP="00540EC3" w:rsidRDefault="00540EC3" w14:paraId="2EF4084E" w14:textId="06AC376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FR-010, FR-012, FR-021</w:t>
            </w:r>
          </w:p>
        </w:tc>
        <w:tc>
          <w:tcPr>
            <w:tcW w:w="3543" w:type="dxa"/>
            <w:noWrap/>
            <w:hideMark/>
          </w:tcPr>
          <w:p w:rsidRPr="00540EC3" w:rsidR="00540EC3" w:rsidP="00540EC3" w:rsidRDefault="00540EC3" w14:paraId="62EF5B3F" w14:textId="6AC14DE6">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Direct connectivity from the Group platform to production operational databases shall be treated as an exception requiring explicit architectural approval.</w:t>
            </w:r>
          </w:p>
        </w:tc>
        <w:tc>
          <w:tcPr>
            <w:tcW w:w="7371" w:type="dxa"/>
            <w:noWrap/>
            <w:hideMark/>
          </w:tcPr>
          <w:p w:rsidR="00540EC3" w:rsidP="00540EC3" w:rsidRDefault="00540EC3" w14:paraId="028F87D8" w14:textId="1043AB6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Ensures higher-risk integrations are formally reviewed, documented and justified, preventing unnecessary long-term technical debt and security exposure to operational systems.</w:t>
            </w:r>
            <w:r w:rsidR="00E2043E">
              <w:rPr>
                <w:rFonts w:ascii="Mulish" w:hAnsi="Mulish"/>
                <w:color w:val="000000"/>
                <w:sz w:val="20"/>
                <w:szCs w:val="20"/>
              </w:rPr>
              <w:t xml:space="preserve"> Direct connectivity to a source system is only permissible if the following conditions are met;</w:t>
            </w:r>
          </w:p>
          <w:p w:rsidR="00E2043E" w:rsidP="00540EC3" w:rsidRDefault="00E2043E" w14:paraId="72E3197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E2043E" w:rsidP="00B34E3E" w:rsidRDefault="00E2043E" w14:paraId="09C17429" w14:textId="7777777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The data source must be considered to provide Trusted data under security guidelines.</w:t>
            </w:r>
          </w:p>
          <w:p w:rsidR="00E2043E" w:rsidP="00B34E3E" w:rsidRDefault="00E2043E" w14:paraId="5D920F8D" w14:textId="7777777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The source system must demonstrate that it can handle the additional load placed on it by the data platform.</w:t>
            </w:r>
          </w:p>
          <w:p w:rsidRPr="00E2043E" w:rsidR="00E2043E" w:rsidP="00B34E3E" w:rsidRDefault="00E2043E" w14:paraId="630D2140" w14:textId="2F95ACB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There is a clear and well defined business use-case for doing so.</w:t>
            </w:r>
          </w:p>
          <w:p w:rsidRPr="00540EC3" w:rsidR="00540EC3" w:rsidP="00540EC3" w:rsidRDefault="00540EC3" w14:paraId="649F3186" w14:textId="7FA28BD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40EC3" w:rsidTr="23685E28" w14:paraId="1151E3C1"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40EC3" w:rsidR="00540EC3" w:rsidP="00540EC3" w:rsidRDefault="00540EC3" w14:paraId="708D0F60" w14:textId="72CDAA48">
            <w:pPr>
              <w:rPr>
                <w:rFonts w:ascii="Mulish" w:hAnsi="Mulish"/>
                <w:color w:val="000000"/>
                <w:sz w:val="20"/>
                <w:szCs w:val="20"/>
              </w:rPr>
            </w:pPr>
            <w:r w:rsidRPr="00540EC3">
              <w:rPr>
                <w:rFonts w:ascii="Mulish" w:hAnsi="Mulish"/>
                <w:color w:val="000000"/>
                <w:sz w:val="20"/>
                <w:szCs w:val="20"/>
              </w:rPr>
              <w:t>ADD-025</w:t>
            </w:r>
          </w:p>
        </w:tc>
        <w:tc>
          <w:tcPr>
            <w:tcW w:w="2075" w:type="dxa"/>
            <w:noWrap/>
            <w:hideMark/>
          </w:tcPr>
          <w:p w:rsidRPr="00540EC3" w:rsidR="00540EC3" w:rsidP="00540EC3" w:rsidRDefault="00540EC3" w14:paraId="6E93BBA0" w14:textId="4772FCB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FR-002, FR-012, FR-013, FR-021</w:t>
            </w:r>
          </w:p>
        </w:tc>
        <w:tc>
          <w:tcPr>
            <w:tcW w:w="3543" w:type="dxa"/>
            <w:noWrap/>
            <w:hideMark/>
          </w:tcPr>
          <w:p w:rsidRPr="00540EC3" w:rsidR="00540EC3" w:rsidP="00540EC3" w:rsidRDefault="00540EC3" w14:paraId="3491DC97" w14:textId="071EAE65">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Source-specific connectivity components shall be deployed within, or adjacent to, the source environment where required.</w:t>
            </w:r>
          </w:p>
        </w:tc>
        <w:tc>
          <w:tcPr>
            <w:tcW w:w="7371" w:type="dxa"/>
            <w:noWrap/>
            <w:hideMark/>
          </w:tcPr>
          <w:p w:rsidRPr="00540EC3" w:rsidR="00540EC3" w:rsidP="00540EC3" w:rsidRDefault="00540EC3" w14:paraId="592591A9" w14:textId="277D686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 xml:space="preserve">Some technologies (e.g. </w:t>
            </w:r>
            <w:r w:rsidRPr="00E2043E">
              <w:rPr>
                <w:rFonts w:ascii="Mulish" w:hAnsi="Mulish"/>
                <w:b/>
                <w:bCs/>
                <w:i/>
                <w:iCs/>
                <w:color w:val="000000"/>
                <w:sz w:val="20"/>
                <w:szCs w:val="20"/>
              </w:rPr>
              <w:t>Oracle Instant Client,</w:t>
            </w:r>
            <w:r w:rsidRPr="00540EC3">
              <w:rPr>
                <w:rFonts w:ascii="Mulish" w:hAnsi="Mulish"/>
                <w:color w:val="000000"/>
                <w:sz w:val="20"/>
                <w:szCs w:val="20"/>
              </w:rPr>
              <w:t xml:space="preserve"> self-hosted integration runtimes or vendor connectors) require software to be installed close to the source system. Keeping these components within the entity environment minimises cross-boundary dependencies and aligns operational ownership with the source system.</w:t>
            </w:r>
          </w:p>
        </w:tc>
      </w:tr>
      <w:tr w:rsidRPr="009D210A" w:rsidR="00540EC3" w:rsidTr="23685E28" w14:paraId="04ADC747"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40EC3" w:rsidR="00540EC3" w:rsidP="00540EC3" w:rsidRDefault="00540EC3" w14:paraId="0D9B110C" w14:textId="564C8454">
            <w:pPr>
              <w:rPr>
                <w:rFonts w:ascii="Mulish" w:hAnsi="Mulish"/>
                <w:color w:val="000000"/>
                <w:sz w:val="20"/>
                <w:szCs w:val="20"/>
              </w:rPr>
            </w:pPr>
            <w:r w:rsidRPr="00540EC3">
              <w:rPr>
                <w:rFonts w:ascii="Mulish" w:hAnsi="Mulish"/>
                <w:color w:val="000000"/>
                <w:sz w:val="20"/>
                <w:szCs w:val="20"/>
              </w:rPr>
              <w:t>ADD-026</w:t>
            </w:r>
          </w:p>
        </w:tc>
        <w:tc>
          <w:tcPr>
            <w:tcW w:w="2075" w:type="dxa"/>
            <w:noWrap/>
            <w:hideMark/>
          </w:tcPr>
          <w:p w:rsidRPr="00540EC3" w:rsidR="00540EC3" w:rsidP="00540EC3" w:rsidRDefault="00540EC3" w14:paraId="10E9BA1A" w14:textId="77B60F4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FR-002, FR-008, FR-013, FR-014, FR-015, FR-021</w:t>
            </w:r>
          </w:p>
        </w:tc>
        <w:tc>
          <w:tcPr>
            <w:tcW w:w="3543" w:type="dxa"/>
            <w:noWrap/>
            <w:hideMark/>
          </w:tcPr>
          <w:p w:rsidRPr="00540EC3" w:rsidR="00540EC3" w:rsidP="00540EC3" w:rsidRDefault="00540EC3" w14:paraId="71952885" w14:textId="5B27F4F2">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 xml:space="preserve">The preferred integration pattern is for operating entities to publish </w:t>
            </w:r>
            <w:r w:rsidR="00E2043E">
              <w:rPr>
                <w:rFonts w:ascii="Mulish" w:hAnsi="Mulish"/>
                <w:i/>
                <w:iCs/>
                <w:color w:val="000000"/>
                <w:sz w:val="20"/>
                <w:szCs w:val="20"/>
              </w:rPr>
              <w:t>trusted</w:t>
            </w:r>
            <w:r w:rsidRPr="00540EC3">
              <w:rPr>
                <w:rFonts w:ascii="Mulish" w:hAnsi="Mulish"/>
                <w:i/>
                <w:iCs/>
                <w:color w:val="000000"/>
                <w:sz w:val="20"/>
                <w:szCs w:val="20"/>
              </w:rPr>
              <w:t xml:space="preserve"> datasets to a controlled </w:t>
            </w:r>
            <w:r w:rsidRPr="00540EC3">
              <w:rPr>
                <w:rFonts w:ascii="Mulish" w:hAnsi="Mulish"/>
                <w:i/>
                <w:iCs/>
                <w:color w:val="000000"/>
                <w:sz w:val="20"/>
                <w:szCs w:val="20"/>
              </w:rPr>
              <w:lastRenderedPageBreak/>
              <w:t>Group-owned ingestion boundary</w:t>
            </w:r>
            <w:r w:rsidR="002D6457">
              <w:rPr>
                <w:rFonts w:ascii="Mulish" w:hAnsi="Mulish"/>
                <w:i/>
                <w:iCs/>
                <w:color w:val="000000"/>
                <w:sz w:val="20"/>
                <w:szCs w:val="20"/>
              </w:rPr>
              <w:t xml:space="preserve"> – RAW storage.</w:t>
            </w:r>
          </w:p>
        </w:tc>
        <w:tc>
          <w:tcPr>
            <w:tcW w:w="7371" w:type="dxa"/>
            <w:noWrap/>
            <w:hideMark/>
          </w:tcPr>
          <w:p w:rsidR="002D6457" w:rsidP="00E2043E" w:rsidRDefault="002D6457" w14:paraId="66361F3D" w14:textId="2EEA0EB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lastRenderedPageBreak/>
              <w:t xml:space="preserve">For trusted data sources the preferred pattern is to land data in </w:t>
            </w:r>
            <w:r w:rsidR="00435D0E">
              <w:rPr>
                <w:rFonts w:ascii="Mulish" w:hAnsi="Mulish"/>
                <w:color w:val="000000"/>
                <w:sz w:val="20"/>
                <w:szCs w:val="20"/>
              </w:rPr>
              <w:t>the RAW storage container within the Doubtless group data platform.</w:t>
            </w:r>
          </w:p>
          <w:p w:rsidR="002D6457" w:rsidP="00E2043E" w:rsidRDefault="002D6457" w14:paraId="0CBD879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40EC3" w:rsidP="00E2043E" w:rsidRDefault="006B7D4D" w14:paraId="690B231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lastRenderedPageBreak/>
              <w:t>This e</w:t>
            </w:r>
            <w:r w:rsidRPr="00E2043E" w:rsidR="00540EC3">
              <w:rPr>
                <w:rFonts w:ascii="Mulish" w:hAnsi="Mulish"/>
                <w:color w:val="000000"/>
                <w:sz w:val="20"/>
                <w:szCs w:val="20"/>
              </w:rPr>
              <w:t>stablishes a clear trust boundary, simplifies onboarding</w:t>
            </w:r>
            <w:r>
              <w:rPr>
                <w:rFonts w:ascii="Mulish" w:hAnsi="Mulish"/>
                <w:color w:val="000000"/>
                <w:sz w:val="20"/>
                <w:szCs w:val="20"/>
              </w:rPr>
              <w:t xml:space="preserve"> of data</w:t>
            </w:r>
            <w:r w:rsidRPr="00E2043E" w:rsidR="00540EC3">
              <w:rPr>
                <w:rFonts w:ascii="Mulish" w:hAnsi="Mulish"/>
                <w:color w:val="000000"/>
                <w:sz w:val="20"/>
                <w:szCs w:val="20"/>
              </w:rPr>
              <w:t>, standardises ingestion processes and enables consistent governance, validation and observability across all entities.</w:t>
            </w:r>
          </w:p>
          <w:p w:rsidRPr="00E2043E" w:rsidR="006B7D4D" w:rsidP="00E2043E" w:rsidRDefault="006B7D4D" w14:paraId="407286E5" w14:textId="088D602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40EC3" w:rsidTr="23685E28" w14:paraId="02464524"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40EC3" w:rsidR="00540EC3" w:rsidP="00540EC3" w:rsidRDefault="00540EC3" w14:paraId="19C2983B" w14:textId="29C18FB9">
            <w:pPr>
              <w:rPr>
                <w:rFonts w:ascii="Mulish" w:hAnsi="Mulish"/>
                <w:color w:val="000000"/>
                <w:sz w:val="20"/>
                <w:szCs w:val="20"/>
              </w:rPr>
            </w:pPr>
            <w:r w:rsidRPr="00540EC3">
              <w:rPr>
                <w:rFonts w:ascii="Mulish" w:hAnsi="Mulish"/>
                <w:color w:val="000000"/>
                <w:sz w:val="20"/>
                <w:szCs w:val="20"/>
              </w:rPr>
              <w:lastRenderedPageBreak/>
              <w:t>ADD-027</w:t>
            </w:r>
          </w:p>
        </w:tc>
        <w:tc>
          <w:tcPr>
            <w:tcW w:w="2075" w:type="dxa"/>
            <w:noWrap/>
            <w:hideMark/>
          </w:tcPr>
          <w:p w:rsidRPr="00540EC3" w:rsidR="00540EC3" w:rsidP="00540EC3" w:rsidRDefault="00540EC3" w14:paraId="5956D411" w14:textId="5E3BB6C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FR-008, FR-021</w:t>
            </w:r>
          </w:p>
        </w:tc>
        <w:tc>
          <w:tcPr>
            <w:tcW w:w="3543" w:type="dxa"/>
            <w:noWrap/>
            <w:hideMark/>
          </w:tcPr>
          <w:p w:rsidRPr="00540EC3" w:rsidR="00540EC3" w:rsidP="00540EC3" w:rsidRDefault="00540EC3" w14:paraId="731278B3" w14:textId="198E5003">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Where supported, operational databases should expose read-only reporting or integration replicas as the preferred extraction endpoint.</w:t>
            </w:r>
          </w:p>
        </w:tc>
        <w:tc>
          <w:tcPr>
            <w:tcW w:w="7371" w:type="dxa"/>
            <w:noWrap/>
            <w:hideMark/>
          </w:tcPr>
          <w:p w:rsidR="00E74BDB" w:rsidP="00540EC3" w:rsidRDefault="006B7D4D" w14:paraId="0426A22C" w14:textId="6CCB74D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This is highlighted in the first of our example ingestion scenarios. Where the source system supports it, a</w:t>
            </w:r>
            <w:r w:rsidR="00E74BDB">
              <w:rPr>
                <w:rFonts w:ascii="Mulish" w:hAnsi="Mulish"/>
                <w:color w:val="000000"/>
                <w:sz w:val="20"/>
                <w:szCs w:val="20"/>
              </w:rPr>
              <w:t xml:space="preserve">n exposed </w:t>
            </w:r>
            <w:r w:rsidRPr="00AE1F0F" w:rsidR="00E74BDB">
              <w:rPr>
                <w:rFonts w:ascii="Mulish" w:hAnsi="Mulish"/>
                <w:b/>
                <w:bCs/>
                <w:i/>
                <w:iCs/>
                <w:color w:val="000000"/>
                <w:sz w:val="20"/>
                <w:szCs w:val="20"/>
              </w:rPr>
              <w:t>read-only replica</w:t>
            </w:r>
            <w:r w:rsidR="00E74BDB">
              <w:rPr>
                <w:rFonts w:ascii="Mulish" w:hAnsi="Mulish"/>
                <w:color w:val="000000"/>
                <w:sz w:val="20"/>
                <w:szCs w:val="20"/>
              </w:rPr>
              <w:t xml:space="preserve"> that mirrors the production system is </w:t>
            </w:r>
            <w:r w:rsidR="00AE1F0F">
              <w:rPr>
                <w:rFonts w:ascii="Mulish" w:hAnsi="Mulish"/>
                <w:color w:val="000000"/>
                <w:sz w:val="20"/>
                <w:szCs w:val="20"/>
              </w:rPr>
              <w:t>preferred</w:t>
            </w:r>
            <w:r w:rsidR="00E74BDB">
              <w:rPr>
                <w:rFonts w:ascii="Mulish" w:hAnsi="Mulish"/>
                <w:color w:val="000000"/>
                <w:sz w:val="20"/>
                <w:szCs w:val="20"/>
              </w:rPr>
              <w:t xml:space="preserve"> as the extraction endpoint.</w:t>
            </w:r>
          </w:p>
          <w:p w:rsidR="00E74BDB" w:rsidP="00540EC3" w:rsidRDefault="00E74BDB" w14:paraId="73407C6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40EC3" w:rsidP="00540EC3" w:rsidRDefault="00E74BDB" w14:paraId="2113355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This p</w:t>
            </w:r>
            <w:r w:rsidRPr="00540EC3" w:rsidR="00540EC3">
              <w:rPr>
                <w:rFonts w:ascii="Mulish" w:hAnsi="Mulish"/>
                <w:color w:val="000000"/>
                <w:sz w:val="20"/>
                <w:szCs w:val="20"/>
              </w:rPr>
              <w:t>rotects production workloads by isolating analytical extraction activity from operational processing while providing a controlled integration endpoint.</w:t>
            </w:r>
          </w:p>
          <w:p w:rsidR="00E74BDB" w:rsidP="00540EC3" w:rsidRDefault="00E74BDB" w14:paraId="5026D90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E74BDB" w:rsidP="00540EC3" w:rsidRDefault="00E74BDB" w14:paraId="60C18BA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E1F0F">
              <w:rPr>
                <w:rFonts w:ascii="Mulish" w:hAnsi="Mulish"/>
                <w:b/>
                <w:bCs/>
                <w:i/>
                <w:iCs/>
                <w:color w:val="000000"/>
                <w:sz w:val="20"/>
                <w:szCs w:val="20"/>
              </w:rPr>
              <w:t>NB:</w:t>
            </w:r>
            <w:r>
              <w:rPr>
                <w:rFonts w:ascii="Mulish" w:hAnsi="Mulish"/>
                <w:color w:val="000000"/>
                <w:sz w:val="20"/>
                <w:szCs w:val="20"/>
              </w:rPr>
              <w:t xml:space="preserve"> The costs of this approach should be analysed </w:t>
            </w:r>
            <w:r w:rsidR="00BA383B">
              <w:rPr>
                <w:rFonts w:ascii="Mulish" w:hAnsi="Mulish"/>
                <w:color w:val="000000"/>
                <w:sz w:val="20"/>
                <w:szCs w:val="20"/>
              </w:rPr>
              <w:t>carefully – taking into consideration likely volumes and required frequency of extraction.</w:t>
            </w:r>
            <w:r w:rsidR="00AE1F0F">
              <w:rPr>
                <w:rFonts w:ascii="Mulish" w:hAnsi="Mulish"/>
                <w:color w:val="000000"/>
                <w:sz w:val="20"/>
                <w:szCs w:val="20"/>
              </w:rPr>
              <w:t xml:space="preserve"> Provisioning a read-only replica would be costly if the data ingestion from the production system is only required on a daily cadence and is of modest volume.</w:t>
            </w:r>
          </w:p>
          <w:p w:rsidRPr="00540EC3" w:rsidR="00AE1F0F" w:rsidP="00540EC3" w:rsidRDefault="00AE1F0F" w14:paraId="10A0C22F" w14:textId="67C45E0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40EC3" w:rsidTr="23685E28" w14:paraId="0F551C19"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540EC3" w:rsidR="00540EC3" w:rsidP="00540EC3" w:rsidRDefault="00540EC3" w14:paraId="5CD7352B" w14:textId="72D5160D">
            <w:pPr>
              <w:rPr>
                <w:rFonts w:ascii="Mulish" w:hAnsi="Mulish"/>
                <w:color w:val="000000"/>
                <w:sz w:val="20"/>
                <w:szCs w:val="20"/>
              </w:rPr>
            </w:pPr>
            <w:r w:rsidRPr="00540EC3">
              <w:rPr>
                <w:rFonts w:ascii="Mulish" w:hAnsi="Mulish"/>
                <w:color w:val="000000"/>
                <w:sz w:val="20"/>
                <w:szCs w:val="20"/>
              </w:rPr>
              <w:t>ADD-028</w:t>
            </w:r>
          </w:p>
        </w:tc>
        <w:tc>
          <w:tcPr>
            <w:tcW w:w="2075" w:type="dxa"/>
            <w:noWrap/>
          </w:tcPr>
          <w:p w:rsidRPr="00540EC3" w:rsidR="00540EC3" w:rsidP="00540EC3" w:rsidRDefault="00540EC3" w14:paraId="471F8A37" w14:textId="0B810C9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FR-010, FR-012, FR-015, FR-021</w:t>
            </w:r>
          </w:p>
        </w:tc>
        <w:tc>
          <w:tcPr>
            <w:tcW w:w="3543" w:type="dxa"/>
            <w:noWrap/>
          </w:tcPr>
          <w:p w:rsidRPr="00540EC3" w:rsidR="00540EC3" w:rsidP="00540EC3" w:rsidRDefault="00540EC3" w14:paraId="2006376D" w14:textId="5F321772">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Source-side integration runtimes shall be hardened, single-purpose components used solely for secure data extraction and transfer.</w:t>
            </w:r>
          </w:p>
        </w:tc>
        <w:tc>
          <w:tcPr>
            <w:tcW w:w="7371" w:type="dxa"/>
            <w:noWrap/>
          </w:tcPr>
          <w:p w:rsidR="00965711" w:rsidP="00540EC3" w:rsidRDefault="00AE1F0F" w14:paraId="6EF93749" w14:textId="4F66886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This is highlighted in the second of our worked examples</w:t>
            </w:r>
            <w:r w:rsidR="00965711">
              <w:rPr>
                <w:rFonts w:ascii="Mulish" w:hAnsi="Mulish"/>
                <w:color w:val="000000"/>
                <w:sz w:val="20"/>
                <w:szCs w:val="20"/>
              </w:rPr>
              <w:t xml:space="preserve">. Source-side integration run-times should only be used if they are required for secure and </w:t>
            </w:r>
            <w:r w:rsidR="00514D94">
              <w:rPr>
                <w:rFonts w:ascii="Mulish" w:hAnsi="Mulish"/>
                <w:color w:val="000000"/>
                <w:sz w:val="20"/>
                <w:szCs w:val="20"/>
              </w:rPr>
              <w:t>efficiently</w:t>
            </w:r>
            <w:r w:rsidR="00965711">
              <w:rPr>
                <w:rFonts w:ascii="Mulish" w:hAnsi="Mulish"/>
                <w:color w:val="000000"/>
                <w:sz w:val="20"/>
                <w:szCs w:val="20"/>
              </w:rPr>
              <w:t xml:space="preserve"> extraction of source data.</w:t>
            </w:r>
          </w:p>
          <w:p w:rsidR="00965711" w:rsidP="00540EC3" w:rsidRDefault="00965711" w14:paraId="2979E1A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40EC3" w:rsidP="00540EC3" w:rsidRDefault="008B5C36" w14:paraId="59848A1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This will prevent</w:t>
            </w:r>
            <w:r w:rsidRPr="00540EC3" w:rsidR="00540EC3">
              <w:rPr>
                <w:rFonts w:ascii="Mulish" w:hAnsi="Mulish"/>
                <w:color w:val="000000"/>
                <w:sz w:val="20"/>
                <w:szCs w:val="20"/>
              </w:rPr>
              <w:t xml:space="preserve"> integration infrastructure evolving into unmanaged application servers, reducing operational overhead, security exposure and support complexity.</w:t>
            </w:r>
          </w:p>
          <w:p w:rsidRPr="00540EC3" w:rsidR="008B5C36" w:rsidP="00540EC3" w:rsidRDefault="008B5C36" w14:paraId="5AEB48CF" w14:textId="2BE763C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40EC3" w:rsidTr="23685E28" w14:paraId="4A5ECA97"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540EC3" w:rsidR="00540EC3" w:rsidP="00540EC3" w:rsidRDefault="00540EC3" w14:paraId="7B178DC3" w14:textId="7B5F294B">
            <w:pPr>
              <w:rPr>
                <w:rFonts w:ascii="Mulish" w:hAnsi="Mulish"/>
                <w:color w:val="000000"/>
                <w:sz w:val="20"/>
                <w:szCs w:val="20"/>
              </w:rPr>
            </w:pPr>
            <w:r w:rsidRPr="00540EC3">
              <w:rPr>
                <w:rFonts w:ascii="Mulish" w:hAnsi="Mulish"/>
                <w:color w:val="000000"/>
                <w:sz w:val="20"/>
                <w:szCs w:val="20"/>
              </w:rPr>
              <w:t>ADD-055</w:t>
            </w:r>
          </w:p>
        </w:tc>
        <w:tc>
          <w:tcPr>
            <w:tcW w:w="2075" w:type="dxa"/>
            <w:noWrap/>
          </w:tcPr>
          <w:p w:rsidRPr="00540EC3" w:rsidR="00540EC3" w:rsidP="00540EC3" w:rsidRDefault="00540EC3" w14:paraId="51A676C3" w14:textId="0CC00A0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40EC3">
              <w:rPr>
                <w:rFonts w:ascii="Mulish" w:hAnsi="Mulish"/>
                <w:color w:val="000000"/>
                <w:sz w:val="20"/>
                <w:szCs w:val="20"/>
              </w:rPr>
              <w:t>FR-008, FR-010, FR-012, FR-015, FR-021</w:t>
            </w:r>
          </w:p>
        </w:tc>
        <w:tc>
          <w:tcPr>
            <w:tcW w:w="3543" w:type="dxa"/>
            <w:noWrap/>
          </w:tcPr>
          <w:p w:rsidRPr="00540EC3" w:rsidR="00540EC3" w:rsidP="00540EC3" w:rsidRDefault="00540EC3" w14:paraId="7A26F984" w14:textId="3E4D51AF">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540EC3">
              <w:rPr>
                <w:rFonts w:ascii="Mulish" w:hAnsi="Mulish"/>
                <w:i/>
                <w:iCs/>
                <w:color w:val="000000"/>
                <w:sz w:val="20"/>
                <w:szCs w:val="20"/>
              </w:rPr>
              <w:t>All 'Untrusted' data entering the platform must do so via Landing Storage, where it can be screened for vulnerabilities.</w:t>
            </w:r>
          </w:p>
        </w:tc>
        <w:tc>
          <w:tcPr>
            <w:tcW w:w="7371" w:type="dxa"/>
            <w:noWrap/>
          </w:tcPr>
          <w:p w:rsidR="00023364" w:rsidP="00023364" w:rsidRDefault="00023364" w14:paraId="4FF67C0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23364">
              <w:rPr>
                <w:rFonts w:ascii="Mulish" w:hAnsi="Mulish"/>
                <w:color w:val="000000"/>
                <w:sz w:val="20"/>
                <w:szCs w:val="20"/>
              </w:rPr>
              <w:t xml:space="preserve">As highlighted in the fourth worked example. </w:t>
            </w:r>
            <w:r w:rsidRPr="00023364" w:rsidR="00540EC3">
              <w:rPr>
                <w:rFonts w:ascii="Mulish" w:hAnsi="Mulish"/>
                <w:color w:val="000000"/>
                <w:sz w:val="20"/>
                <w:szCs w:val="20"/>
              </w:rPr>
              <w:t xml:space="preserve">The platform will draw a </w:t>
            </w:r>
            <w:r w:rsidRPr="00023364">
              <w:rPr>
                <w:rFonts w:ascii="Mulish" w:hAnsi="Mulish"/>
                <w:color w:val="000000"/>
                <w:sz w:val="20"/>
                <w:szCs w:val="20"/>
              </w:rPr>
              <w:t xml:space="preserve">clear </w:t>
            </w:r>
            <w:r w:rsidRPr="00023364" w:rsidR="00540EC3">
              <w:rPr>
                <w:rFonts w:ascii="Mulish" w:hAnsi="Mulish"/>
                <w:color w:val="000000"/>
                <w:sz w:val="20"/>
                <w:szCs w:val="20"/>
              </w:rPr>
              <w:t xml:space="preserve">distinction between ingesting </w:t>
            </w:r>
            <w:r w:rsidRPr="00023364" w:rsidR="00540EC3">
              <w:rPr>
                <w:rFonts w:ascii="Mulish" w:hAnsi="Mulish"/>
                <w:b/>
                <w:bCs/>
                <w:color w:val="000000"/>
                <w:sz w:val="20"/>
                <w:szCs w:val="20"/>
              </w:rPr>
              <w:t xml:space="preserve">'Trusted' </w:t>
            </w:r>
            <w:r w:rsidRPr="00023364" w:rsidR="00540EC3">
              <w:rPr>
                <w:rFonts w:ascii="Mulish" w:hAnsi="Mulish"/>
                <w:color w:val="000000"/>
                <w:sz w:val="20"/>
                <w:szCs w:val="20"/>
              </w:rPr>
              <w:t>and '</w:t>
            </w:r>
            <w:r w:rsidRPr="00023364" w:rsidR="00540EC3">
              <w:rPr>
                <w:rFonts w:ascii="Mulish" w:hAnsi="Mulish"/>
                <w:b/>
                <w:bCs/>
                <w:color w:val="000000"/>
                <w:sz w:val="20"/>
                <w:szCs w:val="20"/>
              </w:rPr>
              <w:t>Untrusted'</w:t>
            </w:r>
            <w:r w:rsidRPr="00023364" w:rsidR="00540EC3">
              <w:rPr>
                <w:rFonts w:ascii="Mulish" w:hAnsi="Mulish"/>
                <w:color w:val="000000"/>
                <w:sz w:val="20"/>
                <w:szCs w:val="20"/>
              </w:rPr>
              <w:t xml:space="preserve"> data sources, and these are defined as follows;</w:t>
            </w:r>
          </w:p>
          <w:p w:rsidR="00023364" w:rsidP="00023364" w:rsidRDefault="00023364" w14:paraId="308E1B0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023364" w:rsidP="00B34E3E" w:rsidRDefault="00540EC3" w14:paraId="174B124C"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23364">
              <w:rPr>
                <w:rFonts w:ascii="Mulish" w:hAnsi="Mulish"/>
                <w:b/>
                <w:bCs/>
                <w:i/>
                <w:iCs/>
                <w:color w:val="000000"/>
                <w:sz w:val="20"/>
                <w:szCs w:val="20"/>
              </w:rPr>
              <w:t>Trusted</w:t>
            </w:r>
            <w:r w:rsidRPr="00023364">
              <w:rPr>
                <w:rFonts w:ascii="Mulish" w:hAnsi="Mulish"/>
                <w:color w:val="000000"/>
                <w:sz w:val="20"/>
                <w:szCs w:val="20"/>
              </w:rPr>
              <w:t xml:space="preserve"> - Data sources that originate from within the current Calandra platform and have been verified not to contain vulnerbilities. Trusted sources may also include third-party SaaS products that </w:t>
            </w:r>
            <w:r w:rsidRPr="00023364">
              <w:rPr>
                <w:rFonts w:ascii="Mulish" w:hAnsi="Mulish"/>
                <w:color w:val="000000"/>
                <w:sz w:val="20"/>
                <w:szCs w:val="20"/>
              </w:rPr>
              <w:lastRenderedPageBreak/>
              <w:t>have undergone the appropriate documentation and sign-off by the Doubtless security team</w:t>
            </w:r>
            <w:r w:rsidR="00023364">
              <w:rPr>
                <w:rFonts w:ascii="Mulish" w:hAnsi="Mulish"/>
                <w:color w:val="000000"/>
                <w:sz w:val="20"/>
                <w:szCs w:val="20"/>
              </w:rPr>
              <w:t>.</w:t>
            </w:r>
          </w:p>
          <w:p w:rsidR="00023364" w:rsidP="00B34E3E" w:rsidRDefault="00023364" w14:paraId="6B68C316"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i/>
                <w:iCs/>
                <w:color w:val="000000"/>
                <w:sz w:val="20"/>
                <w:szCs w:val="20"/>
              </w:rPr>
              <w:t>Untrusted</w:t>
            </w:r>
            <w:r w:rsidRPr="00023364" w:rsidR="00540EC3">
              <w:rPr>
                <w:rFonts w:ascii="Mulish" w:hAnsi="Mulish"/>
                <w:color w:val="000000"/>
                <w:sz w:val="20"/>
                <w:szCs w:val="20"/>
              </w:rPr>
              <w:t xml:space="preserve"> - All data that origi</w:t>
            </w:r>
            <w:r>
              <w:rPr>
                <w:rFonts w:ascii="Mulish" w:hAnsi="Mulish"/>
                <w:color w:val="000000"/>
                <w:sz w:val="20"/>
                <w:szCs w:val="20"/>
              </w:rPr>
              <w:t>n</w:t>
            </w:r>
            <w:r w:rsidRPr="00023364" w:rsidR="00540EC3">
              <w:rPr>
                <w:rFonts w:ascii="Mulish" w:hAnsi="Mulish"/>
                <w:color w:val="000000"/>
                <w:sz w:val="20"/>
                <w:szCs w:val="20"/>
              </w:rPr>
              <w:t>ates from outside the Calandra platform and has not been signed off by the Doubtless security team is considered untrusted and must be screened for potential vulnerabilities.</w:t>
            </w:r>
          </w:p>
          <w:p w:rsidR="00023364" w:rsidP="00023364" w:rsidRDefault="00023364" w14:paraId="1D436C6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40EC3" w:rsidP="00023364" w:rsidRDefault="00540EC3" w14:paraId="7CB49CB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23364">
              <w:rPr>
                <w:rFonts w:ascii="Mulish" w:hAnsi="Mulish"/>
                <w:color w:val="000000"/>
                <w:sz w:val="20"/>
                <w:szCs w:val="20"/>
              </w:rPr>
              <w:t xml:space="preserve">The approach taken is to land this data in </w:t>
            </w:r>
            <w:r w:rsidRPr="00023364">
              <w:rPr>
                <w:rFonts w:ascii="Mulish" w:hAnsi="Mulish"/>
                <w:b/>
                <w:bCs/>
                <w:i/>
                <w:iCs/>
                <w:color w:val="000000"/>
                <w:sz w:val="20"/>
                <w:szCs w:val="20"/>
              </w:rPr>
              <w:t>'Landing Storage'</w:t>
            </w:r>
            <w:r w:rsidRPr="00023364">
              <w:rPr>
                <w:rFonts w:ascii="Mulish" w:hAnsi="Mulish"/>
                <w:color w:val="000000"/>
                <w:sz w:val="20"/>
                <w:szCs w:val="20"/>
              </w:rPr>
              <w:t xml:space="preserve"> using Azure Blob Storage. More detail on the storage accounts will be given under the storage sub-section.</w:t>
            </w:r>
          </w:p>
          <w:p w:rsidRPr="00023364" w:rsidR="00B5026E" w:rsidP="00023364" w:rsidRDefault="00B5026E" w14:paraId="443F459F" w14:textId="515DF9C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80B86" w:rsidTr="23685E28" w14:paraId="29A0C2A4"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540EC3" w:rsidR="00580B86" w:rsidP="00540EC3" w:rsidRDefault="00580B86" w14:paraId="29DDAD8D" w14:textId="40308693">
            <w:pPr>
              <w:rPr>
                <w:rFonts w:ascii="Mulish" w:hAnsi="Mulish"/>
                <w:color w:val="000000"/>
                <w:sz w:val="20"/>
                <w:szCs w:val="20"/>
              </w:rPr>
            </w:pPr>
            <w:r>
              <w:rPr>
                <w:rFonts w:ascii="Mulish" w:hAnsi="Mulish"/>
                <w:color w:val="000000"/>
                <w:sz w:val="20"/>
                <w:szCs w:val="20"/>
              </w:rPr>
              <w:lastRenderedPageBreak/>
              <w:t>ADD-056</w:t>
            </w:r>
          </w:p>
        </w:tc>
        <w:tc>
          <w:tcPr>
            <w:tcW w:w="2075" w:type="dxa"/>
            <w:noWrap/>
          </w:tcPr>
          <w:p w:rsidRPr="00540EC3" w:rsidR="00580B86" w:rsidP="00540EC3" w:rsidRDefault="00B5026E" w14:paraId="3857B198" w14:textId="696969F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5026E">
              <w:rPr>
                <w:rFonts w:ascii="Mulish" w:hAnsi="Mulish"/>
                <w:color w:val="000000"/>
                <w:sz w:val="20"/>
                <w:szCs w:val="20"/>
              </w:rPr>
              <w:t>FR-008, FR-010, FR-012, FR-021, FR-022</w:t>
            </w:r>
          </w:p>
        </w:tc>
        <w:tc>
          <w:tcPr>
            <w:tcW w:w="3543" w:type="dxa"/>
            <w:noWrap/>
          </w:tcPr>
          <w:p w:rsidRPr="00540EC3" w:rsidR="00580B86" w:rsidP="23685E28" w:rsidRDefault="2AA98C74" w14:paraId="1744F6FA" w14:textId="5B4C3946">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commentRangeStart w:id="261"/>
            <w:commentRangeStart w:id="262"/>
            <w:r w:rsidRPr="23685E28">
              <w:rPr>
                <w:rFonts w:ascii="Mulish" w:hAnsi="Mulish"/>
                <w:i/>
                <w:iCs/>
                <w:color w:val="000000" w:themeColor="text1"/>
                <w:sz w:val="20"/>
                <w:szCs w:val="20"/>
              </w:rPr>
              <w:t>Data extracts</w:t>
            </w:r>
            <w:ins w:author="Tom Wilson" w:date="2026-09-22T14:19:00Z" w16du:dateUtc="2026-09-22T13:19:00Z" w:id="263">
              <w:r w:rsidR="00C42094">
                <w:rPr>
                  <w:rFonts w:ascii="Mulish" w:hAnsi="Mulish"/>
                  <w:i/>
                  <w:iCs/>
                  <w:color w:val="000000" w:themeColor="text1"/>
                  <w:sz w:val="20"/>
                  <w:szCs w:val="20"/>
                </w:rPr>
                <w:t xml:space="preserve"> </w:t>
              </w:r>
            </w:ins>
            <w:ins w:author="Tom Wilson" w:date="2026-09-22T14:20:00Z" w16du:dateUtc="2026-09-22T13:20:00Z" w:id="264">
              <w:r w:rsidR="00C42094">
                <w:rPr>
                  <w:rFonts w:ascii="Mulish" w:hAnsi="Mulish"/>
                  <w:i/>
                  <w:iCs/>
                  <w:color w:val="000000" w:themeColor="text1"/>
                  <w:sz w:val="20"/>
                  <w:szCs w:val="20"/>
                </w:rPr>
                <w:t>that are</w:t>
              </w:r>
            </w:ins>
            <w:r w:rsidRPr="23685E28">
              <w:rPr>
                <w:rFonts w:ascii="Mulish" w:hAnsi="Mulish"/>
                <w:i/>
                <w:iCs/>
                <w:color w:val="000000" w:themeColor="text1"/>
                <w:sz w:val="20"/>
                <w:szCs w:val="20"/>
              </w:rPr>
              <w:t xml:space="preserve"> provided for third-parties must be shared via</w:t>
            </w:r>
            <w:ins w:author="Tom Wilson" w:date="2026-09-22T14:17:00Z" w16du:dateUtc="2026-09-22T13:17:00Z" w:id="265">
              <w:r w:rsidR="002F7EF8">
                <w:rPr>
                  <w:rFonts w:ascii="Mulish" w:hAnsi="Mulish"/>
                  <w:i/>
                  <w:iCs/>
                  <w:color w:val="000000" w:themeColor="text1"/>
                  <w:sz w:val="20"/>
                  <w:szCs w:val="20"/>
                </w:rPr>
                <w:t xml:space="preserve"> the extracts container in the </w:t>
              </w:r>
            </w:ins>
            <w:del w:author="Tom Wilson" w:date="2026-09-22T14:17:00Z" w16du:dateUtc="2026-09-22T13:17:00Z" w:id="266">
              <w:r w:rsidRPr="23685E28" w:rsidDel="002F7EF8">
                <w:rPr>
                  <w:rFonts w:ascii="Mulish" w:hAnsi="Mulish"/>
                  <w:i/>
                  <w:iCs/>
                  <w:color w:val="000000" w:themeColor="text1"/>
                  <w:sz w:val="20"/>
                  <w:szCs w:val="20"/>
                </w:rPr>
                <w:delText xml:space="preserve"> </w:delText>
              </w:r>
            </w:del>
            <w:r w:rsidRPr="23685E28">
              <w:rPr>
                <w:rFonts w:ascii="Mulish" w:hAnsi="Mulish"/>
                <w:i/>
                <w:iCs/>
                <w:color w:val="000000" w:themeColor="text1"/>
                <w:sz w:val="20"/>
                <w:szCs w:val="20"/>
              </w:rPr>
              <w:t>Landing Storage</w:t>
            </w:r>
            <w:commentRangeEnd w:id="261"/>
            <w:r w:rsidR="00B5026E">
              <w:rPr>
                <w:rStyle w:val="CommentReference"/>
                <w:rFonts w:ascii="Mulish" w:hAnsi="Mulish"/>
                <w:i/>
                <w:iCs/>
                <w:color w:val="000000" w:themeColor="text1"/>
                <w:sz w:val="20"/>
                <w:szCs w:val="20"/>
              </w:rPr>
              <w:commentReference w:id="261"/>
            </w:r>
            <w:commentRangeEnd w:id="262"/>
            <w:r>
              <w:rPr>
                <w:rStyle w:val="CommentReference"/>
              </w:rPr>
              <w:commentReference w:id="262"/>
            </w:r>
            <w:ins w:author="Tom Wilson" w:date="2026-09-22T14:17:00Z" w16du:dateUtc="2026-09-22T13:17:00Z" w:id="267">
              <w:r w:rsidR="002F7EF8">
                <w:rPr>
                  <w:rFonts w:ascii="Mulish" w:hAnsi="Mulish"/>
                  <w:i/>
                  <w:iCs/>
                  <w:color w:val="000000" w:themeColor="text1"/>
                  <w:sz w:val="20"/>
                  <w:szCs w:val="20"/>
                </w:rPr>
                <w:t xml:space="preserve"> account</w:t>
              </w:r>
            </w:ins>
            <w:ins w:author="Tom Wilson" w:date="2026-09-22T14:20:00Z" w16du:dateUtc="2026-09-22T13:20:00Z" w:id="268">
              <w:r w:rsidR="00C42094">
                <w:rPr>
                  <w:rFonts w:ascii="Mulish" w:hAnsi="Mulish"/>
                  <w:i/>
                  <w:iCs/>
                  <w:color w:val="000000" w:themeColor="text1"/>
                  <w:sz w:val="20"/>
                  <w:szCs w:val="20"/>
                </w:rPr>
                <w:t xml:space="preserve"> by default</w:t>
              </w:r>
            </w:ins>
          </w:p>
        </w:tc>
        <w:tc>
          <w:tcPr>
            <w:tcW w:w="7371" w:type="dxa"/>
            <w:noWrap/>
          </w:tcPr>
          <w:p w:rsidR="00C977C6" w:rsidP="00023364" w:rsidRDefault="00B5026E" w14:paraId="2C97EEFE" w14:textId="586DCF7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5026E">
              <w:rPr>
                <w:rFonts w:ascii="Mulish" w:hAnsi="Mulish"/>
                <w:color w:val="000000"/>
                <w:sz w:val="20"/>
                <w:szCs w:val="20"/>
              </w:rPr>
              <w:t xml:space="preserve">Any required data extracts for </w:t>
            </w:r>
            <w:r w:rsidRPr="00B5026E">
              <w:rPr>
                <w:rFonts w:ascii="Mulish" w:hAnsi="Mulish"/>
                <w:b/>
                <w:bCs/>
                <w:i/>
                <w:iCs/>
                <w:color w:val="000000"/>
                <w:sz w:val="20"/>
                <w:szCs w:val="20"/>
              </w:rPr>
              <w:t>third parties</w:t>
            </w:r>
            <w:r w:rsidRPr="00B5026E">
              <w:rPr>
                <w:rFonts w:ascii="Mulish" w:hAnsi="Mulish"/>
                <w:color w:val="000000"/>
                <w:sz w:val="20"/>
                <w:szCs w:val="20"/>
              </w:rPr>
              <w:t xml:space="preserve"> are processed via Databricks Lakeflow Jobs or Pipelines and published to a dedicated </w:t>
            </w:r>
            <w:r w:rsidRPr="00E13A80" w:rsidR="00C977C6">
              <w:rPr>
                <w:rFonts w:ascii="Mulish" w:hAnsi="Mulish"/>
                <w:b/>
                <w:bCs/>
                <w:i/>
                <w:iCs/>
                <w:color w:val="000000"/>
                <w:sz w:val="20"/>
                <w:szCs w:val="20"/>
              </w:rPr>
              <w:t>‘</w:t>
            </w:r>
            <w:ins w:author="Tom Wilson" w:date="2026-09-22T14:27:00Z" w16du:dateUtc="2026-09-22T13:27:00Z" w:id="269">
              <w:r w:rsidR="002F30FA">
                <w:rPr>
                  <w:rFonts w:ascii="Mulish" w:hAnsi="Mulish"/>
                  <w:b/>
                  <w:bCs/>
                  <w:i/>
                  <w:iCs/>
                  <w:color w:val="000000"/>
                  <w:sz w:val="20"/>
                  <w:szCs w:val="20"/>
                </w:rPr>
                <w:t>e</w:t>
              </w:r>
            </w:ins>
            <w:del w:author="Tom Wilson" w:date="2026-09-22T14:27:00Z" w16du:dateUtc="2026-09-22T13:27:00Z" w:id="270">
              <w:r w:rsidRPr="00E13A80" w:rsidDel="002F30FA" w:rsidR="00C977C6">
                <w:rPr>
                  <w:rFonts w:ascii="Mulish" w:hAnsi="Mulish"/>
                  <w:b/>
                  <w:bCs/>
                  <w:i/>
                  <w:iCs/>
                  <w:color w:val="000000"/>
                  <w:sz w:val="20"/>
                  <w:szCs w:val="20"/>
                </w:rPr>
                <w:delText>E</w:delText>
              </w:r>
            </w:del>
            <w:r w:rsidRPr="00E13A80" w:rsidR="00C977C6">
              <w:rPr>
                <w:rFonts w:ascii="Mulish" w:hAnsi="Mulish"/>
                <w:b/>
                <w:bCs/>
                <w:i/>
                <w:iCs/>
                <w:color w:val="000000"/>
                <w:sz w:val="20"/>
                <w:szCs w:val="20"/>
              </w:rPr>
              <w:t>xtracts’</w:t>
            </w:r>
            <w:r w:rsidRPr="00B5026E">
              <w:rPr>
                <w:rFonts w:ascii="Mulish" w:hAnsi="Mulish"/>
                <w:color w:val="000000"/>
                <w:sz w:val="20"/>
                <w:szCs w:val="20"/>
              </w:rPr>
              <w:t xml:space="preserve"> container in Landing Storage</w:t>
            </w:r>
            <w:r w:rsidR="00C977C6">
              <w:rPr>
                <w:rFonts w:ascii="Mulish" w:hAnsi="Mulish"/>
                <w:color w:val="000000"/>
                <w:sz w:val="20"/>
                <w:szCs w:val="20"/>
              </w:rPr>
              <w:t>. Ext</w:t>
            </w:r>
            <w:r w:rsidR="00E13A80">
              <w:rPr>
                <w:rFonts w:ascii="Mulish" w:hAnsi="Mulish"/>
                <w:color w:val="000000"/>
                <w:sz w:val="20"/>
                <w:szCs w:val="20"/>
              </w:rPr>
              <w:t>r</w:t>
            </w:r>
            <w:r w:rsidR="00C977C6">
              <w:rPr>
                <w:rFonts w:ascii="Mulish" w:hAnsi="Mulish"/>
                <w:color w:val="000000"/>
                <w:sz w:val="20"/>
                <w:szCs w:val="20"/>
              </w:rPr>
              <w:t>acts for each entity will be separated via sub-directories in the ‘</w:t>
            </w:r>
            <w:ins w:author="Tom Wilson" w:date="2026-09-22T14:19:00Z" w16du:dateUtc="2026-09-22T13:19:00Z" w:id="271">
              <w:r w:rsidRPr="005C0830" w:rsidR="005C0830">
                <w:rPr>
                  <w:rFonts w:ascii="Mulish" w:hAnsi="Mulish"/>
                  <w:i/>
                  <w:iCs/>
                  <w:color w:val="000000"/>
                  <w:sz w:val="20"/>
                  <w:szCs w:val="20"/>
                  <w:rPrChange w:author="Tom Wilson" w:date="2026-09-22T14:19:00Z" w16du:dateUtc="2026-09-22T13:19:00Z" w:id="272">
                    <w:rPr>
                      <w:rFonts w:ascii="Mulish" w:hAnsi="Mulish"/>
                      <w:color w:val="000000"/>
                      <w:sz w:val="20"/>
                      <w:szCs w:val="20"/>
                    </w:rPr>
                  </w:rPrChange>
                </w:rPr>
                <w:t>e</w:t>
              </w:r>
            </w:ins>
            <w:del w:author="Tom Wilson" w:date="2026-09-22T14:19:00Z" w16du:dateUtc="2026-09-22T13:19:00Z" w:id="273">
              <w:r w:rsidRPr="005C0830" w:rsidDel="005C0830" w:rsidR="00C977C6">
                <w:rPr>
                  <w:rFonts w:ascii="Mulish" w:hAnsi="Mulish"/>
                  <w:i/>
                  <w:iCs/>
                  <w:color w:val="000000"/>
                  <w:sz w:val="20"/>
                  <w:szCs w:val="20"/>
                  <w:rPrChange w:author="Tom Wilson" w:date="2026-09-22T14:19:00Z" w16du:dateUtc="2026-09-22T13:19:00Z" w:id="274">
                    <w:rPr>
                      <w:rFonts w:ascii="Mulish" w:hAnsi="Mulish"/>
                      <w:color w:val="000000"/>
                      <w:sz w:val="20"/>
                      <w:szCs w:val="20"/>
                    </w:rPr>
                  </w:rPrChange>
                </w:rPr>
                <w:delText>E</w:delText>
              </w:r>
            </w:del>
            <w:r w:rsidRPr="005C0830" w:rsidR="00C977C6">
              <w:rPr>
                <w:rFonts w:ascii="Mulish" w:hAnsi="Mulish"/>
                <w:i/>
                <w:iCs/>
                <w:color w:val="000000"/>
                <w:sz w:val="20"/>
                <w:szCs w:val="20"/>
                <w:rPrChange w:author="Tom Wilson" w:date="2026-09-22T14:19:00Z" w16du:dateUtc="2026-09-22T13:19:00Z" w:id="275">
                  <w:rPr>
                    <w:rFonts w:ascii="Mulish" w:hAnsi="Mulish"/>
                    <w:color w:val="000000"/>
                    <w:sz w:val="20"/>
                    <w:szCs w:val="20"/>
                  </w:rPr>
                </w:rPrChange>
              </w:rPr>
              <w:t xml:space="preserve">xtracts’ </w:t>
            </w:r>
            <w:r w:rsidR="00C977C6">
              <w:rPr>
                <w:rFonts w:ascii="Mulish" w:hAnsi="Mulish"/>
                <w:color w:val="000000"/>
                <w:sz w:val="20"/>
                <w:szCs w:val="20"/>
              </w:rPr>
              <w:t>container</w:t>
            </w:r>
            <w:r w:rsidRPr="00B5026E">
              <w:rPr>
                <w:rFonts w:ascii="Mulish" w:hAnsi="Mulish"/>
                <w:color w:val="000000"/>
                <w:sz w:val="20"/>
                <w:szCs w:val="20"/>
              </w:rPr>
              <w:t xml:space="preserve">. </w:t>
            </w:r>
            <w:r w:rsidR="00C977C6">
              <w:rPr>
                <w:rFonts w:ascii="Mulish" w:hAnsi="Mulish"/>
                <w:color w:val="000000"/>
                <w:sz w:val="20"/>
                <w:szCs w:val="20"/>
              </w:rPr>
              <w:br/>
            </w:r>
          </w:p>
          <w:p w:rsidRPr="00C977C6" w:rsidR="00580B86" w:rsidP="00023364" w:rsidRDefault="00B5026E" w14:paraId="4BC397BB" w14:textId="6ADE41D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5026E">
              <w:rPr>
                <w:rFonts w:ascii="Mulish" w:hAnsi="Mulish"/>
                <w:color w:val="000000"/>
                <w:sz w:val="20"/>
                <w:szCs w:val="20"/>
              </w:rPr>
              <w:t>This approach minimises security risk, as</w:t>
            </w:r>
            <w:r w:rsidR="00F11B6C">
              <w:rPr>
                <w:rFonts w:ascii="Mulish" w:hAnsi="Mulish"/>
                <w:color w:val="000000"/>
                <w:sz w:val="20"/>
                <w:szCs w:val="20"/>
              </w:rPr>
              <w:t xml:space="preserve"> the Landing Storage Azure Blob Storage account is the only one</w:t>
            </w:r>
            <w:r w:rsidR="00CD54D0">
              <w:rPr>
                <w:rFonts w:ascii="Mulish" w:hAnsi="Mulish"/>
                <w:color w:val="000000"/>
                <w:sz w:val="20"/>
                <w:szCs w:val="20"/>
              </w:rPr>
              <w:t xml:space="preserve"> that allows external third-party access. This significantly reduces the blast radius should their be any form of security or vulnerability </w:t>
            </w:r>
            <w:r w:rsidR="00E13A80">
              <w:rPr>
                <w:rFonts w:ascii="Mulish" w:hAnsi="Mulish"/>
                <w:color w:val="000000"/>
                <w:sz w:val="20"/>
                <w:szCs w:val="20"/>
              </w:rPr>
              <w:t>exposure introduced by a third party.</w:t>
            </w:r>
          </w:p>
        </w:tc>
      </w:tr>
      <w:tr w:rsidRPr="009D210A" w:rsidR="008867EE" w:rsidTr="23685E28" w14:paraId="5AFE928C" w14:textId="77777777">
        <w:trPr>
          <w:trHeight w:val="320"/>
          <w:ins w:author="Tom Wilson" w:date="2026-09-22T14:20:00Z" w16du:dateUtc="2026-09-22T13:20:00Z" w:id="276"/>
        </w:trPr>
        <w:tc>
          <w:tcPr>
            <w:cnfStyle w:val="001000000000" w:firstRow="0" w:lastRow="0" w:firstColumn="1" w:lastColumn="0" w:oddVBand="0" w:evenVBand="0" w:oddHBand="0" w:evenHBand="0" w:firstRowFirstColumn="0" w:firstRowLastColumn="0" w:lastRowFirstColumn="0" w:lastRowLastColumn="0"/>
            <w:tcW w:w="1186" w:type="dxa"/>
            <w:noWrap/>
          </w:tcPr>
          <w:p w:rsidR="008867EE" w:rsidP="00540EC3" w:rsidRDefault="008867EE" w14:paraId="48760CAC" w14:textId="2E363229">
            <w:pPr>
              <w:rPr>
                <w:ins w:author="Tom Wilson" w:date="2026-09-22T14:20:00Z" w16du:dateUtc="2026-09-22T13:20:00Z" w:id="277"/>
                <w:rFonts w:ascii="Mulish" w:hAnsi="Mulish"/>
                <w:color w:val="000000"/>
                <w:sz w:val="20"/>
                <w:szCs w:val="20"/>
              </w:rPr>
            </w:pPr>
            <w:ins w:author="Tom Wilson" w:date="2026-09-22T14:20:00Z" w16du:dateUtc="2026-09-22T13:20:00Z" w:id="278">
              <w:r>
                <w:rPr>
                  <w:rFonts w:ascii="Mulish" w:hAnsi="Mulish"/>
                  <w:color w:val="000000"/>
                  <w:sz w:val="20"/>
                  <w:szCs w:val="20"/>
                </w:rPr>
                <w:t>ADD-058</w:t>
              </w:r>
            </w:ins>
          </w:p>
        </w:tc>
        <w:tc>
          <w:tcPr>
            <w:tcW w:w="2075" w:type="dxa"/>
            <w:noWrap/>
          </w:tcPr>
          <w:p w:rsidRPr="00B5026E" w:rsidR="008867EE" w:rsidP="00540EC3" w:rsidRDefault="008867EE" w14:paraId="73D108AF" w14:textId="7A381B61">
            <w:pPr>
              <w:cnfStyle w:val="000000000000" w:firstRow="0" w:lastRow="0" w:firstColumn="0" w:lastColumn="0" w:oddVBand="0" w:evenVBand="0" w:oddHBand="0" w:evenHBand="0" w:firstRowFirstColumn="0" w:firstRowLastColumn="0" w:lastRowFirstColumn="0" w:lastRowLastColumn="0"/>
              <w:rPr>
                <w:ins w:author="Tom Wilson" w:date="2026-09-22T14:20:00Z" w16du:dateUtc="2026-09-22T13:20:00Z" w:id="279"/>
                <w:rFonts w:ascii="Mulish" w:hAnsi="Mulish"/>
                <w:color w:val="000000"/>
                <w:sz w:val="20"/>
                <w:szCs w:val="20"/>
              </w:rPr>
            </w:pPr>
            <w:ins w:author="Tom Wilson" w:date="2026-09-22T14:20:00Z" w16du:dateUtc="2026-09-22T13:20:00Z" w:id="280">
              <w:r w:rsidRPr="00B5026E">
                <w:rPr>
                  <w:rFonts w:ascii="Mulish" w:hAnsi="Mulish"/>
                  <w:color w:val="000000"/>
                  <w:sz w:val="20"/>
                  <w:szCs w:val="20"/>
                </w:rPr>
                <w:t xml:space="preserve">FR-008, FR-010, FR-012, </w:t>
              </w:r>
            </w:ins>
            <w:ins w:author="Tom Wilson" w:date="2026-09-22T14:22:00Z" w16du:dateUtc="2026-09-22T13:22:00Z" w:id="281">
              <w:r w:rsidR="00CD5C00">
                <w:rPr>
                  <w:rFonts w:ascii="Mulish" w:hAnsi="Mulish"/>
                  <w:color w:val="000000"/>
                  <w:sz w:val="20"/>
                  <w:szCs w:val="20"/>
                </w:rPr>
                <w:t>NFR-020</w:t>
              </w:r>
              <w:r w:rsidR="00A5652E">
                <w:rPr>
                  <w:rFonts w:ascii="Mulish" w:hAnsi="Mulish"/>
                  <w:color w:val="000000"/>
                  <w:sz w:val="20"/>
                  <w:szCs w:val="20"/>
                </w:rPr>
                <w:t xml:space="preserve">, </w:t>
              </w:r>
            </w:ins>
            <w:ins w:author="Tom Wilson" w:date="2026-09-22T14:20:00Z" w16du:dateUtc="2026-09-22T13:20:00Z" w:id="282">
              <w:r w:rsidRPr="00B5026E">
                <w:rPr>
                  <w:rFonts w:ascii="Mulish" w:hAnsi="Mulish"/>
                  <w:color w:val="000000"/>
                  <w:sz w:val="20"/>
                  <w:szCs w:val="20"/>
                </w:rPr>
                <w:t>FR-021, FR-022</w:t>
              </w:r>
            </w:ins>
          </w:p>
        </w:tc>
        <w:tc>
          <w:tcPr>
            <w:tcW w:w="3543" w:type="dxa"/>
            <w:noWrap/>
          </w:tcPr>
          <w:p w:rsidR="008867EE" w:rsidP="23685E28" w:rsidRDefault="00A5652E" w14:paraId="2235C493" w14:textId="77777777">
            <w:pPr>
              <w:cnfStyle w:val="000000000000" w:firstRow="0" w:lastRow="0" w:firstColumn="0" w:lastColumn="0" w:oddVBand="0" w:evenVBand="0" w:oddHBand="0" w:evenHBand="0" w:firstRowFirstColumn="0" w:firstRowLastColumn="0" w:lastRowFirstColumn="0" w:lastRowLastColumn="0"/>
              <w:rPr>
                <w:ins w:author="Tom Wilson" w:date="2026-09-22T14:23:00Z" w16du:dateUtc="2026-09-22T13:23:00Z" w:id="283"/>
                <w:rFonts w:ascii="Mulish" w:hAnsi="Mulish"/>
                <w:i/>
                <w:iCs/>
                <w:color w:val="000000" w:themeColor="text1"/>
                <w:sz w:val="20"/>
                <w:szCs w:val="20"/>
              </w:rPr>
            </w:pPr>
            <w:ins w:author="Tom Wilson" w:date="2026-09-22T14:22:00Z" w16du:dateUtc="2026-09-22T13:22:00Z" w:id="284">
              <w:r>
                <w:rPr>
                  <w:rFonts w:ascii="Mulish" w:hAnsi="Mulish"/>
                  <w:i/>
                  <w:iCs/>
                  <w:color w:val="000000" w:themeColor="text1"/>
                  <w:sz w:val="20"/>
                  <w:szCs w:val="20"/>
                </w:rPr>
                <w:t>Data can be shared with third-parties using Databricks and</w:t>
              </w:r>
            </w:ins>
            <w:ins w:author="Tom Wilson" w:date="2026-09-22T14:23:00Z" w16du:dateUtc="2026-09-22T13:23:00Z" w:id="285">
              <w:r>
                <w:rPr>
                  <w:rFonts w:ascii="Mulish" w:hAnsi="Mulish"/>
                  <w:i/>
                  <w:iCs/>
                  <w:color w:val="000000" w:themeColor="text1"/>
                  <w:sz w:val="20"/>
                  <w:szCs w:val="20"/>
                </w:rPr>
                <w:t xml:space="preserve"> Unity Catalogue via Delta Sharing technology</w:t>
              </w:r>
            </w:ins>
          </w:p>
          <w:p w:rsidRPr="23685E28" w:rsidR="00AB18A4" w:rsidP="23685E28" w:rsidRDefault="00AB18A4" w14:paraId="3547187D" w14:textId="07E29C06">
            <w:pPr>
              <w:cnfStyle w:val="000000000000" w:firstRow="0" w:lastRow="0" w:firstColumn="0" w:lastColumn="0" w:oddVBand="0" w:evenVBand="0" w:oddHBand="0" w:evenHBand="0" w:firstRowFirstColumn="0" w:firstRowLastColumn="0" w:lastRowFirstColumn="0" w:lastRowLastColumn="0"/>
              <w:rPr>
                <w:ins w:author="Tom Wilson" w:date="2026-09-22T14:20:00Z" w16du:dateUtc="2026-09-22T13:20:00Z" w:id="286"/>
                <w:rFonts w:ascii="Mulish" w:hAnsi="Mulish"/>
                <w:i/>
                <w:iCs/>
                <w:color w:val="000000" w:themeColor="text1"/>
                <w:sz w:val="20"/>
                <w:szCs w:val="20"/>
              </w:rPr>
            </w:pPr>
          </w:p>
        </w:tc>
        <w:tc>
          <w:tcPr>
            <w:tcW w:w="7371" w:type="dxa"/>
            <w:noWrap/>
          </w:tcPr>
          <w:p w:rsidRPr="00AC7C09" w:rsidR="00AC7C09" w:rsidP="00AC7C09" w:rsidRDefault="00AC7C09" w14:paraId="2E39B106" w14:textId="77777777">
            <w:pPr>
              <w:cnfStyle w:val="000000000000" w:firstRow="0" w:lastRow="0" w:firstColumn="0" w:lastColumn="0" w:oddVBand="0" w:evenVBand="0" w:oddHBand="0" w:evenHBand="0" w:firstRowFirstColumn="0" w:firstRowLastColumn="0" w:lastRowFirstColumn="0" w:lastRowLastColumn="0"/>
              <w:rPr>
                <w:ins w:author="Tom Wilson" w:date="2026-09-22T14:26:00Z" w16du:dateUtc="2026-09-22T13:26:00Z" w:id="287"/>
                <w:rFonts w:ascii="Mulish" w:hAnsi="Mulish"/>
                <w:color w:val="000000"/>
                <w:sz w:val="20"/>
                <w:szCs w:val="20"/>
              </w:rPr>
            </w:pPr>
            <w:ins w:author="Tom Wilson" w:date="2026-09-22T14:26:00Z" w16du:dateUtc="2026-09-22T13:26:00Z" w:id="288">
              <w:r w:rsidRPr="00AC7C09">
                <w:rPr>
                  <w:rFonts w:ascii="Mulish" w:hAnsi="Mulish"/>
                  <w:color w:val="000000"/>
                  <w:sz w:val="20"/>
                  <w:szCs w:val="20"/>
                </w:rPr>
                <w:t xml:space="preserve">In addition to the above, for those third-parties who also use Databricks and Unity Catalogue we have the option to share data directly using the Delta Sharing technology. </w:t>
              </w:r>
            </w:ins>
          </w:p>
          <w:p w:rsidRPr="00AC7C09" w:rsidR="00AC7C09" w:rsidP="00AC7C09" w:rsidRDefault="00AC7C09" w14:paraId="7649081A" w14:textId="77777777">
            <w:pPr>
              <w:cnfStyle w:val="000000000000" w:firstRow="0" w:lastRow="0" w:firstColumn="0" w:lastColumn="0" w:oddVBand="0" w:evenVBand="0" w:oddHBand="0" w:evenHBand="0" w:firstRowFirstColumn="0" w:firstRowLastColumn="0" w:lastRowFirstColumn="0" w:lastRowLastColumn="0"/>
              <w:rPr>
                <w:ins w:author="Tom Wilson" w:date="2026-09-22T14:26:00Z" w16du:dateUtc="2026-09-22T13:26:00Z" w:id="289"/>
                <w:rFonts w:ascii="Mulish" w:hAnsi="Mulish"/>
                <w:color w:val="000000"/>
                <w:sz w:val="20"/>
                <w:szCs w:val="20"/>
              </w:rPr>
            </w:pPr>
          </w:p>
          <w:p w:rsidR="008867EE" w:rsidP="00AC7C09" w:rsidRDefault="00AC7C09" w14:paraId="34A56A8E" w14:textId="77777777">
            <w:pPr>
              <w:cnfStyle w:val="000000000000" w:firstRow="0" w:lastRow="0" w:firstColumn="0" w:lastColumn="0" w:oddVBand="0" w:evenVBand="0" w:oddHBand="0" w:evenHBand="0" w:firstRowFirstColumn="0" w:firstRowLastColumn="0" w:lastRowFirstColumn="0" w:lastRowLastColumn="0"/>
              <w:rPr>
                <w:ins w:author="Tom Wilson" w:date="2026-09-22T14:26:00Z" w16du:dateUtc="2026-09-22T13:26:00Z" w:id="290"/>
                <w:rFonts w:ascii="Mulish" w:hAnsi="Mulish"/>
                <w:color w:val="000000"/>
                <w:sz w:val="20"/>
                <w:szCs w:val="20"/>
              </w:rPr>
            </w:pPr>
            <w:ins w:author="Tom Wilson" w:date="2026-09-22T14:26:00Z" w16du:dateUtc="2026-09-22T13:26:00Z" w:id="291">
              <w:r w:rsidRPr="00AC7C09">
                <w:rPr>
                  <w:rFonts w:ascii="Mulish" w:hAnsi="Mulish"/>
                  <w:color w:val="000000"/>
                  <w:sz w:val="20"/>
                  <w:szCs w:val="20"/>
                </w:rPr>
                <w:t>This provides controlled and governed access to approved datasets within Unity Catalogue. Dedicated service principals and strict RBAC controls using least privileges access must facilitate the share to minimise risk of unwanted data exposure to third-parties.</w:t>
              </w:r>
            </w:ins>
          </w:p>
          <w:p w:rsidRPr="00B5026E" w:rsidR="00AC7C09" w:rsidP="00AC7C09" w:rsidRDefault="00AC7C09" w14:paraId="03833115" w14:textId="6AC8BDFC">
            <w:pPr>
              <w:cnfStyle w:val="000000000000" w:firstRow="0" w:lastRow="0" w:firstColumn="0" w:lastColumn="0" w:oddVBand="0" w:evenVBand="0" w:oddHBand="0" w:evenHBand="0" w:firstRowFirstColumn="0" w:firstRowLastColumn="0" w:lastRowFirstColumn="0" w:lastRowLastColumn="0"/>
              <w:rPr>
                <w:ins w:author="Tom Wilson" w:date="2026-09-22T14:20:00Z" w16du:dateUtc="2026-09-22T13:20:00Z" w:id="292"/>
                <w:rFonts w:ascii="Mulish" w:hAnsi="Mulish"/>
                <w:color w:val="000000"/>
                <w:sz w:val="20"/>
                <w:szCs w:val="20"/>
              </w:rPr>
            </w:pPr>
          </w:p>
        </w:tc>
      </w:tr>
      <w:tr w:rsidRPr="009D210A" w:rsidR="00B634D3" w:rsidTr="23685E28" w14:paraId="302A9688" w14:textId="77777777">
        <w:trPr>
          <w:trHeight w:val="320"/>
          <w:ins w:author="Tom Wilson" w:date="2026-09-22T14:13:00Z" w16du:dateUtc="2026-09-22T13:13:00Z" w:id="293"/>
        </w:trPr>
        <w:tc>
          <w:tcPr>
            <w:cnfStyle w:val="001000000000" w:firstRow="0" w:lastRow="0" w:firstColumn="1" w:lastColumn="0" w:oddVBand="0" w:evenVBand="0" w:oddHBand="0" w:evenHBand="0" w:firstRowFirstColumn="0" w:firstRowLastColumn="0" w:lastRowFirstColumn="0" w:lastRowLastColumn="0"/>
            <w:tcW w:w="1186" w:type="dxa"/>
            <w:noWrap/>
          </w:tcPr>
          <w:p w:rsidR="00B634D3" w:rsidP="00540EC3" w:rsidRDefault="00B634D3" w14:paraId="25B58BE4" w14:textId="78599B40">
            <w:pPr>
              <w:rPr>
                <w:ins w:author="Tom Wilson" w:date="2026-09-22T14:13:00Z" w16du:dateUtc="2026-09-22T13:13:00Z" w:id="294"/>
                <w:rFonts w:ascii="Mulish" w:hAnsi="Mulish"/>
                <w:color w:val="000000"/>
                <w:sz w:val="20"/>
                <w:szCs w:val="20"/>
              </w:rPr>
            </w:pPr>
            <w:ins w:author="Tom Wilson" w:date="2026-09-22T14:13:00Z" w16du:dateUtc="2026-09-22T13:13:00Z" w:id="295">
              <w:r>
                <w:rPr>
                  <w:rFonts w:ascii="Mulish" w:hAnsi="Mulish"/>
                  <w:color w:val="000000"/>
                  <w:sz w:val="20"/>
                  <w:szCs w:val="20"/>
                </w:rPr>
                <w:t>ADD-05</w:t>
              </w:r>
            </w:ins>
            <w:ins w:author="Tom Wilson" w:date="2026-09-22T14:20:00Z" w16du:dateUtc="2026-09-22T13:20:00Z" w:id="296">
              <w:r w:rsidR="008867EE">
                <w:rPr>
                  <w:rFonts w:ascii="Mulish" w:hAnsi="Mulish"/>
                  <w:color w:val="000000"/>
                  <w:sz w:val="20"/>
                  <w:szCs w:val="20"/>
                </w:rPr>
                <w:t>9</w:t>
              </w:r>
            </w:ins>
          </w:p>
        </w:tc>
        <w:tc>
          <w:tcPr>
            <w:tcW w:w="2075" w:type="dxa"/>
            <w:noWrap/>
          </w:tcPr>
          <w:p w:rsidRPr="00B5026E" w:rsidR="00B634D3" w:rsidP="00540EC3" w:rsidRDefault="00B634D3" w14:paraId="40C47DF9" w14:textId="1594C87C">
            <w:pPr>
              <w:cnfStyle w:val="000000000000" w:firstRow="0" w:lastRow="0" w:firstColumn="0" w:lastColumn="0" w:oddVBand="0" w:evenVBand="0" w:oddHBand="0" w:evenHBand="0" w:firstRowFirstColumn="0" w:firstRowLastColumn="0" w:lastRowFirstColumn="0" w:lastRowLastColumn="0"/>
              <w:rPr>
                <w:ins w:author="Tom Wilson" w:date="2026-09-22T14:13:00Z" w16du:dateUtc="2026-09-22T13:13:00Z" w:id="297"/>
                <w:rFonts w:ascii="Mulish" w:hAnsi="Mulish"/>
                <w:color w:val="000000"/>
                <w:sz w:val="20"/>
                <w:szCs w:val="20"/>
              </w:rPr>
            </w:pPr>
            <w:ins w:author="Tom Wilson" w:date="2026-09-22T14:13:00Z" w16du:dateUtc="2026-09-22T13:13:00Z" w:id="298">
              <w:r w:rsidRPr="00B5026E">
                <w:rPr>
                  <w:rFonts w:ascii="Mulish" w:hAnsi="Mulish"/>
                  <w:color w:val="000000"/>
                  <w:sz w:val="20"/>
                  <w:szCs w:val="20"/>
                </w:rPr>
                <w:t>FR-008, FR-010, FR-012, FR-021, FR-022</w:t>
              </w:r>
            </w:ins>
          </w:p>
        </w:tc>
        <w:tc>
          <w:tcPr>
            <w:tcW w:w="3543" w:type="dxa"/>
            <w:noWrap/>
          </w:tcPr>
          <w:p w:rsidRPr="23685E28" w:rsidR="00B634D3" w:rsidP="23685E28" w:rsidRDefault="00B634D3" w14:paraId="4D21929F" w14:textId="707A26C7">
            <w:pPr>
              <w:cnfStyle w:val="000000000000" w:firstRow="0" w:lastRow="0" w:firstColumn="0" w:lastColumn="0" w:oddVBand="0" w:evenVBand="0" w:oddHBand="0" w:evenHBand="0" w:firstRowFirstColumn="0" w:firstRowLastColumn="0" w:lastRowFirstColumn="0" w:lastRowLastColumn="0"/>
              <w:rPr>
                <w:ins w:author="Tom Wilson" w:date="2026-09-22T14:13:00Z" w16du:dateUtc="2026-09-22T13:13:00Z" w:id="299"/>
                <w:rFonts w:ascii="Mulish" w:hAnsi="Mulish"/>
                <w:i/>
                <w:iCs/>
                <w:color w:val="000000" w:themeColor="text1"/>
                <w:sz w:val="20"/>
                <w:szCs w:val="20"/>
              </w:rPr>
            </w:pPr>
            <w:ins w:author="Tom Wilson" w:date="2026-09-22T14:13:00Z" w16du:dateUtc="2026-09-22T13:13:00Z" w:id="300">
              <w:r>
                <w:rPr>
                  <w:rFonts w:ascii="Mulish" w:hAnsi="Mulish"/>
                  <w:i/>
                  <w:iCs/>
                  <w:color w:val="000000" w:themeColor="text1"/>
                  <w:sz w:val="20"/>
                  <w:szCs w:val="20"/>
                </w:rPr>
                <w:t>Data extracts provid</w:t>
              </w:r>
            </w:ins>
            <w:ins w:author="Tom Wilson" w:date="2026-09-22T14:14:00Z" w16du:dateUtc="2026-09-22T13:14:00Z" w:id="301">
              <w:r>
                <w:rPr>
                  <w:rFonts w:ascii="Mulish" w:hAnsi="Mulish"/>
                  <w:i/>
                  <w:iCs/>
                  <w:color w:val="000000" w:themeColor="text1"/>
                  <w:sz w:val="20"/>
                  <w:szCs w:val="20"/>
                </w:rPr>
                <w:t>ed for</w:t>
              </w:r>
              <w:r w:rsidR="002C41C1">
                <w:rPr>
                  <w:rFonts w:ascii="Mulish" w:hAnsi="Mulish"/>
                  <w:i/>
                  <w:iCs/>
                  <w:color w:val="000000" w:themeColor="text1"/>
                  <w:sz w:val="20"/>
                  <w:szCs w:val="20"/>
                </w:rPr>
                <w:t xml:space="preserve"> </w:t>
              </w:r>
              <w:r w:rsidR="00057084">
                <w:rPr>
                  <w:rFonts w:ascii="Mulish" w:hAnsi="Mulish"/>
                  <w:i/>
                  <w:iCs/>
                  <w:color w:val="000000" w:themeColor="text1"/>
                  <w:sz w:val="20"/>
                  <w:szCs w:val="20"/>
                </w:rPr>
                <w:t xml:space="preserve">Doubtless </w:t>
              </w:r>
            </w:ins>
            <w:ins w:author="Tom Wilson" w:date="2026-09-22T14:15:00Z" w16du:dateUtc="2026-09-22T13:15:00Z" w:id="302">
              <w:r w:rsidR="002C41C1">
                <w:rPr>
                  <w:rFonts w:ascii="Mulish" w:hAnsi="Mulish"/>
                  <w:i/>
                  <w:iCs/>
                  <w:color w:val="000000" w:themeColor="text1"/>
                  <w:sz w:val="20"/>
                  <w:szCs w:val="20"/>
                </w:rPr>
                <w:t xml:space="preserve">use, including </w:t>
              </w:r>
              <w:r w:rsidR="0081455D">
                <w:rPr>
                  <w:rFonts w:ascii="Mulish" w:hAnsi="Mulish"/>
                  <w:i/>
                  <w:iCs/>
                  <w:color w:val="000000" w:themeColor="text1"/>
                  <w:sz w:val="20"/>
                  <w:szCs w:val="20"/>
                </w:rPr>
                <w:t>entities</w:t>
              </w:r>
            </w:ins>
            <w:ins w:author="Tom Wilson" w:date="2026-09-22T14:16:00Z" w16du:dateUtc="2026-09-22T13:16:00Z" w:id="303">
              <w:r w:rsidR="009827D8">
                <w:rPr>
                  <w:rFonts w:ascii="Mulish" w:hAnsi="Mulish"/>
                  <w:i/>
                  <w:iCs/>
                  <w:color w:val="000000" w:themeColor="text1"/>
                  <w:sz w:val="20"/>
                  <w:szCs w:val="20"/>
                </w:rPr>
                <w:t xml:space="preserve">, must be shared via </w:t>
              </w:r>
              <w:r w:rsidR="002F7EF8">
                <w:rPr>
                  <w:rFonts w:ascii="Mulish" w:hAnsi="Mulish"/>
                  <w:i/>
                  <w:iCs/>
                  <w:color w:val="000000" w:themeColor="text1"/>
                  <w:sz w:val="20"/>
                  <w:szCs w:val="20"/>
                </w:rPr>
                <w:t xml:space="preserve">the extracts container within the </w:t>
              </w:r>
            </w:ins>
            <w:ins w:author="Tom Wilson" w:date="2026-09-22T14:18:00Z" w16du:dateUtc="2026-09-22T13:18:00Z" w:id="304">
              <w:r w:rsidR="00FA0ADC">
                <w:rPr>
                  <w:rFonts w:ascii="Mulish" w:hAnsi="Mulish"/>
                  <w:i/>
                  <w:iCs/>
                  <w:color w:val="000000" w:themeColor="text1"/>
                  <w:sz w:val="20"/>
                  <w:szCs w:val="20"/>
                </w:rPr>
                <w:t>Data Storage account</w:t>
              </w:r>
            </w:ins>
          </w:p>
        </w:tc>
        <w:tc>
          <w:tcPr>
            <w:tcW w:w="7371" w:type="dxa"/>
            <w:noWrap/>
          </w:tcPr>
          <w:p w:rsidRPr="00B5026E" w:rsidR="00B634D3" w:rsidP="00023364" w:rsidRDefault="002F30FA" w14:paraId="1C02BD73" w14:textId="14C8ED7E">
            <w:pPr>
              <w:cnfStyle w:val="000000000000" w:firstRow="0" w:lastRow="0" w:firstColumn="0" w:lastColumn="0" w:oddVBand="0" w:evenVBand="0" w:oddHBand="0" w:evenHBand="0" w:firstRowFirstColumn="0" w:firstRowLastColumn="0" w:lastRowFirstColumn="0" w:lastRowLastColumn="0"/>
              <w:rPr>
                <w:ins w:author="Tom Wilson" w:date="2026-09-22T14:13:00Z" w16du:dateUtc="2026-09-22T13:13:00Z" w:id="305"/>
                <w:rFonts w:ascii="Mulish" w:hAnsi="Mulish"/>
                <w:color w:val="000000"/>
                <w:sz w:val="20"/>
                <w:szCs w:val="20"/>
              </w:rPr>
            </w:pPr>
            <w:ins w:author="Tom Wilson" w:date="2026-09-22T14:27:00Z" w16du:dateUtc="2026-09-22T13:27:00Z" w:id="306">
              <w:r w:rsidRPr="002F30FA">
                <w:rPr>
                  <w:rFonts w:ascii="Mulish" w:hAnsi="Mulish"/>
                  <w:color w:val="000000"/>
                  <w:sz w:val="20"/>
                  <w:szCs w:val="20"/>
                </w:rPr>
                <w:t xml:space="preserve">Data extracts required for Doubtless internal use, including individual entities, are processed via Databricks Lakeflow Jobs or Pipelines and published to a dedicated </w:t>
              </w:r>
              <w:r w:rsidRPr="0000722E">
                <w:rPr>
                  <w:rFonts w:ascii="Mulish" w:hAnsi="Mulish"/>
                  <w:i/>
                  <w:iCs/>
                  <w:color w:val="000000"/>
                  <w:sz w:val="20"/>
                  <w:szCs w:val="20"/>
                  <w:rPrChange w:author="Tom Wilson" w:date="2026-09-23T08:18:00Z" w16du:dateUtc="2026-09-23T07:18:00Z" w:id="307">
                    <w:rPr>
                      <w:rFonts w:ascii="Mulish" w:hAnsi="Mulish"/>
                      <w:color w:val="000000"/>
                      <w:sz w:val="20"/>
                      <w:szCs w:val="20"/>
                    </w:rPr>
                  </w:rPrChange>
                </w:rPr>
                <w:t>‘extracts</w:t>
              </w:r>
            </w:ins>
            <w:ins w:author="Tom Wilson" w:date="2026-09-23T08:16:00Z" w16du:dateUtc="2026-09-23T07:16:00Z" w:id="308">
              <w:r w:rsidRPr="0000722E" w:rsidR="001157F0">
                <w:rPr>
                  <w:rFonts w:ascii="Mulish" w:hAnsi="Mulish"/>
                  <w:i/>
                  <w:iCs/>
                  <w:color w:val="000000"/>
                  <w:sz w:val="20"/>
                  <w:szCs w:val="20"/>
                  <w:rPrChange w:author="Tom Wilson" w:date="2026-09-23T08:18:00Z" w16du:dateUtc="2026-09-23T07:18:00Z" w:id="309">
                    <w:rPr>
                      <w:rFonts w:ascii="Mulish" w:hAnsi="Mulish"/>
                      <w:color w:val="000000"/>
                      <w:sz w:val="20"/>
                      <w:szCs w:val="20"/>
                    </w:rPr>
                  </w:rPrChange>
                </w:rPr>
                <w:t>’</w:t>
              </w:r>
            </w:ins>
            <w:ins w:author="Tom Wilson" w:date="2026-09-22T14:27:00Z" w16du:dateUtc="2026-09-22T13:27:00Z" w:id="310">
              <w:r w:rsidRPr="002F30FA">
                <w:rPr>
                  <w:rFonts w:ascii="Mulish" w:hAnsi="Mulish"/>
                  <w:color w:val="000000"/>
                  <w:sz w:val="20"/>
                  <w:szCs w:val="20"/>
                </w:rPr>
                <w:t xml:space="preserve"> container in Data Storage. Extracts for each entity will be separated via sub-directories in the ‘_extracts’_ container.</w:t>
              </w:r>
            </w:ins>
          </w:p>
        </w:tc>
      </w:tr>
    </w:tbl>
    <w:p w:rsidR="00E13A80" w:rsidP="00DB080E" w:rsidRDefault="00E13A80" w14:paraId="5712F2AD" w14:textId="708591A6">
      <w:pPr>
        <w:pStyle w:val="Heading4"/>
        <w:rPr>
          <w:del w:author="Roisin Bowen" w:date="2026-09-17T21:18:00Z" w16du:dateUtc="2026-09-17T21:18:20Z" w:id="311"/>
          <w:rFonts w:ascii="Mulish" w:hAnsi="Mulish"/>
        </w:rPr>
      </w:pPr>
    </w:p>
    <w:p w:rsidR="00E13A80" w:rsidDel="002F77B6" w:rsidRDefault="00E13A80" w14:paraId="530B30E7" w14:textId="1429AE50">
      <w:pPr>
        <w:rPr>
          <w:del w:author="Tom Wilson" w:date="2026-09-22T14:26:00Z" w16du:dateUtc="2026-09-22T13:26:00Z" w:id="312"/>
          <w:rFonts w:ascii="Mulish" w:hAnsi="Mulish" w:eastAsiaTheme="majorEastAsia" w:cstheme="majorBidi"/>
          <w:i/>
          <w:iCs/>
          <w:color w:val="0F4761" w:themeColor="accent1" w:themeShade="BF"/>
        </w:rPr>
      </w:pPr>
      <w:del w:author="Tom Wilson" w:date="2026-09-22T14:26:00Z" w16du:dateUtc="2026-09-22T13:26:00Z" w:id="313">
        <w:r w:rsidDel="002F77B6">
          <w:rPr>
            <w:rFonts w:ascii="Mulish" w:hAnsi="Mulish"/>
          </w:rPr>
          <w:br w:type="page"/>
        </w:r>
      </w:del>
    </w:p>
    <w:p w:rsidR="00BB6FAF" w:rsidP="00BB6FAF" w:rsidRDefault="00BB6FAF" w14:paraId="5DF275A2" w14:textId="77777777">
      <w:pPr>
        <w:keepNext/>
        <w:jc w:val="center"/>
      </w:pPr>
      <w:r>
        <w:rPr>
          <w:noProof/>
        </w:rPr>
        <w:drawing>
          <wp:inline distT="0" distB="0" distL="0" distR="0" wp14:anchorId="21034D25" wp14:editId="66B1EEE7">
            <wp:extent cx="6271260" cy="5086195"/>
            <wp:effectExtent l="0" t="0" r="2540" b="0"/>
            <wp:docPr id="187249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94762" name="Picture 1872494762"/>
                    <pic:cNvPicPr/>
                  </pic:nvPicPr>
                  <pic:blipFill>
                    <a:blip r:embed="rId25">
                      <a:extLst>
                        <a:ext uri="{28A0092B-C50C-407E-A947-70E740481C1C}">
                          <a14:useLocalDpi xmlns:a14="http://schemas.microsoft.com/office/drawing/2010/main" val="0"/>
                        </a:ext>
                      </a:extLst>
                    </a:blip>
                    <a:stretch>
                      <a:fillRect/>
                    </a:stretch>
                  </pic:blipFill>
                  <pic:spPr>
                    <a:xfrm>
                      <a:off x="0" y="0"/>
                      <a:ext cx="6400218" cy="5190784"/>
                    </a:xfrm>
                    <a:prstGeom prst="rect">
                      <a:avLst/>
                    </a:prstGeom>
                  </pic:spPr>
                </pic:pic>
              </a:graphicData>
            </a:graphic>
          </wp:inline>
        </w:drawing>
      </w:r>
    </w:p>
    <w:p w:rsidR="00E13A80" w:rsidP="00BB6FAF" w:rsidRDefault="00BB6FAF" w14:paraId="328D144F" w14:textId="1A3B3460">
      <w:pPr>
        <w:pStyle w:val="Caption"/>
        <w:jc w:val="center"/>
      </w:pPr>
      <w:bookmarkStart w:name="_Ref238480961" w:id="314"/>
      <w:bookmarkStart w:name="_Toc240531984" w:id="315"/>
      <w:r w:rsidRPr="00BB6FAF">
        <w:rPr>
          <w:rFonts w:ascii="Mulish" w:hAnsi="Mulish"/>
        </w:rPr>
        <w:t xml:space="preserve">Figure </w:t>
      </w:r>
      <w:r w:rsidRPr="00BB6FAF">
        <w:rPr>
          <w:rFonts w:ascii="Mulish" w:hAnsi="Mulish"/>
        </w:rPr>
        <w:fldChar w:fldCharType="begin"/>
      </w:r>
      <w:r w:rsidRPr="00BB6FAF">
        <w:rPr>
          <w:rFonts w:ascii="Mulish" w:hAnsi="Mulish"/>
        </w:rPr>
        <w:instrText xml:space="preserve"> SEQ Figure \* ARABIC </w:instrText>
      </w:r>
      <w:r w:rsidRPr="00BB6FAF">
        <w:rPr>
          <w:rFonts w:ascii="Mulish" w:hAnsi="Mulish"/>
        </w:rPr>
        <w:fldChar w:fldCharType="separate"/>
      </w:r>
      <w:r w:rsidR="00F32F3C">
        <w:rPr>
          <w:rFonts w:ascii="Mulish" w:hAnsi="Mulish"/>
          <w:noProof/>
        </w:rPr>
        <w:t>3</w:t>
      </w:r>
      <w:r w:rsidRPr="00BB6FAF">
        <w:rPr>
          <w:rFonts w:ascii="Mulish" w:hAnsi="Mulish"/>
        </w:rPr>
        <w:fldChar w:fldCharType="end"/>
      </w:r>
      <w:bookmarkEnd w:id="314"/>
      <w:r w:rsidRPr="00BB6FAF">
        <w:rPr>
          <w:rFonts w:ascii="Mulish" w:hAnsi="Mulish"/>
        </w:rPr>
        <w:t>: Container (C2) level diagram depicting a number of integration capabilities supported by the data platfo</w:t>
      </w:r>
      <w:r>
        <w:rPr>
          <w:rFonts w:ascii="Mulish" w:hAnsi="Mulish"/>
        </w:rPr>
        <w:t>r</w:t>
      </w:r>
      <w:r w:rsidRPr="00BB6FAF">
        <w:rPr>
          <w:rFonts w:ascii="Mulish" w:hAnsi="Mulish"/>
        </w:rPr>
        <w:t>m.</w:t>
      </w:r>
      <w:bookmarkEnd w:id="315"/>
      <w:r w:rsidR="00E13A80">
        <w:br w:type="page"/>
      </w:r>
    </w:p>
    <w:p w:rsidR="005570E3" w:rsidP="00DB080E" w:rsidRDefault="00693CD7" w14:paraId="7674EE17" w14:textId="3B2D61EF">
      <w:pPr>
        <w:pStyle w:val="Heading4"/>
        <w:rPr>
          <w:rFonts w:ascii="Mulish" w:hAnsi="Mulish"/>
        </w:rPr>
      </w:pPr>
      <w:bookmarkStart w:name="_Toc240531974" w:id="316"/>
      <w:r w:rsidRPr="00693CD7">
        <w:rPr>
          <w:rFonts w:ascii="Mulish" w:hAnsi="Mulish"/>
        </w:rPr>
        <w:lastRenderedPageBreak/>
        <w:t>Data Storage</w:t>
      </w:r>
      <w:bookmarkEnd w:id="316"/>
    </w:p>
    <w:tbl>
      <w:tblPr>
        <w:tblStyle w:val="PlainTable3"/>
        <w:tblW w:w="14175" w:type="dxa"/>
        <w:tblLook w:val="06A0" w:firstRow="1" w:lastRow="0" w:firstColumn="1" w:lastColumn="0" w:noHBand="1" w:noVBand="1"/>
      </w:tblPr>
      <w:tblGrid>
        <w:gridCol w:w="1186"/>
        <w:gridCol w:w="2075"/>
        <w:gridCol w:w="3543"/>
        <w:gridCol w:w="7371"/>
      </w:tblGrid>
      <w:tr w:rsidRPr="009D210A" w:rsidR="00BB6FAF" w:rsidTr="23685E28" w14:paraId="77EFF007"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186" w:type="dxa"/>
            <w:noWrap/>
            <w:hideMark/>
          </w:tcPr>
          <w:p w:rsidRPr="006617E4" w:rsidR="00BB6FAF" w:rsidP="00E545D2" w:rsidRDefault="00BB6FAF" w14:paraId="60C12AA6" w14:textId="77777777">
            <w:pPr>
              <w:rPr>
                <w:rFonts w:ascii="Mulish" w:hAnsi="Mulish"/>
                <w:color w:val="000000"/>
                <w:sz w:val="20"/>
                <w:szCs w:val="20"/>
              </w:rPr>
            </w:pPr>
            <w:r w:rsidRPr="006617E4">
              <w:rPr>
                <w:rFonts w:ascii="Mulish" w:hAnsi="Mulish"/>
                <w:color w:val="000000"/>
                <w:sz w:val="20"/>
                <w:szCs w:val="20"/>
              </w:rPr>
              <w:t>ADD ID</w:t>
            </w:r>
          </w:p>
        </w:tc>
        <w:tc>
          <w:tcPr>
            <w:tcW w:w="2075" w:type="dxa"/>
            <w:noWrap/>
            <w:hideMark/>
          </w:tcPr>
          <w:p w:rsidRPr="006617E4" w:rsidR="00BB6FAF" w:rsidP="00E545D2" w:rsidRDefault="00BB6FAF" w14:paraId="6D8E07D4"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Mapped FR IDs</w:t>
            </w:r>
          </w:p>
        </w:tc>
        <w:tc>
          <w:tcPr>
            <w:tcW w:w="3543" w:type="dxa"/>
            <w:noWrap/>
            <w:hideMark/>
          </w:tcPr>
          <w:p w:rsidRPr="006617E4" w:rsidR="00BB6FAF" w:rsidP="00E545D2" w:rsidRDefault="00BB6FAF" w14:paraId="7CCF54EF"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Decision</w:t>
            </w:r>
          </w:p>
        </w:tc>
        <w:tc>
          <w:tcPr>
            <w:tcW w:w="7371" w:type="dxa"/>
            <w:noWrap/>
            <w:hideMark/>
          </w:tcPr>
          <w:p w:rsidRPr="006617E4" w:rsidR="00BB6FAF" w:rsidP="00E545D2" w:rsidRDefault="00BB6FAF" w14:paraId="38FA5DDE"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Rationale</w:t>
            </w:r>
          </w:p>
        </w:tc>
      </w:tr>
      <w:tr w:rsidRPr="009D210A" w:rsidR="00D56844" w:rsidTr="23685E28" w14:paraId="4F89BD54" w14:textId="77777777">
        <w:trPr>
          <w:trHeight w:val="1028"/>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6617E4" w:rsidR="00D56844" w:rsidP="00E545D2" w:rsidRDefault="00D56844" w14:paraId="4AD82957" w14:textId="104EFB8B">
            <w:pPr>
              <w:rPr>
                <w:rFonts w:ascii="Mulish" w:hAnsi="Mulish"/>
                <w:color w:val="000000"/>
                <w:sz w:val="20"/>
                <w:szCs w:val="20"/>
              </w:rPr>
            </w:pPr>
            <w:r w:rsidRPr="006617E4">
              <w:rPr>
                <w:rFonts w:ascii="Mulish" w:hAnsi="Mulish"/>
                <w:color w:val="000000"/>
                <w:sz w:val="20"/>
                <w:szCs w:val="20"/>
              </w:rPr>
              <w:t>ADD-005</w:t>
            </w:r>
          </w:p>
        </w:tc>
        <w:tc>
          <w:tcPr>
            <w:tcW w:w="2075" w:type="dxa"/>
            <w:noWrap/>
            <w:hideMark/>
          </w:tcPr>
          <w:p w:rsidRPr="006617E4" w:rsidR="00D56844" w:rsidP="00E545D2" w:rsidRDefault="00D56844" w14:paraId="61B6BE8D" w14:textId="1F96CAC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FR-001, FR-002, FR-006, FR-008, FR-009, FR-013</w:t>
            </w:r>
          </w:p>
        </w:tc>
        <w:tc>
          <w:tcPr>
            <w:tcW w:w="3543" w:type="dxa"/>
            <w:noWrap/>
            <w:hideMark/>
          </w:tcPr>
          <w:p w:rsidRPr="00E545D2" w:rsidR="00D56844" w:rsidP="00E545D2" w:rsidRDefault="00E545D2" w14:paraId="3AB92028" w14:textId="11BC7388">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Pr>
                <w:rFonts w:ascii="Mulish" w:hAnsi="Mulish"/>
                <w:i/>
                <w:iCs/>
                <w:color w:val="000000"/>
                <w:sz w:val="20"/>
                <w:szCs w:val="20"/>
              </w:rPr>
              <w:t>Azure Data Lake Storage gen2 (</w:t>
            </w:r>
            <w:r w:rsidRPr="00E545D2" w:rsidR="00D56844">
              <w:rPr>
                <w:rFonts w:ascii="Mulish" w:hAnsi="Mulish"/>
                <w:i/>
                <w:iCs/>
                <w:color w:val="000000"/>
                <w:sz w:val="20"/>
                <w:szCs w:val="20"/>
              </w:rPr>
              <w:t>ADLS</w:t>
            </w:r>
            <w:r>
              <w:rPr>
                <w:rFonts w:ascii="Mulish" w:hAnsi="Mulish"/>
                <w:i/>
                <w:iCs/>
                <w:color w:val="000000"/>
                <w:sz w:val="20"/>
                <w:szCs w:val="20"/>
              </w:rPr>
              <w:t>)</w:t>
            </w:r>
            <w:r w:rsidRPr="00E545D2" w:rsidR="00D56844">
              <w:rPr>
                <w:rFonts w:ascii="Mulish" w:hAnsi="Mulish"/>
                <w:i/>
                <w:iCs/>
                <w:color w:val="000000"/>
                <w:sz w:val="20"/>
                <w:szCs w:val="20"/>
              </w:rPr>
              <w:t xml:space="preserve"> will be the enterprise data lake</w:t>
            </w:r>
            <w:r w:rsidR="00D2448C">
              <w:rPr>
                <w:rFonts w:ascii="Mulish" w:hAnsi="Mulish"/>
                <w:i/>
                <w:iCs/>
                <w:color w:val="000000"/>
                <w:sz w:val="20"/>
                <w:szCs w:val="20"/>
              </w:rPr>
              <w:t xml:space="preserve"> with Azure Blob Storage used for </w:t>
            </w:r>
            <w:r w:rsidR="00D15823">
              <w:rPr>
                <w:rFonts w:ascii="Mulish" w:hAnsi="Mulish"/>
                <w:i/>
                <w:iCs/>
                <w:color w:val="000000"/>
                <w:sz w:val="20"/>
                <w:szCs w:val="20"/>
              </w:rPr>
              <w:t>landing third-party facing data.</w:t>
            </w:r>
          </w:p>
        </w:tc>
        <w:tc>
          <w:tcPr>
            <w:tcW w:w="7371" w:type="dxa"/>
            <w:noWrap/>
            <w:hideMark/>
          </w:tcPr>
          <w:p w:rsidR="00E545D2" w:rsidP="00E545D2" w:rsidRDefault="00D56844" w14:paraId="5559E4B6" w14:textId="5E97605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60001">
              <w:rPr>
                <w:rFonts w:ascii="Mulish" w:hAnsi="Mulish"/>
                <w:b/>
                <w:bCs/>
                <w:i/>
                <w:iCs/>
                <w:color w:val="000000"/>
                <w:sz w:val="20"/>
                <w:szCs w:val="20"/>
              </w:rPr>
              <w:t>Azure Data Lake Storage Gen2</w:t>
            </w:r>
            <w:r w:rsidRPr="006617E4">
              <w:rPr>
                <w:rFonts w:ascii="Mulish" w:hAnsi="Mulish"/>
                <w:color w:val="000000"/>
                <w:sz w:val="20"/>
                <w:szCs w:val="20"/>
              </w:rPr>
              <w:t xml:space="preserve"> will be the primary storage layer, providing scalable, low-cost storage with native Databricks integration and separation of storage from compute. </w:t>
            </w:r>
          </w:p>
          <w:p w:rsidR="00E545D2" w:rsidP="00E545D2" w:rsidRDefault="00E545D2" w14:paraId="6D6BAB7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A60001" w:rsidP="00E545D2" w:rsidRDefault="00E545D2" w14:paraId="198AC7CE" w14:textId="4451439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Separate </w:t>
            </w:r>
            <w:r w:rsidRPr="00450D4F">
              <w:rPr>
                <w:rFonts w:ascii="Mulish" w:hAnsi="Mulish"/>
                <w:b/>
                <w:bCs/>
                <w:i/>
                <w:iCs/>
                <w:color w:val="000000"/>
                <w:sz w:val="20"/>
                <w:szCs w:val="20"/>
              </w:rPr>
              <w:t>storage</w:t>
            </w:r>
            <w:r w:rsidRPr="00450D4F" w:rsidR="00D56844">
              <w:rPr>
                <w:rFonts w:ascii="Mulish" w:hAnsi="Mulish"/>
                <w:b/>
                <w:bCs/>
                <w:i/>
                <w:iCs/>
                <w:color w:val="000000"/>
                <w:sz w:val="20"/>
                <w:szCs w:val="20"/>
              </w:rPr>
              <w:t xml:space="preserve"> accounts</w:t>
            </w:r>
            <w:r w:rsidRPr="006617E4" w:rsidR="00D56844">
              <w:rPr>
                <w:rFonts w:ascii="Mulish" w:hAnsi="Mulish"/>
                <w:color w:val="000000"/>
                <w:sz w:val="20"/>
                <w:szCs w:val="20"/>
              </w:rPr>
              <w:t xml:space="preserve"> are to be used for each environment (</w:t>
            </w:r>
            <w:r>
              <w:rPr>
                <w:rFonts w:ascii="Mulish" w:hAnsi="Mulish"/>
                <w:color w:val="000000"/>
                <w:sz w:val="20"/>
                <w:szCs w:val="20"/>
              </w:rPr>
              <w:t>Development, Testing, Staging and</w:t>
            </w:r>
            <w:r w:rsidRPr="006617E4" w:rsidR="00D56844">
              <w:rPr>
                <w:rFonts w:ascii="Mulish" w:hAnsi="Mulish"/>
                <w:color w:val="000000"/>
                <w:sz w:val="20"/>
                <w:szCs w:val="20"/>
              </w:rPr>
              <w:t xml:space="preserve"> </w:t>
            </w:r>
            <w:r>
              <w:rPr>
                <w:rFonts w:ascii="Mulish" w:hAnsi="Mulish"/>
                <w:color w:val="000000"/>
                <w:sz w:val="20"/>
                <w:szCs w:val="20"/>
              </w:rPr>
              <w:t>Production</w:t>
            </w:r>
            <w:r w:rsidRPr="006617E4" w:rsidR="00D56844">
              <w:rPr>
                <w:rFonts w:ascii="Mulish" w:hAnsi="Mulish"/>
                <w:color w:val="000000"/>
                <w:sz w:val="20"/>
                <w:szCs w:val="20"/>
              </w:rPr>
              <w:t xml:space="preserve">), with </w:t>
            </w:r>
            <w:r>
              <w:rPr>
                <w:rFonts w:ascii="Mulish" w:hAnsi="Mulish"/>
                <w:color w:val="000000"/>
                <w:sz w:val="20"/>
                <w:szCs w:val="20"/>
              </w:rPr>
              <w:t>the</w:t>
            </w:r>
            <w:r w:rsidRPr="006617E4" w:rsidR="00D56844">
              <w:rPr>
                <w:rFonts w:ascii="Mulish" w:hAnsi="Mulish"/>
                <w:color w:val="000000"/>
                <w:sz w:val="20"/>
                <w:szCs w:val="20"/>
              </w:rPr>
              <w:t xml:space="preserve"> data</w:t>
            </w:r>
            <w:r>
              <w:rPr>
                <w:rFonts w:ascii="Mulish" w:hAnsi="Mulish"/>
                <w:color w:val="000000"/>
                <w:sz w:val="20"/>
                <w:szCs w:val="20"/>
              </w:rPr>
              <w:t xml:space="preserve"> for </w:t>
            </w:r>
            <w:r w:rsidRPr="00D434A8">
              <w:rPr>
                <w:rFonts w:ascii="Mulish" w:hAnsi="Mulish"/>
                <w:b/>
                <w:bCs/>
                <w:i/>
                <w:iCs/>
                <w:color w:val="000000"/>
                <w:sz w:val="20"/>
                <w:szCs w:val="20"/>
              </w:rPr>
              <w:t>each entity</w:t>
            </w:r>
            <w:r>
              <w:rPr>
                <w:rFonts w:ascii="Mulish" w:hAnsi="Mulish"/>
                <w:color w:val="000000"/>
                <w:sz w:val="20"/>
                <w:szCs w:val="20"/>
              </w:rPr>
              <w:t xml:space="preserve"> separated </w:t>
            </w:r>
            <w:r w:rsidR="00174071">
              <w:rPr>
                <w:rFonts w:ascii="Mulish" w:hAnsi="Mulish"/>
                <w:color w:val="000000"/>
                <w:sz w:val="20"/>
                <w:szCs w:val="20"/>
              </w:rPr>
              <w:t xml:space="preserve">into dedicated containers. This structure will allow appropriate RBAC rules to be applied directly to storage as well as through Databricks Unity </w:t>
            </w:r>
            <w:r w:rsidR="00A60001">
              <w:rPr>
                <w:rFonts w:ascii="Mulish" w:hAnsi="Mulish"/>
                <w:color w:val="000000"/>
                <w:sz w:val="20"/>
                <w:szCs w:val="20"/>
              </w:rPr>
              <w:t>Catalogue to reinforce strong data governance principals.</w:t>
            </w:r>
          </w:p>
          <w:p w:rsidR="00450D4F" w:rsidP="00E545D2" w:rsidRDefault="00450D4F" w14:paraId="4574341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450D4F" w:rsidP="00E545D2" w:rsidRDefault="001D2AF7" w14:paraId="28008CF4" w14:textId="398FD55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976F1">
              <w:rPr>
                <w:rFonts w:ascii="Mulish" w:hAnsi="Mulish"/>
                <w:b/>
                <w:bCs/>
                <w:i/>
                <w:iCs/>
                <w:color w:val="000000"/>
                <w:sz w:val="20"/>
                <w:szCs w:val="20"/>
              </w:rPr>
              <w:t>Trusted data</w:t>
            </w:r>
            <w:r>
              <w:rPr>
                <w:rFonts w:ascii="Mulish" w:hAnsi="Mulish"/>
                <w:color w:val="000000"/>
                <w:sz w:val="20"/>
                <w:szCs w:val="20"/>
              </w:rPr>
              <w:t xml:space="preserve"> is landed in the platform in the </w:t>
            </w:r>
            <w:r w:rsidRPr="00D2448C">
              <w:rPr>
                <w:rFonts w:ascii="Mulish" w:hAnsi="Mulish"/>
                <w:b/>
                <w:bCs/>
                <w:i/>
                <w:iCs/>
                <w:color w:val="000000"/>
                <w:sz w:val="20"/>
                <w:szCs w:val="20"/>
              </w:rPr>
              <w:t>RAW Storage</w:t>
            </w:r>
            <w:r w:rsidR="00E976F1">
              <w:rPr>
                <w:rFonts w:ascii="Mulish" w:hAnsi="Mulish"/>
                <w:color w:val="000000"/>
                <w:sz w:val="20"/>
                <w:szCs w:val="20"/>
              </w:rPr>
              <w:t xml:space="preserve"> container</w:t>
            </w:r>
            <w:r w:rsidR="00D2448C">
              <w:rPr>
                <w:rFonts w:ascii="Mulish" w:hAnsi="Mulish"/>
                <w:color w:val="000000"/>
                <w:sz w:val="20"/>
                <w:szCs w:val="20"/>
              </w:rPr>
              <w:t>. A consistent file format is preferred, adopting one of the following</w:t>
            </w:r>
            <w:r w:rsidR="00E976F1">
              <w:rPr>
                <w:rFonts w:ascii="Mulish" w:hAnsi="Mulish"/>
                <w:color w:val="000000"/>
                <w:sz w:val="20"/>
                <w:szCs w:val="20"/>
              </w:rPr>
              <w:t>;</w:t>
            </w:r>
          </w:p>
          <w:p w:rsidR="00E976F1" w:rsidP="00E545D2" w:rsidRDefault="00E976F1" w14:paraId="171F988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E976F1" w:rsidP="00B34E3E" w:rsidRDefault="00E976F1" w14:paraId="4267E951" w14:textId="11CBAFB6">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740DB">
              <w:rPr>
                <w:rFonts w:ascii="Mulish" w:hAnsi="Mulish"/>
                <w:b/>
                <w:bCs/>
                <w:i/>
                <w:iCs/>
                <w:color w:val="000000"/>
                <w:sz w:val="20"/>
                <w:szCs w:val="20"/>
              </w:rPr>
              <w:t>.parquet</w:t>
            </w:r>
            <w:r>
              <w:rPr>
                <w:rFonts w:ascii="Mulish" w:hAnsi="Mulish"/>
                <w:color w:val="000000"/>
                <w:sz w:val="20"/>
                <w:szCs w:val="20"/>
              </w:rPr>
              <w:t xml:space="preserve"> – for large volume</w:t>
            </w:r>
            <w:r w:rsidR="00301C57">
              <w:rPr>
                <w:rFonts w:ascii="Mulish" w:hAnsi="Mulish"/>
                <w:color w:val="000000"/>
                <w:sz w:val="20"/>
                <w:szCs w:val="20"/>
              </w:rPr>
              <w:t xml:space="preserve">s of </w:t>
            </w:r>
            <w:r w:rsidR="00E60DC1">
              <w:rPr>
                <w:rFonts w:ascii="Mulish" w:hAnsi="Mulish"/>
                <w:color w:val="000000"/>
                <w:sz w:val="20"/>
                <w:szCs w:val="20"/>
              </w:rPr>
              <w:t>low frequency (</w:t>
            </w:r>
            <w:r w:rsidR="00301C57">
              <w:rPr>
                <w:rFonts w:ascii="Mulish" w:hAnsi="Mulish"/>
                <w:color w:val="000000"/>
                <w:sz w:val="20"/>
                <w:szCs w:val="20"/>
              </w:rPr>
              <w:t>batch</w:t>
            </w:r>
            <w:r w:rsidR="00E60DC1">
              <w:rPr>
                <w:rFonts w:ascii="Mulish" w:hAnsi="Mulish"/>
                <w:color w:val="000000"/>
                <w:sz w:val="20"/>
                <w:szCs w:val="20"/>
              </w:rPr>
              <w:t>)</w:t>
            </w:r>
            <w:r w:rsidR="00301C57">
              <w:rPr>
                <w:rFonts w:ascii="Mulish" w:hAnsi="Mulish"/>
                <w:color w:val="000000"/>
                <w:sz w:val="20"/>
                <w:szCs w:val="20"/>
              </w:rPr>
              <w:t xml:space="preserve"> loaded data. The schema must match the source extract as close as possible.</w:t>
            </w:r>
            <w:r w:rsidR="00D509DC">
              <w:rPr>
                <w:rFonts w:ascii="Mulish" w:hAnsi="Mulish"/>
                <w:color w:val="000000"/>
                <w:sz w:val="20"/>
                <w:szCs w:val="20"/>
              </w:rPr>
              <w:t xml:space="preserve"> Data should be partitioned on </w:t>
            </w:r>
            <w:r w:rsidR="003D4108">
              <w:rPr>
                <w:rFonts w:ascii="Mulish" w:hAnsi="Mulish"/>
                <w:color w:val="000000"/>
                <w:sz w:val="20"/>
                <w:szCs w:val="20"/>
              </w:rPr>
              <w:t>columns frequently used for filtering</w:t>
            </w:r>
            <w:r w:rsidR="00F740DB">
              <w:rPr>
                <w:rFonts w:ascii="Mulish" w:hAnsi="Mulish"/>
                <w:color w:val="000000"/>
                <w:sz w:val="20"/>
                <w:szCs w:val="20"/>
              </w:rPr>
              <w:t>,</w:t>
            </w:r>
            <w:r w:rsidR="003D4108">
              <w:rPr>
                <w:rFonts w:ascii="Mulish" w:hAnsi="Mulish"/>
                <w:color w:val="000000"/>
                <w:sz w:val="20"/>
                <w:szCs w:val="20"/>
              </w:rPr>
              <w:t xml:space="preserve"> a </w:t>
            </w:r>
            <w:r w:rsidR="00F61664">
              <w:rPr>
                <w:rFonts w:ascii="Mulish" w:hAnsi="Mulish"/>
                <w:color w:val="000000"/>
                <w:sz w:val="20"/>
                <w:szCs w:val="20"/>
              </w:rPr>
              <w:t xml:space="preserve">frequently used datestamp is a good default, with partitions separated by </w:t>
            </w:r>
            <w:r w:rsidR="00F740DB">
              <w:rPr>
                <w:rFonts w:ascii="Mulish" w:hAnsi="Mulish"/>
                <w:color w:val="000000"/>
                <w:sz w:val="20"/>
                <w:szCs w:val="20"/>
              </w:rPr>
              <w:t xml:space="preserve">directory paths. Avoid partitioning on high </w:t>
            </w:r>
            <w:r w:rsidR="00860911">
              <w:rPr>
                <w:rFonts w:ascii="Mulish" w:hAnsi="Mulish"/>
                <w:color w:val="000000"/>
                <w:sz w:val="20"/>
                <w:szCs w:val="20"/>
              </w:rPr>
              <w:t>cardinality</w:t>
            </w:r>
            <w:r w:rsidR="00F740DB">
              <w:rPr>
                <w:rFonts w:ascii="Mulish" w:hAnsi="Mulish"/>
                <w:color w:val="000000"/>
                <w:sz w:val="20"/>
                <w:szCs w:val="20"/>
              </w:rPr>
              <w:t xml:space="preserve"> columns (IDs or ETL timestamps etc.) to avoid sprawling directory structures of small files.</w:t>
            </w:r>
          </w:p>
          <w:p w:rsidRPr="00E976F1" w:rsidR="00F740DB" w:rsidP="00B34E3E" w:rsidRDefault="00F740DB" w14:paraId="4A7C259B" w14:textId="7BDC5B1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740DB">
              <w:rPr>
                <w:rFonts w:ascii="Mulish" w:hAnsi="Mulish"/>
                <w:b/>
                <w:bCs/>
                <w:i/>
                <w:iCs/>
                <w:color w:val="000000"/>
                <w:sz w:val="20"/>
                <w:szCs w:val="20"/>
              </w:rPr>
              <w:t>.json</w:t>
            </w:r>
            <w:r>
              <w:rPr>
                <w:rFonts w:ascii="Mulish" w:hAnsi="Mulish"/>
                <w:color w:val="000000"/>
                <w:sz w:val="20"/>
                <w:szCs w:val="20"/>
              </w:rPr>
              <w:t xml:space="preserve"> – for small volume</w:t>
            </w:r>
            <w:r w:rsidR="00E60DC1">
              <w:rPr>
                <w:rFonts w:ascii="Mulish" w:hAnsi="Mulish"/>
                <w:color w:val="000000"/>
                <w:sz w:val="20"/>
                <w:szCs w:val="20"/>
              </w:rPr>
              <w:t xml:space="preserve">, high frequency, ‘message’ based data json format is </w:t>
            </w:r>
            <w:r w:rsidR="00AB7755">
              <w:rPr>
                <w:rFonts w:ascii="Mulish" w:hAnsi="Mulish"/>
                <w:color w:val="000000"/>
                <w:sz w:val="20"/>
                <w:szCs w:val="20"/>
              </w:rPr>
              <w:t>favoured</w:t>
            </w:r>
            <w:r w:rsidR="00E60DC1">
              <w:rPr>
                <w:rFonts w:ascii="Mulish" w:hAnsi="Mulish"/>
                <w:color w:val="000000"/>
                <w:sz w:val="20"/>
                <w:szCs w:val="20"/>
              </w:rPr>
              <w:t>.</w:t>
            </w:r>
            <w:r w:rsidR="00F94E6B">
              <w:rPr>
                <w:rFonts w:ascii="Mulish" w:hAnsi="Mulish"/>
                <w:color w:val="000000"/>
                <w:sz w:val="20"/>
                <w:szCs w:val="20"/>
              </w:rPr>
              <w:t xml:space="preserve"> The json should match the source message structure as closely as possible. Avoid excessing nesting of </w:t>
            </w:r>
            <w:r w:rsidR="0042548B">
              <w:rPr>
                <w:rFonts w:ascii="Mulish" w:hAnsi="Mulish"/>
                <w:color w:val="000000"/>
                <w:sz w:val="20"/>
                <w:szCs w:val="20"/>
              </w:rPr>
              <w:t>Json objects where possible. Ensure that well documented conventions are used for</w:t>
            </w:r>
            <w:r w:rsidR="00F322A4">
              <w:rPr>
                <w:rFonts w:ascii="Mulish" w:hAnsi="Mulish"/>
                <w:color w:val="000000"/>
                <w:sz w:val="20"/>
                <w:szCs w:val="20"/>
              </w:rPr>
              <w:t xml:space="preserve"> dates and timestamps (e.g. ISO </w:t>
            </w:r>
            <w:r w:rsidR="00365995">
              <w:rPr>
                <w:rFonts w:ascii="Mulish" w:hAnsi="Mulish"/>
                <w:color w:val="000000"/>
                <w:sz w:val="20"/>
                <w:szCs w:val="20"/>
              </w:rPr>
              <w:t xml:space="preserve">8601 in UTC – </w:t>
            </w:r>
            <w:r w:rsidRPr="00D2448C" w:rsidR="00365995">
              <w:rPr>
                <w:rFonts w:ascii="Mulish" w:hAnsi="Mulish"/>
                <w:i/>
                <w:iCs/>
                <w:color w:val="000000"/>
                <w:sz w:val="20"/>
                <w:szCs w:val="20"/>
              </w:rPr>
              <w:t>‘</w:t>
            </w:r>
            <w:r w:rsidRPr="00D2448C" w:rsidR="00612D27">
              <w:rPr>
                <w:rFonts w:ascii="Mulish" w:hAnsi="Mulish"/>
                <w:i/>
                <w:iCs/>
                <w:color w:val="000000"/>
                <w:sz w:val="20"/>
                <w:szCs w:val="20"/>
              </w:rPr>
              <w:t>YYYY-MM-DDT</w:t>
            </w:r>
            <w:r w:rsidRPr="00D2448C" w:rsidR="00365995">
              <w:rPr>
                <w:rFonts w:ascii="Mulish" w:hAnsi="Mulish"/>
                <w:i/>
                <w:iCs/>
                <w:color w:val="000000"/>
                <w:sz w:val="20"/>
                <w:szCs w:val="20"/>
              </w:rPr>
              <w:t>HH:MM:SS</w:t>
            </w:r>
            <w:r w:rsidRPr="00D2448C" w:rsidR="00D2448C">
              <w:rPr>
                <w:rFonts w:ascii="Mulish" w:hAnsi="Mulish"/>
                <w:i/>
                <w:iCs/>
                <w:color w:val="000000"/>
                <w:sz w:val="20"/>
                <w:szCs w:val="20"/>
              </w:rPr>
              <w:t>.Z’</w:t>
            </w:r>
            <w:r w:rsidR="00D2448C">
              <w:rPr>
                <w:rFonts w:ascii="Mulish" w:hAnsi="Mulish"/>
                <w:color w:val="000000"/>
                <w:sz w:val="20"/>
                <w:szCs w:val="20"/>
              </w:rPr>
              <w:t>).</w:t>
            </w:r>
          </w:p>
          <w:p w:rsidR="00D2448C" w:rsidP="00E545D2" w:rsidRDefault="00D2448C" w14:paraId="7F48A47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D15823" w:rsidP="00E545D2" w:rsidRDefault="00D15823" w14:paraId="3AF1144C" w14:textId="2136EB7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841D7B">
              <w:rPr>
                <w:rFonts w:ascii="Mulish" w:hAnsi="Mulish"/>
                <w:b/>
                <w:bCs/>
                <w:i/>
                <w:iCs/>
                <w:color w:val="000000"/>
                <w:sz w:val="20"/>
                <w:szCs w:val="20"/>
              </w:rPr>
              <w:t>Untrusted data</w:t>
            </w:r>
            <w:r>
              <w:rPr>
                <w:rFonts w:ascii="Mulish" w:hAnsi="Mulish"/>
                <w:color w:val="000000"/>
                <w:sz w:val="20"/>
                <w:szCs w:val="20"/>
              </w:rPr>
              <w:t xml:space="preserve"> is landed in </w:t>
            </w:r>
            <w:r w:rsidRPr="00965520">
              <w:rPr>
                <w:rFonts w:ascii="Mulish" w:hAnsi="Mulish"/>
                <w:b/>
                <w:bCs/>
                <w:i/>
                <w:iCs/>
                <w:color w:val="000000"/>
                <w:sz w:val="20"/>
                <w:szCs w:val="20"/>
              </w:rPr>
              <w:t>Landing Storage</w:t>
            </w:r>
            <w:r w:rsidR="00965520">
              <w:rPr>
                <w:rFonts w:ascii="Mulish" w:hAnsi="Mulish"/>
                <w:color w:val="000000"/>
                <w:sz w:val="20"/>
                <w:szCs w:val="20"/>
              </w:rPr>
              <w:t>, allowing for</w:t>
            </w:r>
            <w:r w:rsidR="0009026C">
              <w:rPr>
                <w:rFonts w:ascii="Mulish" w:hAnsi="Mulish"/>
                <w:color w:val="000000"/>
                <w:sz w:val="20"/>
                <w:szCs w:val="20"/>
              </w:rPr>
              <w:t xml:space="preserve"> specific security and data quality checks to </w:t>
            </w:r>
            <w:r w:rsidR="00965520">
              <w:rPr>
                <w:rFonts w:ascii="Mulish" w:hAnsi="Mulish"/>
                <w:color w:val="000000"/>
                <w:sz w:val="20"/>
                <w:szCs w:val="20"/>
              </w:rPr>
              <w:t xml:space="preserve">be </w:t>
            </w:r>
            <w:r w:rsidR="0009026C">
              <w:rPr>
                <w:rFonts w:ascii="Mulish" w:hAnsi="Mulish"/>
                <w:color w:val="000000"/>
                <w:sz w:val="20"/>
                <w:szCs w:val="20"/>
              </w:rPr>
              <w:t>run against data arriving from untrusted third-party or SaaS sources</w:t>
            </w:r>
            <w:r w:rsidR="0069067E">
              <w:rPr>
                <w:rFonts w:ascii="Mulish" w:hAnsi="Mulish"/>
                <w:color w:val="000000"/>
                <w:sz w:val="20"/>
                <w:szCs w:val="20"/>
              </w:rPr>
              <w:t xml:space="preserve">. This will be done using </w:t>
            </w:r>
            <w:r w:rsidRPr="0069067E" w:rsidR="0069067E">
              <w:rPr>
                <w:rFonts w:ascii="Mulish" w:hAnsi="Mulish"/>
                <w:b/>
                <w:bCs/>
                <w:color w:val="000000"/>
                <w:sz w:val="20"/>
                <w:szCs w:val="20"/>
              </w:rPr>
              <w:t>Microsoft Defender for Azure</w:t>
            </w:r>
            <w:r w:rsidR="0069067E">
              <w:rPr>
                <w:rFonts w:ascii="Mulish" w:hAnsi="Mulish"/>
                <w:color w:val="000000"/>
                <w:sz w:val="20"/>
                <w:szCs w:val="20"/>
              </w:rPr>
              <w:t xml:space="preserve"> by default</w:t>
            </w:r>
            <w:r w:rsidR="00965520">
              <w:rPr>
                <w:rFonts w:ascii="Mulish" w:hAnsi="Mulish"/>
                <w:color w:val="000000"/>
                <w:sz w:val="20"/>
                <w:szCs w:val="20"/>
              </w:rPr>
              <w:t xml:space="preserve">. </w:t>
            </w:r>
            <w:r w:rsidR="00FD165D">
              <w:rPr>
                <w:rFonts w:ascii="Mulish" w:hAnsi="Mulish"/>
                <w:color w:val="000000"/>
                <w:sz w:val="20"/>
                <w:szCs w:val="20"/>
              </w:rPr>
              <w:t>Landing storage will use separate account</w:t>
            </w:r>
            <w:r w:rsidR="00FC2D1E">
              <w:rPr>
                <w:rFonts w:ascii="Mulish" w:hAnsi="Mulish"/>
                <w:color w:val="000000"/>
                <w:sz w:val="20"/>
                <w:szCs w:val="20"/>
              </w:rPr>
              <w:t>s</w:t>
            </w:r>
            <w:r w:rsidR="00FD165D">
              <w:rPr>
                <w:rFonts w:ascii="Mulish" w:hAnsi="Mulish"/>
                <w:color w:val="000000"/>
                <w:sz w:val="20"/>
                <w:szCs w:val="20"/>
              </w:rPr>
              <w:t xml:space="preserve"> in </w:t>
            </w:r>
            <w:r w:rsidRPr="00FC2D1E" w:rsidR="00FD165D">
              <w:rPr>
                <w:rFonts w:ascii="Mulish" w:hAnsi="Mulish"/>
                <w:b/>
                <w:bCs/>
                <w:i/>
                <w:iCs/>
                <w:color w:val="000000"/>
                <w:sz w:val="20"/>
                <w:szCs w:val="20"/>
              </w:rPr>
              <w:t>Azure Blob Storage</w:t>
            </w:r>
            <w:r w:rsidR="00841D7B">
              <w:rPr>
                <w:rFonts w:ascii="Mulish" w:hAnsi="Mulish"/>
                <w:color w:val="000000"/>
                <w:sz w:val="20"/>
                <w:szCs w:val="20"/>
              </w:rPr>
              <w:t xml:space="preserve">, which not only provides maximum compatibility for landing data </w:t>
            </w:r>
            <w:r w:rsidR="00841D7B">
              <w:rPr>
                <w:rFonts w:ascii="Mulish" w:hAnsi="Mulish"/>
                <w:color w:val="000000"/>
                <w:sz w:val="20"/>
                <w:szCs w:val="20"/>
              </w:rPr>
              <w:lastRenderedPageBreak/>
              <w:t>from source where hierarchical namespace storage (ADLS) is not compatible, but also allows for a strict logical separation of data.</w:t>
            </w:r>
            <w:r w:rsidR="00FC2D1E">
              <w:rPr>
                <w:rFonts w:ascii="Mulish" w:hAnsi="Mulish"/>
                <w:color w:val="000000"/>
                <w:sz w:val="20"/>
                <w:szCs w:val="20"/>
              </w:rPr>
              <w:t xml:space="preserve"> This provides strong security and data governance</w:t>
            </w:r>
            <w:r w:rsidR="0069067E">
              <w:rPr>
                <w:rFonts w:ascii="Mulish" w:hAnsi="Mulish"/>
                <w:color w:val="000000"/>
                <w:sz w:val="20"/>
                <w:szCs w:val="20"/>
              </w:rPr>
              <w:t>, a key requirement of the Calandra platform.</w:t>
            </w:r>
          </w:p>
          <w:p w:rsidR="00D15823" w:rsidP="00E545D2" w:rsidRDefault="00D15823" w14:paraId="5A20A8A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D2448C" w:rsidP="00E545D2" w:rsidRDefault="00D2448C" w14:paraId="6EFE20AE" w14:textId="1A0BE0A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2448C">
              <w:rPr>
                <w:rFonts w:ascii="Mulish" w:hAnsi="Mulish"/>
                <w:color w:val="000000"/>
                <w:sz w:val="20"/>
                <w:szCs w:val="20"/>
              </w:rPr>
              <w:t xml:space="preserve">The indicative storage structure, at account and container level, is shown in </w:t>
            </w:r>
            <w:r w:rsidRPr="00D2448C">
              <w:rPr>
                <w:rFonts w:ascii="Mulish" w:hAnsi="Mulish"/>
                <w:color w:val="000000"/>
                <w:sz w:val="20"/>
                <w:szCs w:val="20"/>
              </w:rPr>
              <w:fldChar w:fldCharType="begin"/>
            </w:r>
            <w:r w:rsidRPr="00D2448C">
              <w:rPr>
                <w:rFonts w:ascii="Mulish" w:hAnsi="Mulish"/>
                <w:color w:val="000000"/>
                <w:sz w:val="20"/>
                <w:szCs w:val="20"/>
              </w:rPr>
              <w:instrText xml:space="preserve"> REF _Ref238405720 \h </w:instrText>
            </w:r>
            <w:r>
              <w:rPr>
                <w:rFonts w:ascii="Mulish" w:hAnsi="Mulish"/>
                <w:color w:val="000000"/>
                <w:sz w:val="20"/>
                <w:szCs w:val="20"/>
              </w:rPr>
              <w:instrText xml:space="preserve"> \* MERGEFORMAT </w:instrText>
            </w:r>
            <w:r w:rsidRPr="00D2448C">
              <w:rPr>
                <w:rFonts w:ascii="Mulish" w:hAnsi="Mulish"/>
                <w:color w:val="000000"/>
                <w:sz w:val="20"/>
                <w:szCs w:val="20"/>
              </w:rPr>
            </w:r>
            <w:r w:rsidRPr="00D2448C">
              <w:rPr>
                <w:rFonts w:ascii="Mulish" w:hAnsi="Mulish"/>
                <w:color w:val="000000"/>
                <w:sz w:val="20"/>
                <w:szCs w:val="20"/>
              </w:rPr>
              <w:fldChar w:fldCharType="separate"/>
            </w:r>
            <w:r w:rsidRPr="005052B0" w:rsidR="005052B0">
              <w:rPr>
                <w:rFonts w:ascii="Mulish" w:hAnsi="Mulish"/>
                <w:sz w:val="20"/>
                <w:szCs w:val="20"/>
              </w:rPr>
              <w:t xml:space="preserve">Figure </w:t>
            </w:r>
            <w:r w:rsidRPr="005052B0" w:rsidR="005052B0">
              <w:rPr>
                <w:rFonts w:ascii="Mulish" w:hAnsi="Mulish"/>
                <w:noProof/>
                <w:sz w:val="20"/>
                <w:szCs w:val="20"/>
              </w:rPr>
              <w:t>4</w:t>
            </w:r>
            <w:r w:rsidRPr="00D2448C">
              <w:rPr>
                <w:rFonts w:ascii="Mulish" w:hAnsi="Mulish"/>
                <w:color w:val="000000"/>
                <w:sz w:val="20"/>
                <w:szCs w:val="20"/>
              </w:rPr>
              <w:fldChar w:fldCharType="end"/>
            </w:r>
          </w:p>
          <w:p w:rsidRPr="00D2448C" w:rsidR="00D2448C" w:rsidP="00E545D2" w:rsidRDefault="00D2448C" w14:paraId="2C4433F3" w14:textId="11458A7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D56844" w:rsidTr="23685E28" w14:paraId="4C306B35"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6617E4" w:rsidR="00D56844" w:rsidP="00E545D2" w:rsidRDefault="00D56844" w14:paraId="7231275D" w14:textId="34127D5D">
            <w:pPr>
              <w:rPr>
                <w:rFonts w:ascii="Mulish" w:hAnsi="Mulish"/>
                <w:color w:val="000000"/>
                <w:sz w:val="20"/>
                <w:szCs w:val="20"/>
              </w:rPr>
            </w:pPr>
            <w:r w:rsidRPr="006617E4">
              <w:rPr>
                <w:rFonts w:ascii="Mulish" w:hAnsi="Mulish"/>
                <w:color w:val="000000"/>
                <w:sz w:val="20"/>
                <w:szCs w:val="20"/>
              </w:rPr>
              <w:t>ADD-006</w:t>
            </w:r>
          </w:p>
        </w:tc>
        <w:tc>
          <w:tcPr>
            <w:tcW w:w="2075" w:type="dxa"/>
            <w:noWrap/>
            <w:hideMark/>
          </w:tcPr>
          <w:p w:rsidRPr="006617E4" w:rsidR="00D56844" w:rsidP="00E545D2" w:rsidRDefault="00D56844" w14:paraId="62C0118B" w14:textId="371331D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FR-008, FR-009</w:t>
            </w:r>
          </w:p>
        </w:tc>
        <w:tc>
          <w:tcPr>
            <w:tcW w:w="3543" w:type="dxa"/>
            <w:noWrap/>
            <w:hideMark/>
          </w:tcPr>
          <w:p w:rsidRPr="00E545D2" w:rsidR="00D56844" w:rsidP="00E545D2" w:rsidRDefault="00D56844" w14:paraId="7D6DFDF3" w14:textId="41CB3CBA">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E545D2">
              <w:rPr>
                <w:rFonts w:ascii="Mulish" w:hAnsi="Mulish"/>
                <w:i/>
                <w:iCs/>
                <w:color w:val="000000"/>
                <w:sz w:val="20"/>
                <w:szCs w:val="20"/>
              </w:rPr>
              <w:t>Delta Tables will be the standard storage format</w:t>
            </w:r>
          </w:p>
        </w:tc>
        <w:tc>
          <w:tcPr>
            <w:tcW w:w="7371" w:type="dxa"/>
            <w:noWrap/>
            <w:hideMark/>
          </w:tcPr>
          <w:p w:rsidR="00D32836" w:rsidP="00D32836" w:rsidRDefault="00A60001" w14:paraId="2CBBEFB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Structured data</w:t>
            </w:r>
            <w:r w:rsidRPr="006617E4" w:rsidR="00D56844">
              <w:rPr>
                <w:rFonts w:ascii="Mulish" w:hAnsi="Mulish"/>
                <w:color w:val="000000"/>
                <w:sz w:val="20"/>
                <w:szCs w:val="20"/>
              </w:rPr>
              <w:t xml:space="preserve"> will use </w:t>
            </w:r>
            <w:r>
              <w:rPr>
                <w:rFonts w:ascii="Mulish" w:hAnsi="Mulish"/>
                <w:color w:val="000000"/>
                <w:sz w:val="20"/>
                <w:szCs w:val="20"/>
              </w:rPr>
              <w:t xml:space="preserve">the </w:t>
            </w:r>
            <w:r w:rsidRPr="00A60001" w:rsidR="00D56844">
              <w:rPr>
                <w:rFonts w:ascii="Mulish" w:hAnsi="Mulish"/>
                <w:b/>
                <w:bCs/>
                <w:i/>
                <w:iCs/>
                <w:color w:val="000000"/>
                <w:sz w:val="20"/>
                <w:szCs w:val="20"/>
              </w:rPr>
              <w:t>Delta Tables</w:t>
            </w:r>
            <w:r w:rsidRPr="006617E4" w:rsidR="00D56844">
              <w:rPr>
                <w:rFonts w:ascii="Mulish" w:hAnsi="Mulish"/>
                <w:color w:val="000000"/>
                <w:sz w:val="20"/>
                <w:szCs w:val="20"/>
              </w:rPr>
              <w:t xml:space="preserve"> format by default</w:t>
            </w:r>
            <w:r>
              <w:rPr>
                <w:rFonts w:ascii="Mulish" w:hAnsi="Mulish"/>
                <w:color w:val="000000"/>
                <w:sz w:val="20"/>
                <w:szCs w:val="20"/>
              </w:rPr>
              <w:t xml:space="preserve">. </w:t>
            </w:r>
            <w:r w:rsidR="0088075E">
              <w:rPr>
                <w:rFonts w:ascii="Mulish" w:hAnsi="Mulish"/>
                <w:color w:val="000000"/>
                <w:sz w:val="20"/>
                <w:szCs w:val="20"/>
              </w:rPr>
              <w:t xml:space="preserve">This format is </w:t>
            </w:r>
            <w:r w:rsidR="0033185F">
              <w:rPr>
                <w:rFonts w:ascii="Mulish" w:hAnsi="Mulish"/>
                <w:color w:val="000000"/>
                <w:sz w:val="20"/>
                <w:szCs w:val="20"/>
              </w:rPr>
              <w:t xml:space="preserve">well suited </w:t>
            </w:r>
            <w:r w:rsidR="00751CF3">
              <w:rPr>
                <w:rFonts w:ascii="Mulish" w:hAnsi="Mulish"/>
                <w:color w:val="000000"/>
                <w:sz w:val="20"/>
                <w:szCs w:val="20"/>
              </w:rPr>
              <w:t>for</w:t>
            </w:r>
            <w:r w:rsidR="0033185F">
              <w:rPr>
                <w:rFonts w:ascii="Mulish" w:hAnsi="Mulish"/>
                <w:color w:val="000000"/>
                <w:sz w:val="20"/>
                <w:szCs w:val="20"/>
              </w:rPr>
              <w:t xml:space="preserve"> storing data in a Data Lake environment, whilst also </w:t>
            </w:r>
            <w:r w:rsidR="00AD0D79">
              <w:rPr>
                <w:rFonts w:ascii="Mulish" w:hAnsi="Mulish"/>
                <w:color w:val="000000"/>
                <w:sz w:val="20"/>
                <w:szCs w:val="20"/>
              </w:rPr>
              <w:t>delivering</w:t>
            </w:r>
            <w:r w:rsidRPr="006617E4" w:rsidR="00D56844">
              <w:rPr>
                <w:rFonts w:ascii="Mulish" w:hAnsi="Mulish"/>
                <w:color w:val="000000"/>
                <w:sz w:val="20"/>
                <w:szCs w:val="20"/>
              </w:rPr>
              <w:t xml:space="preserve"> </w:t>
            </w:r>
            <w:r w:rsidRPr="00F4717C" w:rsidR="00D56844">
              <w:rPr>
                <w:rFonts w:ascii="Mulish" w:hAnsi="Mulish"/>
                <w:b/>
                <w:bCs/>
                <w:i/>
                <w:iCs/>
                <w:color w:val="000000"/>
                <w:sz w:val="20"/>
                <w:szCs w:val="20"/>
              </w:rPr>
              <w:t>ACID</w:t>
            </w:r>
            <w:r w:rsidRPr="006617E4" w:rsidR="00D56844">
              <w:rPr>
                <w:rFonts w:ascii="Mulish" w:hAnsi="Mulish"/>
                <w:color w:val="000000"/>
                <w:sz w:val="20"/>
                <w:szCs w:val="20"/>
              </w:rPr>
              <w:t xml:space="preserve"> transactions, schema evolution, time travel and high-performance analytics.</w:t>
            </w:r>
            <w:r w:rsidR="00C55946">
              <w:rPr>
                <w:rFonts w:ascii="Mulish" w:hAnsi="Mulish"/>
                <w:color w:val="000000"/>
                <w:sz w:val="20"/>
                <w:szCs w:val="20"/>
              </w:rPr>
              <w:br/>
            </w:r>
            <w:r w:rsidR="00C55946">
              <w:rPr>
                <w:rFonts w:ascii="Mulish" w:hAnsi="Mulish"/>
                <w:color w:val="000000"/>
                <w:sz w:val="20"/>
                <w:szCs w:val="20"/>
              </w:rPr>
              <w:br/>
            </w:r>
            <w:r w:rsidRPr="00F4717C" w:rsidR="00C55946">
              <w:rPr>
                <w:rFonts w:ascii="Mulish" w:hAnsi="Mulish"/>
                <w:b/>
                <w:bCs/>
                <w:color w:val="000000"/>
                <w:sz w:val="20"/>
                <w:szCs w:val="20"/>
              </w:rPr>
              <w:t>NB:</w:t>
            </w:r>
            <w:r w:rsidR="00C55946">
              <w:rPr>
                <w:rFonts w:ascii="Mulish" w:hAnsi="Mulish"/>
                <w:color w:val="000000"/>
                <w:sz w:val="20"/>
                <w:szCs w:val="20"/>
              </w:rPr>
              <w:t xml:space="preserve"> ACID ensures that data remains reliable and con</w:t>
            </w:r>
            <w:r w:rsidR="00D32836">
              <w:rPr>
                <w:rFonts w:ascii="Mulish" w:hAnsi="Mulish"/>
                <w:color w:val="000000"/>
                <w:sz w:val="20"/>
                <w:szCs w:val="20"/>
              </w:rPr>
              <w:t>sistent when moved through a data platform, with the acronym defined as follows;</w:t>
            </w:r>
            <w:r w:rsidR="00D32836">
              <w:rPr>
                <w:rFonts w:ascii="Mulish" w:hAnsi="Mulish"/>
                <w:color w:val="000000"/>
                <w:sz w:val="20"/>
                <w:szCs w:val="20"/>
              </w:rPr>
              <w:br/>
            </w:r>
          </w:p>
          <w:p w:rsidR="0069045F" w:rsidP="00B34E3E" w:rsidRDefault="00D32836" w14:paraId="545C4999" w14:textId="7033D78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9045F">
              <w:rPr>
                <w:rFonts w:ascii="Mulish" w:hAnsi="Mulish"/>
                <w:b/>
                <w:bCs/>
                <w:color w:val="000000"/>
                <w:sz w:val="20"/>
                <w:szCs w:val="20"/>
              </w:rPr>
              <w:t>Atomicity</w:t>
            </w:r>
            <w:r w:rsidRPr="0069045F">
              <w:rPr>
                <w:rFonts w:ascii="Mulish" w:hAnsi="Mulish"/>
                <w:color w:val="000000"/>
                <w:sz w:val="20"/>
                <w:szCs w:val="20"/>
              </w:rPr>
              <w:t xml:space="preserve">: </w:t>
            </w:r>
            <w:r w:rsidR="0069045F">
              <w:rPr>
                <w:rFonts w:ascii="Mulish" w:hAnsi="Mulish"/>
                <w:color w:val="000000"/>
                <w:sz w:val="20"/>
                <w:szCs w:val="20"/>
              </w:rPr>
              <w:t>A</w:t>
            </w:r>
            <w:r w:rsidRPr="0069045F">
              <w:rPr>
                <w:rFonts w:ascii="Mulish" w:hAnsi="Mulish"/>
                <w:color w:val="000000"/>
                <w:sz w:val="20"/>
                <w:szCs w:val="20"/>
              </w:rPr>
              <w:t xml:space="preserve"> transaction completes entirely or not at all.</w:t>
            </w:r>
          </w:p>
          <w:p w:rsidR="0069045F" w:rsidP="00B34E3E" w:rsidRDefault="00D32836" w14:paraId="00DD497A"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9045F">
              <w:rPr>
                <w:rFonts w:ascii="Mulish" w:hAnsi="Mulish"/>
                <w:b/>
                <w:bCs/>
                <w:color w:val="000000"/>
                <w:sz w:val="20"/>
                <w:szCs w:val="20"/>
              </w:rPr>
              <w:t>Consistency</w:t>
            </w:r>
            <w:r w:rsidRPr="0069045F" w:rsidR="0069045F">
              <w:rPr>
                <w:rFonts w:ascii="Mulish" w:hAnsi="Mulish"/>
                <w:b/>
                <w:bCs/>
                <w:color w:val="000000"/>
                <w:sz w:val="20"/>
                <w:szCs w:val="20"/>
              </w:rPr>
              <w:t>:</w:t>
            </w:r>
            <w:r w:rsidR="0069045F">
              <w:rPr>
                <w:rFonts w:ascii="Mulish" w:hAnsi="Mulish"/>
                <w:color w:val="000000"/>
                <w:sz w:val="20"/>
                <w:szCs w:val="20"/>
              </w:rPr>
              <w:t xml:space="preserve"> </w:t>
            </w:r>
            <w:r w:rsidRPr="0069045F">
              <w:rPr>
                <w:rFonts w:ascii="Mulish" w:hAnsi="Mulish"/>
                <w:color w:val="000000"/>
                <w:sz w:val="20"/>
                <w:szCs w:val="20"/>
              </w:rPr>
              <w:t>A transaction moves data from one valid state to another, preserving constraints, schemas, and business rules</w:t>
            </w:r>
            <w:r w:rsidR="0069045F">
              <w:rPr>
                <w:rFonts w:ascii="Mulish" w:hAnsi="Mulish"/>
                <w:color w:val="000000"/>
                <w:sz w:val="20"/>
                <w:szCs w:val="20"/>
              </w:rPr>
              <w:t xml:space="preserve"> during the process</w:t>
            </w:r>
            <w:r w:rsidRPr="0069045F">
              <w:rPr>
                <w:rFonts w:ascii="Mulish" w:hAnsi="Mulish"/>
                <w:color w:val="000000"/>
                <w:sz w:val="20"/>
                <w:szCs w:val="20"/>
              </w:rPr>
              <w:t>.</w:t>
            </w:r>
          </w:p>
          <w:p w:rsidR="00F4717C" w:rsidP="00B34E3E" w:rsidRDefault="00D32836" w14:paraId="7DE86D0A"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9045F">
              <w:rPr>
                <w:rFonts w:ascii="Mulish" w:hAnsi="Mulish"/>
                <w:b/>
                <w:bCs/>
                <w:color w:val="000000"/>
                <w:sz w:val="20"/>
                <w:szCs w:val="20"/>
              </w:rPr>
              <w:t>Isolation</w:t>
            </w:r>
            <w:r w:rsidR="0069045F">
              <w:rPr>
                <w:rFonts w:ascii="Mulish" w:hAnsi="Mulish"/>
                <w:b/>
                <w:bCs/>
                <w:color w:val="000000"/>
                <w:sz w:val="20"/>
                <w:szCs w:val="20"/>
              </w:rPr>
              <w:t xml:space="preserve">: </w:t>
            </w:r>
            <w:r w:rsidRPr="0069045F">
              <w:rPr>
                <w:rFonts w:ascii="Mulish" w:hAnsi="Mulish"/>
                <w:color w:val="000000"/>
                <w:sz w:val="20"/>
                <w:szCs w:val="20"/>
              </w:rPr>
              <w:t>Concurrent operations</w:t>
            </w:r>
            <w:r w:rsidR="0069045F">
              <w:rPr>
                <w:rFonts w:ascii="Mulish" w:hAnsi="Mulish"/>
                <w:color w:val="000000"/>
                <w:sz w:val="20"/>
                <w:szCs w:val="20"/>
              </w:rPr>
              <w:t xml:space="preserve"> on</w:t>
            </w:r>
            <w:r w:rsidR="00F4717C">
              <w:rPr>
                <w:rFonts w:ascii="Mulish" w:hAnsi="Mulish"/>
                <w:color w:val="000000"/>
                <w:sz w:val="20"/>
                <w:szCs w:val="20"/>
              </w:rPr>
              <w:t xml:space="preserve"> the transaction</w:t>
            </w:r>
            <w:r w:rsidRPr="0069045F">
              <w:rPr>
                <w:rFonts w:ascii="Mulish" w:hAnsi="Mulish"/>
                <w:color w:val="000000"/>
                <w:sz w:val="20"/>
                <w:szCs w:val="20"/>
              </w:rPr>
              <w:t xml:space="preserve"> do not improperly interfere with one another. Queries should </w:t>
            </w:r>
            <w:r w:rsidR="00F4717C">
              <w:rPr>
                <w:rFonts w:ascii="Mulish" w:hAnsi="Mulish"/>
                <w:color w:val="000000"/>
                <w:sz w:val="20"/>
                <w:szCs w:val="20"/>
              </w:rPr>
              <w:t>also n</w:t>
            </w:r>
            <w:r w:rsidRPr="0069045F">
              <w:rPr>
                <w:rFonts w:ascii="Mulish" w:hAnsi="Mulish"/>
                <w:color w:val="000000"/>
                <w:sz w:val="20"/>
                <w:szCs w:val="20"/>
              </w:rPr>
              <w:t>ot see partially completed loads or updates</w:t>
            </w:r>
            <w:r w:rsidR="00F4717C">
              <w:rPr>
                <w:rFonts w:ascii="Mulish" w:hAnsi="Mulish"/>
                <w:color w:val="000000"/>
                <w:sz w:val="20"/>
                <w:szCs w:val="20"/>
              </w:rPr>
              <w:t xml:space="preserve"> to tables</w:t>
            </w:r>
            <w:r w:rsidRPr="0069045F">
              <w:rPr>
                <w:rFonts w:ascii="Mulish" w:hAnsi="Mulish"/>
                <w:color w:val="000000"/>
                <w:sz w:val="20"/>
                <w:szCs w:val="20"/>
              </w:rPr>
              <w:t>.</w:t>
            </w:r>
          </w:p>
          <w:p w:rsidRPr="00F4717C" w:rsidR="00D56844" w:rsidP="00B34E3E" w:rsidRDefault="00D32836" w14:paraId="0991E38A" w14:textId="0C54E73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F4717C">
              <w:rPr>
                <w:rFonts w:ascii="Mulish" w:hAnsi="Mulish"/>
                <w:b/>
                <w:bCs/>
                <w:color w:val="000000"/>
                <w:sz w:val="20"/>
                <w:szCs w:val="20"/>
              </w:rPr>
              <w:t>Durability</w:t>
            </w:r>
            <w:r w:rsidRPr="00F4717C" w:rsidR="00F4717C">
              <w:rPr>
                <w:rFonts w:ascii="Mulish" w:hAnsi="Mulish"/>
                <w:b/>
                <w:bCs/>
                <w:color w:val="000000"/>
                <w:sz w:val="20"/>
                <w:szCs w:val="20"/>
              </w:rPr>
              <w:t>:</w:t>
            </w:r>
            <w:r w:rsidR="00F4717C">
              <w:rPr>
                <w:rFonts w:ascii="Mulish" w:hAnsi="Mulish"/>
                <w:color w:val="000000"/>
                <w:sz w:val="20"/>
                <w:szCs w:val="20"/>
              </w:rPr>
              <w:t xml:space="preserve"> </w:t>
            </w:r>
            <w:r w:rsidRPr="00F4717C">
              <w:rPr>
                <w:rFonts w:ascii="Mulish" w:hAnsi="Mulish"/>
                <w:color w:val="000000"/>
                <w:sz w:val="20"/>
                <w:szCs w:val="20"/>
              </w:rPr>
              <w:t>Once committed, changes remain stored even after a crash or system restart.</w:t>
            </w:r>
          </w:p>
          <w:p w:rsidRPr="006617E4" w:rsidR="00AD0D79" w:rsidP="00E545D2" w:rsidRDefault="00AD0D79" w14:paraId="2A6A544A" w14:textId="418ABDD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D56844" w:rsidTr="23685E28" w14:paraId="6A7FB474"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6617E4" w:rsidR="00D56844" w:rsidP="00E545D2" w:rsidRDefault="00D56844" w14:paraId="788D9F4D" w14:textId="6929823E">
            <w:pPr>
              <w:rPr>
                <w:rFonts w:ascii="Mulish" w:hAnsi="Mulish"/>
                <w:color w:val="000000"/>
                <w:sz w:val="20"/>
                <w:szCs w:val="20"/>
              </w:rPr>
            </w:pPr>
            <w:r w:rsidRPr="006617E4">
              <w:rPr>
                <w:rFonts w:ascii="Mulish" w:hAnsi="Mulish"/>
                <w:color w:val="000000"/>
                <w:sz w:val="20"/>
                <w:szCs w:val="20"/>
              </w:rPr>
              <w:t>ADD-007</w:t>
            </w:r>
          </w:p>
        </w:tc>
        <w:tc>
          <w:tcPr>
            <w:tcW w:w="2075" w:type="dxa"/>
            <w:noWrap/>
            <w:hideMark/>
          </w:tcPr>
          <w:p w:rsidRPr="006617E4" w:rsidR="00D56844" w:rsidP="00E545D2" w:rsidRDefault="00D56844" w14:paraId="6C253F03" w14:textId="72C6882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FR-008, FR-009, FR-016, FR-022</w:t>
            </w:r>
          </w:p>
        </w:tc>
        <w:tc>
          <w:tcPr>
            <w:tcW w:w="3543" w:type="dxa"/>
            <w:noWrap/>
            <w:hideMark/>
          </w:tcPr>
          <w:p w:rsidRPr="00E545D2" w:rsidR="00D56844" w:rsidP="00E545D2" w:rsidRDefault="003C7B5D" w14:paraId="6BEF4176" w14:textId="749EC574">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Pr>
                <w:rFonts w:ascii="Mulish" w:hAnsi="Mulish"/>
                <w:i/>
                <w:iCs/>
                <w:color w:val="000000"/>
                <w:sz w:val="20"/>
                <w:szCs w:val="20"/>
              </w:rPr>
              <w:t xml:space="preserve">A </w:t>
            </w:r>
            <w:r w:rsidR="003957FF">
              <w:rPr>
                <w:rFonts w:ascii="Mulish" w:hAnsi="Mulish"/>
                <w:i/>
                <w:iCs/>
                <w:color w:val="000000"/>
                <w:sz w:val="20"/>
                <w:szCs w:val="20"/>
              </w:rPr>
              <w:t xml:space="preserve">managed data storage architecture, closely inspired by the </w:t>
            </w:r>
            <w:r w:rsidRPr="00E545D2" w:rsidR="00D56844">
              <w:rPr>
                <w:rFonts w:ascii="Mulish" w:hAnsi="Mulish"/>
                <w:i/>
                <w:iCs/>
                <w:color w:val="000000"/>
                <w:sz w:val="20"/>
                <w:szCs w:val="20"/>
              </w:rPr>
              <w:t>Databricks Medallion Architecture</w:t>
            </w:r>
            <w:r w:rsidR="003957FF">
              <w:rPr>
                <w:rFonts w:ascii="Mulish" w:hAnsi="Mulish"/>
                <w:i/>
                <w:iCs/>
                <w:color w:val="000000"/>
                <w:sz w:val="20"/>
                <w:szCs w:val="20"/>
              </w:rPr>
              <w:t>,</w:t>
            </w:r>
            <w:r w:rsidRPr="00E545D2" w:rsidR="00D56844">
              <w:rPr>
                <w:rFonts w:ascii="Mulish" w:hAnsi="Mulish"/>
                <w:i/>
                <w:iCs/>
                <w:color w:val="000000"/>
                <w:sz w:val="20"/>
                <w:szCs w:val="20"/>
              </w:rPr>
              <w:t xml:space="preserve"> will be adopted</w:t>
            </w:r>
          </w:p>
        </w:tc>
        <w:tc>
          <w:tcPr>
            <w:tcW w:w="7371" w:type="dxa"/>
            <w:noWrap/>
            <w:hideMark/>
          </w:tcPr>
          <w:p w:rsidR="007C00C5" w:rsidP="00E545D2" w:rsidRDefault="00D56844" w14:paraId="1C538484" w14:textId="02F8692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 xml:space="preserve">Data will </w:t>
            </w:r>
            <w:r w:rsidR="000A7EB9">
              <w:rPr>
                <w:rFonts w:ascii="Mulish" w:hAnsi="Mulish"/>
                <w:color w:val="000000"/>
                <w:sz w:val="20"/>
                <w:szCs w:val="20"/>
              </w:rPr>
              <w:t xml:space="preserve">be processed from </w:t>
            </w:r>
            <w:r w:rsidR="00A610A1">
              <w:rPr>
                <w:rFonts w:ascii="Mulish" w:hAnsi="Mulish"/>
                <w:color w:val="000000"/>
                <w:sz w:val="20"/>
                <w:szCs w:val="20"/>
              </w:rPr>
              <w:t xml:space="preserve">Landing Storage (if the source is considered Untrusted), deposited in RAW Storage in a consistent format before </w:t>
            </w:r>
            <w:r w:rsidR="00FB12E4">
              <w:rPr>
                <w:rFonts w:ascii="Mulish" w:hAnsi="Mulish"/>
                <w:color w:val="000000"/>
                <w:sz w:val="20"/>
                <w:szCs w:val="20"/>
              </w:rPr>
              <w:t>being loaded into managed table</w:t>
            </w:r>
            <w:r w:rsidR="007C00C5">
              <w:rPr>
                <w:rFonts w:ascii="Mulish" w:hAnsi="Mulish"/>
                <w:color w:val="000000"/>
                <w:sz w:val="20"/>
                <w:szCs w:val="20"/>
              </w:rPr>
              <w:t>s</w:t>
            </w:r>
            <w:r w:rsidR="003957FF">
              <w:rPr>
                <w:rFonts w:ascii="Mulish" w:hAnsi="Mulish"/>
                <w:color w:val="000000"/>
                <w:sz w:val="20"/>
                <w:szCs w:val="20"/>
              </w:rPr>
              <w:t xml:space="preserve">. This will closely follow </w:t>
            </w:r>
            <w:r w:rsidR="007C00C5">
              <w:rPr>
                <w:rFonts w:ascii="Mulish" w:hAnsi="Mulish"/>
                <w:color w:val="000000"/>
                <w:sz w:val="20"/>
                <w:szCs w:val="20"/>
              </w:rPr>
              <w:t>the Databricks Medallion Architecture</w:t>
            </w:r>
            <w:r w:rsidR="0018021E">
              <w:rPr>
                <w:rFonts w:ascii="Mulish" w:hAnsi="Mulish"/>
                <w:color w:val="000000"/>
                <w:sz w:val="20"/>
                <w:szCs w:val="20"/>
              </w:rPr>
              <w:t>. These layers are defined by Databricks as follows</w:t>
            </w:r>
            <w:r w:rsidR="007C00C5">
              <w:rPr>
                <w:rFonts w:ascii="Mulish" w:hAnsi="Mulish"/>
                <w:color w:val="000000"/>
                <w:sz w:val="20"/>
                <w:szCs w:val="20"/>
              </w:rPr>
              <w:t>;</w:t>
            </w:r>
          </w:p>
          <w:p w:rsidR="007C00C5" w:rsidP="00E545D2" w:rsidRDefault="007C00C5" w14:paraId="1BE4998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4041DA" w:rsidP="00B34E3E" w:rsidRDefault="460CC3D0" w14:paraId="520A49DE"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commentRangeStart w:id="317"/>
            <w:commentRangeStart w:id="318"/>
            <w:r w:rsidRPr="23685E28">
              <w:rPr>
                <w:rFonts w:ascii="Mulish" w:hAnsi="Mulish"/>
                <w:b/>
                <w:bCs/>
                <w:color w:val="000000" w:themeColor="text1"/>
                <w:sz w:val="20"/>
                <w:szCs w:val="20"/>
              </w:rPr>
              <w:t>Bronze - Raw:</w:t>
            </w:r>
            <w:r w:rsidRPr="23685E28">
              <w:rPr>
                <w:rFonts w:ascii="Mulish" w:hAnsi="Mulish"/>
                <w:color w:val="000000" w:themeColor="text1"/>
                <w:sz w:val="20"/>
                <w:szCs w:val="20"/>
              </w:rPr>
              <w:t xml:space="preserve"> Stores data as it arrives from source systems, with minimal or no cleaning and validation. It preserves the original data for auditing and reprocessing.</w:t>
            </w:r>
          </w:p>
          <w:p w:rsidR="00B30732" w:rsidP="00B34E3E" w:rsidRDefault="0018021E" w14:paraId="4BE120D8"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041DA">
              <w:rPr>
                <w:rFonts w:ascii="Mulish" w:hAnsi="Mulish"/>
                <w:b/>
                <w:bCs/>
                <w:color w:val="000000"/>
                <w:sz w:val="20"/>
                <w:szCs w:val="20"/>
              </w:rPr>
              <w:lastRenderedPageBreak/>
              <w:t>Silver</w:t>
            </w:r>
            <w:r w:rsidRPr="004041DA" w:rsidR="004041DA">
              <w:rPr>
                <w:rFonts w:ascii="Mulish" w:hAnsi="Mulish"/>
                <w:b/>
                <w:bCs/>
                <w:color w:val="000000"/>
                <w:sz w:val="20"/>
                <w:szCs w:val="20"/>
              </w:rPr>
              <w:t xml:space="preserve"> - </w:t>
            </w:r>
            <w:r w:rsidRPr="004041DA">
              <w:rPr>
                <w:rFonts w:ascii="Mulish" w:hAnsi="Mulish"/>
                <w:b/>
                <w:bCs/>
                <w:color w:val="000000"/>
                <w:sz w:val="20"/>
                <w:szCs w:val="20"/>
              </w:rPr>
              <w:t>Validated:</w:t>
            </w:r>
            <w:r w:rsidRPr="004041DA">
              <w:rPr>
                <w:rFonts w:ascii="Mulish" w:hAnsi="Mulish"/>
                <w:color w:val="000000"/>
                <w:sz w:val="20"/>
                <w:szCs w:val="20"/>
              </w:rPr>
              <w:t xml:space="preserve"> Contains cleaned, validated, and </w:t>
            </w:r>
            <w:r w:rsidR="004041DA">
              <w:rPr>
                <w:rFonts w:ascii="Mulish" w:hAnsi="Mulish"/>
                <w:color w:val="000000"/>
                <w:sz w:val="20"/>
                <w:szCs w:val="20"/>
              </w:rPr>
              <w:t>conformed</w:t>
            </w:r>
            <w:r w:rsidRPr="004041DA">
              <w:rPr>
                <w:rFonts w:ascii="Mulish" w:hAnsi="Mulish"/>
                <w:color w:val="000000"/>
                <w:sz w:val="20"/>
                <w:szCs w:val="20"/>
              </w:rPr>
              <w:t xml:space="preserve"> data. Records may be filtered, deduplicated, joined, and enriched while retaining detail for analysis</w:t>
            </w:r>
            <w:r w:rsidR="004041DA">
              <w:rPr>
                <w:rFonts w:ascii="Mulish" w:hAnsi="Mulish"/>
                <w:color w:val="000000"/>
                <w:sz w:val="20"/>
                <w:szCs w:val="20"/>
              </w:rPr>
              <w:t xml:space="preserve"> at this stage</w:t>
            </w:r>
            <w:r w:rsidRPr="004041DA">
              <w:rPr>
                <w:rFonts w:ascii="Mulish" w:hAnsi="Mulish"/>
                <w:color w:val="000000"/>
                <w:sz w:val="20"/>
                <w:szCs w:val="20"/>
              </w:rPr>
              <w:t>.</w:t>
            </w:r>
          </w:p>
          <w:p w:rsidR="00C64B26" w:rsidP="00B34E3E" w:rsidRDefault="460CC3D0" w14:paraId="75D5E415" w14:textId="3BD5C4A4">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23685E28">
              <w:rPr>
                <w:rFonts w:ascii="Mulish" w:hAnsi="Mulish"/>
                <w:b/>
                <w:bCs/>
                <w:color w:val="000000" w:themeColor="text1"/>
                <w:sz w:val="20"/>
                <w:szCs w:val="20"/>
              </w:rPr>
              <w:t>Gold</w:t>
            </w:r>
            <w:r w:rsidRPr="23685E28" w:rsidR="49800707">
              <w:rPr>
                <w:rFonts w:ascii="Mulish" w:hAnsi="Mulish"/>
                <w:b/>
                <w:bCs/>
                <w:color w:val="000000" w:themeColor="text1"/>
                <w:sz w:val="20"/>
                <w:szCs w:val="20"/>
              </w:rPr>
              <w:t xml:space="preserve"> - </w:t>
            </w:r>
            <w:r w:rsidRPr="23685E28">
              <w:rPr>
                <w:rFonts w:ascii="Mulish" w:hAnsi="Mulish"/>
                <w:b/>
                <w:bCs/>
                <w:color w:val="000000" w:themeColor="text1"/>
                <w:sz w:val="20"/>
                <w:szCs w:val="20"/>
              </w:rPr>
              <w:t>Enriched:</w:t>
            </w:r>
            <w:r w:rsidRPr="23685E28">
              <w:rPr>
                <w:rFonts w:ascii="Mulish" w:hAnsi="Mulish"/>
                <w:color w:val="000000" w:themeColor="text1"/>
                <w:sz w:val="20"/>
                <w:szCs w:val="20"/>
              </w:rPr>
              <w:t xml:space="preserve"> Contains business-ready data </w:t>
            </w:r>
            <w:r w:rsidRPr="23685E28" w:rsidR="49800707">
              <w:rPr>
                <w:rFonts w:ascii="Mulish" w:hAnsi="Mulish"/>
                <w:color w:val="000000" w:themeColor="text1"/>
                <w:sz w:val="20"/>
                <w:szCs w:val="20"/>
              </w:rPr>
              <w:t>that is optimised</w:t>
            </w:r>
            <w:r w:rsidRPr="23685E28">
              <w:rPr>
                <w:rFonts w:ascii="Mulish" w:hAnsi="Mulish"/>
                <w:color w:val="000000" w:themeColor="text1"/>
                <w:sz w:val="20"/>
                <w:szCs w:val="20"/>
              </w:rPr>
              <w:t xml:space="preserve"> for analytics and reporting. Data is typically aggregated and </w:t>
            </w:r>
            <w:r w:rsidRPr="23685E28" w:rsidR="49800707">
              <w:rPr>
                <w:rFonts w:ascii="Mulish" w:hAnsi="Mulish"/>
                <w:color w:val="000000" w:themeColor="text1"/>
                <w:sz w:val="20"/>
                <w:szCs w:val="20"/>
              </w:rPr>
              <w:t>organised</w:t>
            </w:r>
            <w:r w:rsidRPr="23685E28">
              <w:rPr>
                <w:rFonts w:ascii="Mulish" w:hAnsi="Mulish"/>
                <w:color w:val="000000" w:themeColor="text1"/>
                <w:sz w:val="20"/>
                <w:szCs w:val="20"/>
              </w:rPr>
              <w:t xml:space="preserve"> into dimensional models</w:t>
            </w:r>
            <w:r w:rsidRPr="23685E28" w:rsidR="49800707">
              <w:rPr>
                <w:rFonts w:ascii="Mulish" w:hAnsi="Mulish"/>
                <w:color w:val="000000" w:themeColor="text1"/>
                <w:sz w:val="20"/>
                <w:szCs w:val="20"/>
              </w:rPr>
              <w:t xml:space="preserve"> (or Data Marts – if preferred) with core metrics defined in one place to suit specific business requirements</w:t>
            </w:r>
            <w:r w:rsidRPr="23685E28">
              <w:rPr>
                <w:rFonts w:ascii="Mulish" w:hAnsi="Mulish"/>
                <w:color w:val="000000" w:themeColor="text1"/>
                <w:sz w:val="20"/>
                <w:szCs w:val="20"/>
              </w:rPr>
              <w:t>.</w:t>
            </w:r>
            <w:commentRangeEnd w:id="317"/>
            <w:r w:rsidR="0018021E">
              <w:rPr>
                <w:rStyle w:val="CommentReference"/>
                <w:rFonts w:ascii="Mulish" w:hAnsi="Mulish"/>
                <w:color w:val="000000"/>
                <w:sz w:val="20"/>
                <w:szCs w:val="20"/>
              </w:rPr>
              <w:commentReference w:id="317"/>
            </w:r>
            <w:commentRangeEnd w:id="318"/>
            <w:r>
              <w:rPr>
                <w:rStyle w:val="CommentReference"/>
              </w:rPr>
              <w:commentReference w:id="318"/>
            </w:r>
          </w:p>
          <w:p w:rsidR="00C64B26" w:rsidP="00C64B26" w:rsidRDefault="00C64B26" w14:paraId="0BCAD5F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AB105E" w:rsidP="00C64B26" w:rsidRDefault="4CCCD42A" w14:paraId="2FAC5B18" w14:textId="2A24D9A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23685E28">
              <w:rPr>
                <w:rFonts w:ascii="Mulish" w:hAnsi="Mulish"/>
                <w:color w:val="000000" w:themeColor="text1"/>
                <w:sz w:val="20"/>
                <w:szCs w:val="20"/>
              </w:rPr>
              <w:t>W</w:t>
            </w:r>
            <w:commentRangeStart w:id="319"/>
            <w:commentRangeStart w:id="320"/>
            <w:r w:rsidRPr="23685E28">
              <w:rPr>
                <w:rFonts w:ascii="Mulish" w:hAnsi="Mulish"/>
                <w:color w:val="000000" w:themeColor="text1"/>
                <w:sz w:val="20"/>
                <w:szCs w:val="20"/>
              </w:rPr>
              <w:t xml:space="preserve">hilst not an official medallion layer, </w:t>
            </w:r>
            <w:r w:rsidRPr="23685E28" w:rsidR="5CA285F1">
              <w:rPr>
                <w:rFonts w:ascii="Mulish" w:hAnsi="Mulish"/>
                <w:color w:val="000000" w:themeColor="text1"/>
                <w:sz w:val="20"/>
                <w:szCs w:val="20"/>
              </w:rPr>
              <w:t xml:space="preserve">it is recommended that a </w:t>
            </w:r>
            <w:r w:rsidRPr="23685E28">
              <w:rPr>
                <w:rFonts w:ascii="Mulish" w:hAnsi="Mulish"/>
                <w:b/>
                <w:bCs/>
                <w:color w:val="000000" w:themeColor="text1"/>
                <w:sz w:val="20"/>
                <w:szCs w:val="20"/>
              </w:rPr>
              <w:t>staging</w:t>
            </w:r>
            <w:r w:rsidRPr="23685E28" w:rsidR="5CA285F1">
              <w:rPr>
                <w:rFonts w:ascii="Mulish" w:hAnsi="Mulish"/>
                <w:color w:val="000000" w:themeColor="text1"/>
                <w:sz w:val="20"/>
                <w:szCs w:val="20"/>
              </w:rPr>
              <w:t xml:space="preserve"> layer be used between bronze and silver where required</w:t>
            </w:r>
            <w:commentRangeEnd w:id="319"/>
            <w:r w:rsidRPr="23685E28" w:rsidR="00563966">
              <w:rPr>
                <w:rStyle w:val="CommentReference"/>
                <w:rFonts w:ascii="Mulish" w:hAnsi="Mulish"/>
                <w:color w:val="000000" w:themeColor="text1"/>
                <w:sz w:val="20"/>
                <w:szCs w:val="20"/>
              </w:rPr>
              <w:commentReference w:id="319"/>
            </w:r>
            <w:commentRangeEnd w:id="320"/>
            <w:r>
              <w:rPr>
                <w:rStyle w:val="CommentReference"/>
              </w:rPr>
              <w:commentReference w:id="320"/>
            </w:r>
            <w:r w:rsidRPr="23685E28" w:rsidR="5CA285F1">
              <w:rPr>
                <w:rFonts w:ascii="Mulish" w:hAnsi="Mulish"/>
                <w:color w:val="000000" w:themeColor="text1"/>
                <w:sz w:val="20"/>
                <w:szCs w:val="20"/>
              </w:rPr>
              <w:t>. This</w:t>
            </w:r>
            <w:r w:rsidRPr="23685E28">
              <w:rPr>
                <w:rFonts w:ascii="Mulish" w:hAnsi="Mulish"/>
                <w:color w:val="000000" w:themeColor="text1"/>
                <w:sz w:val="20"/>
                <w:szCs w:val="20"/>
              </w:rPr>
              <w:t xml:space="preserve"> will offer maximum flexibility for Doubtless and enable the group platform to </w:t>
            </w:r>
            <w:r w:rsidRPr="23685E28" w:rsidR="7C5F199C">
              <w:rPr>
                <w:rFonts w:ascii="Mulish" w:hAnsi="Mulish"/>
                <w:color w:val="000000" w:themeColor="text1"/>
                <w:sz w:val="20"/>
                <w:szCs w:val="20"/>
              </w:rPr>
              <w:t xml:space="preserve">pre-prepare </w:t>
            </w:r>
            <w:r w:rsidRPr="23685E28" w:rsidR="645CC601">
              <w:rPr>
                <w:rFonts w:ascii="Mulish" w:hAnsi="Mulish"/>
                <w:color w:val="000000" w:themeColor="text1"/>
                <w:sz w:val="20"/>
                <w:szCs w:val="20"/>
              </w:rPr>
              <w:t>and clean large volumes of data before it is confirmed into the enterprise model held in the Silver layer.</w:t>
            </w:r>
          </w:p>
          <w:p w:rsidR="00AB105E" w:rsidP="00C64B26" w:rsidRDefault="00AB105E" w14:paraId="6F03B0B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C64B26" w:rsidR="00C64B26" w:rsidP="00C64B26" w:rsidRDefault="00C64B26" w14:paraId="0FAB6D3F" w14:textId="401B106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The</w:t>
            </w:r>
            <w:r w:rsidR="0047516A">
              <w:rPr>
                <w:rFonts w:ascii="Mulish" w:hAnsi="Mulish"/>
                <w:color w:val="000000"/>
                <w:sz w:val="20"/>
                <w:szCs w:val="20"/>
              </w:rPr>
              <w:t xml:space="preserve"> recommended</w:t>
            </w:r>
            <w:r>
              <w:rPr>
                <w:rFonts w:ascii="Mulish" w:hAnsi="Mulish"/>
                <w:color w:val="000000"/>
                <w:sz w:val="20"/>
                <w:szCs w:val="20"/>
              </w:rPr>
              <w:t xml:space="preserve"> medallion </w:t>
            </w:r>
            <w:r w:rsidR="0047516A">
              <w:rPr>
                <w:rFonts w:ascii="Mulish" w:hAnsi="Mulish"/>
                <w:color w:val="000000"/>
                <w:sz w:val="20"/>
                <w:szCs w:val="20"/>
              </w:rPr>
              <w:t xml:space="preserve">inspired </w:t>
            </w:r>
            <w:r>
              <w:rPr>
                <w:rFonts w:ascii="Mulish" w:hAnsi="Mulish"/>
                <w:color w:val="000000"/>
                <w:sz w:val="20"/>
                <w:szCs w:val="20"/>
              </w:rPr>
              <w:t xml:space="preserve">architecture </w:t>
            </w:r>
            <w:r w:rsidR="0047516A">
              <w:rPr>
                <w:rFonts w:ascii="Mulish" w:hAnsi="Mulish"/>
                <w:color w:val="000000"/>
                <w:sz w:val="20"/>
                <w:szCs w:val="20"/>
              </w:rPr>
              <w:t xml:space="preserve">to be adopted by Doubtless </w:t>
            </w:r>
            <w:r>
              <w:rPr>
                <w:rFonts w:ascii="Mulish" w:hAnsi="Mulish"/>
                <w:color w:val="000000"/>
                <w:sz w:val="20"/>
                <w:szCs w:val="20"/>
              </w:rPr>
              <w:t>is depicted i</w:t>
            </w:r>
            <w:r w:rsidRPr="00C64B26">
              <w:rPr>
                <w:rFonts w:ascii="Mulish" w:hAnsi="Mulish"/>
                <w:color w:val="000000"/>
                <w:sz w:val="20"/>
                <w:szCs w:val="20"/>
              </w:rPr>
              <w:t xml:space="preserve">n </w:t>
            </w:r>
            <w:r w:rsidRPr="00C64B26">
              <w:rPr>
                <w:rFonts w:ascii="Mulish" w:hAnsi="Mulish"/>
                <w:color w:val="000000"/>
                <w:sz w:val="20"/>
                <w:szCs w:val="20"/>
              </w:rPr>
              <w:fldChar w:fldCharType="begin"/>
            </w:r>
            <w:r w:rsidRPr="00C64B26">
              <w:rPr>
                <w:rFonts w:ascii="Mulish" w:hAnsi="Mulish"/>
                <w:color w:val="000000"/>
                <w:sz w:val="20"/>
                <w:szCs w:val="20"/>
              </w:rPr>
              <w:instrText xml:space="preserve"> REF _Ref238406205 \h </w:instrText>
            </w:r>
            <w:r>
              <w:rPr>
                <w:rFonts w:ascii="Mulish" w:hAnsi="Mulish"/>
                <w:color w:val="000000"/>
                <w:sz w:val="20"/>
                <w:szCs w:val="20"/>
              </w:rPr>
              <w:instrText xml:space="preserve"> \* MERGEFORMAT </w:instrText>
            </w:r>
            <w:r w:rsidRPr="00C64B26">
              <w:rPr>
                <w:rFonts w:ascii="Mulish" w:hAnsi="Mulish"/>
                <w:color w:val="000000"/>
                <w:sz w:val="20"/>
                <w:szCs w:val="20"/>
              </w:rPr>
            </w:r>
            <w:r w:rsidRPr="00C64B26">
              <w:rPr>
                <w:rFonts w:ascii="Mulish" w:hAnsi="Mulish"/>
                <w:color w:val="000000"/>
                <w:sz w:val="20"/>
                <w:szCs w:val="20"/>
              </w:rPr>
              <w:fldChar w:fldCharType="separate"/>
            </w:r>
            <w:r w:rsidRPr="005052B0" w:rsidR="005052B0">
              <w:rPr>
                <w:rFonts w:ascii="Mulish" w:hAnsi="Mulish"/>
                <w:sz w:val="20"/>
                <w:szCs w:val="20"/>
              </w:rPr>
              <w:t xml:space="preserve">Figure </w:t>
            </w:r>
            <w:r w:rsidRPr="005052B0" w:rsidR="005052B0">
              <w:rPr>
                <w:rFonts w:ascii="Mulish" w:hAnsi="Mulish"/>
                <w:noProof/>
                <w:sz w:val="20"/>
                <w:szCs w:val="20"/>
              </w:rPr>
              <w:t>5</w:t>
            </w:r>
            <w:r w:rsidRPr="00C64B26">
              <w:rPr>
                <w:rFonts w:ascii="Mulish" w:hAnsi="Mulish"/>
                <w:color w:val="000000"/>
                <w:sz w:val="20"/>
                <w:szCs w:val="20"/>
              </w:rPr>
              <w:fldChar w:fldCharType="end"/>
            </w:r>
            <w:r w:rsidRPr="00C64B26">
              <w:rPr>
                <w:rFonts w:ascii="Mulish" w:hAnsi="Mulish"/>
                <w:color w:val="000000"/>
                <w:sz w:val="20"/>
                <w:szCs w:val="20"/>
              </w:rPr>
              <w:t>.</w:t>
            </w:r>
          </w:p>
          <w:p w:rsidRPr="00B30732" w:rsidR="00B30732" w:rsidP="00B30732" w:rsidRDefault="00B30732" w14:paraId="5FF58F1A" w14:textId="042A0C4B">
            <w:pPr>
              <w:ind w:left="360"/>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D56844" w:rsidTr="23685E28" w14:paraId="4308A253"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6617E4" w:rsidR="00D56844" w:rsidP="00E545D2" w:rsidRDefault="00D56844" w14:paraId="403AC871" w14:textId="1B48C4E9">
            <w:pPr>
              <w:rPr>
                <w:rFonts w:ascii="Mulish" w:hAnsi="Mulish"/>
                <w:color w:val="000000"/>
                <w:sz w:val="20"/>
                <w:szCs w:val="20"/>
              </w:rPr>
            </w:pPr>
            <w:r w:rsidRPr="006617E4">
              <w:rPr>
                <w:rFonts w:ascii="Mulish" w:hAnsi="Mulish"/>
                <w:color w:val="000000"/>
                <w:sz w:val="20"/>
                <w:szCs w:val="20"/>
              </w:rPr>
              <w:t>ADD-031</w:t>
            </w:r>
          </w:p>
        </w:tc>
        <w:tc>
          <w:tcPr>
            <w:tcW w:w="2075" w:type="dxa"/>
            <w:noWrap/>
            <w:hideMark/>
          </w:tcPr>
          <w:p w:rsidRPr="006617E4" w:rsidR="00D56844" w:rsidP="00E545D2" w:rsidRDefault="00D56844" w14:paraId="2A286C05" w14:textId="71A712E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FR-008, FR-009, FR-014, FR-016</w:t>
            </w:r>
          </w:p>
        </w:tc>
        <w:tc>
          <w:tcPr>
            <w:tcW w:w="3543" w:type="dxa"/>
            <w:noWrap/>
            <w:hideMark/>
          </w:tcPr>
          <w:p w:rsidRPr="00E545D2" w:rsidR="00D56844" w:rsidP="00E545D2" w:rsidRDefault="00D56844" w14:paraId="6BC4D4E7" w14:textId="60DF3013">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E545D2">
              <w:rPr>
                <w:rFonts w:ascii="Mulish" w:hAnsi="Mulish"/>
                <w:i/>
                <w:iCs/>
                <w:color w:val="000000"/>
                <w:sz w:val="20"/>
                <w:szCs w:val="20"/>
              </w:rPr>
              <w:t>Use Unity Catalog</w:t>
            </w:r>
            <w:r w:rsidR="00D74250">
              <w:rPr>
                <w:rFonts w:ascii="Mulish" w:hAnsi="Mulish"/>
                <w:i/>
                <w:iCs/>
                <w:color w:val="000000"/>
                <w:sz w:val="20"/>
                <w:szCs w:val="20"/>
              </w:rPr>
              <w:t>ue</w:t>
            </w:r>
            <w:r w:rsidRPr="00E545D2">
              <w:rPr>
                <w:rFonts w:ascii="Mulish" w:hAnsi="Mulish"/>
                <w:i/>
                <w:iCs/>
                <w:color w:val="000000"/>
                <w:sz w:val="20"/>
                <w:szCs w:val="20"/>
              </w:rPr>
              <w:t xml:space="preserve"> managed Delta tables as the default storage model for all platform-owned Bronze, Silver and Gold datasets.</w:t>
            </w:r>
          </w:p>
        </w:tc>
        <w:tc>
          <w:tcPr>
            <w:tcW w:w="7371" w:type="dxa"/>
            <w:noWrap/>
            <w:hideMark/>
          </w:tcPr>
          <w:p w:rsidR="00D74250" w:rsidP="00E545D2" w:rsidRDefault="00162ABA" w14:paraId="74073C56" w14:textId="3DF4A45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162ABA">
              <w:rPr>
                <w:rFonts w:ascii="Mulish" w:hAnsi="Mulish"/>
                <w:b/>
                <w:bCs/>
                <w:i/>
                <w:iCs/>
                <w:color w:val="000000"/>
                <w:sz w:val="20"/>
                <w:szCs w:val="20"/>
              </w:rPr>
              <w:t xml:space="preserve">Untity Catalogue </w:t>
            </w:r>
            <w:r w:rsidRPr="00162ABA" w:rsidR="00D56844">
              <w:rPr>
                <w:rFonts w:ascii="Mulish" w:hAnsi="Mulish"/>
                <w:b/>
                <w:bCs/>
                <w:i/>
                <w:iCs/>
                <w:color w:val="000000"/>
                <w:sz w:val="20"/>
                <w:szCs w:val="20"/>
              </w:rPr>
              <w:t>Managed tables</w:t>
            </w:r>
            <w:r w:rsidR="00D74250">
              <w:rPr>
                <w:rFonts w:ascii="Mulish" w:hAnsi="Mulish"/>
                <w:color w:val="000000"/>
                <w:sz w:val="20"/>
                <w:szCs w:val="20"/>
              </w:rPr>
              <w:t xml:space="preserve"> will be used by default for all data that is stored in the medallion architecture layers. This</w:t>
            </w:r>
            <w:r w:rsidRPr="006617E4" w:rsidR="00D56844">
              <w:rPr>
                <w:rFonts w:ascii="Mulish" w:hAnsi="Mulish"/>
                <w:color w:val="000000"/>
                <w:sz w:val="20"/>
                <w:szCs w:val="20"/>
              </w:rPr>
              <w:t xml:space="preserve"> align</w:t>
            </w:r>
            <w:r w:rsidR="00D74250">
              <w:rPr>
                <w:rFonts w:ascii="Mulish" w:hAnsi="Mulish"/>
                <w:color w:val="000000"/>
                <w:sz w:val="20"/>
                <w:szCs w:val="20"/>
              </w:rPr>
              <w:t>s</w:t>
            </w:r>
            <w:r w:rsidRPr="006617E4" w:rsidR="00D56844">
              <w:rPr>
                <w:rFonts w:ascii="Mulish" w:hAnsi="Mulish"/>
                <w:color w:val="000000"/>
                <w:sz w:val="20"/>
                <w:szCs w:val="20"/>
              </w:rPr>
              <w:t xml:space="preserve"> with Databricks best practice and provide the highest level of platform automation, governance and operational simplicity. </w:t>
            </w:r>
          </w:p>
          <w:p w:rsidR="00D74250" w:rsidP="00E545D2" w:rsidRDefault="00D74250" w14:paraId="7F5FA38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D56844" w:rsidP="00E545D2" w:rsidRDefault="00D74250" w14:paraId="2EC42DD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Managed tables </w:t>
            </w:r>
            <w:r w:rsidRPr="006617E4" w:rsidR="00D56844">
              <w:rPr>
                <w:rFonts w:ascii="Mulish" w:hAnsi="Mulish"/>
                <w:color w:val="000000"/>
                <w:sz w:val="20"/>
                <w:szCs w:val="20"/>
              </w:rPr>
              <w:t>enable Unity Catalog</w:t>
            </w:r>
            <w:r>
              <w:rPr>
                <w:rFonts w:ascii="Mulish" w:hAnsi="Mulish"/>
                <w:color w:val="000000"/>
                <w:sz w:val="20"/>
                <w:szCs w:val="20"/>
              </w:rPr>
              <w:t>ue</w:t>
            </w:r>
            <w:r w:rsidRPr="006617E4" w:rsidR="00D56844">
              <w:rPr>
                <w:rFonts w:ascii="Mulish" w:hAnsi="Mulish"/>
                <w:color w:val="000000"/>
                <w:sz w:val="20"/>
                <w:szCs w:val="20"/>
              </w:rPr>
              <w:t xml:space="preserve"> to manage table lifecycle,</w:t>
            </w:r>
            <w:r>
              <w:rPr>
                <w:rFonts w:ascii="Mulish" w:hAnsi="Mulish"/>
                <w:color w:val="000000"/>
                <w:sz w:val="20"/>
                <w:szCs w:val="20"/>
              </w:rPr>
              <w:t xml:space="preserve"> performance</w:t>
            </w:r>
            <w:r w:rsidRPr="006617E4" w:rsidR="00D56844">
              <w:rPr>
                <w:rFonts w:ascii="Mulish" w:hAnsi="Mulish"/>
                <w:color w:val="000000"/>
                <w:sz w:val="20"/>
                <w:szCs w:val="20"/>
              </w:rPr>
              <w:t xml:space="preserve"> optimisation</w:t>
            </w:r>
            <w:r>
              <w:rPr>
                <w:rFonts w:ascii="Mulish" w:hAnsi="Mulish"/>
                <w:color w:val="000000"/>
                <w:sz w:val="20"/>
                <w:szCs w:val="20"/>
              </w:rPr>
              <w:t xml:space="preserve"> </w:t>
            </w:r>
            <w:r w:rsidRPr="003C7B5D">
              <w:rPr>
                <w:rFonts w:ascii="Mulish" w:hAnsi="Mulish"/>
                <w:i/>
                <w:iCs/>
                <w:color w:val="000000"/>
                <w:sz w:val="20"/>
                <w:szCs w:val="20"/>
              </w:rPr>
              <w:t>(</w:t>
            </w:r>
            <w:r w:rsidRPr="003C7B5D" w:rsidR="00B80C0E">
              <w:rPr>
                <w:rFonts w:ascii="Mulish" w:hAnsi="Mulish"/>
                <w:i/>
                <w:iCs/>
                <w:color w:val="000000"/>
                <w:sz w:val="20"/>
                <w:szCs w:val="20"/>
              </w:rPr>
              <w:t>OPTIMISE, VACUUM</w:t>
            </w:r>
            <w:r w:rsidR="00B80C0E">
              <w:rPr>
                <w:rFonts w:ascii="Mulish" w:hAnsi="Mulish"/>
                <w:color w:val="000000"/>
                <w:sz w:val="20"/>
                <w:szCs w:val="20"/>
              </w:rPr>
              <w:t xml:space="preserve"> and </w:t>
            </w:r>
            <w:r w:rsidRPr="003C7B5D" w:rsidR="00B80C0E">
              <w:rPr>
                <w:rFonts w:ascii="Mulish" w:hAnsi="Mulish"/>
                <w:i/>
                <w:iCs/>
                <w:color w:val="000000"/>
                <w:sz w:val="20"/>
                <w:szCs w:val="20"/>
              </w:rPr>
              <w:t>ANALYSE</w:t>
            </w:r>
            <w:r w:rsidR="00B80C0E">
              <w:rPr>
                <w:rFonts w:ascii="Mulish" w:hAnsi="Mulish"/>
                <w:color w:val="000000"/>
                <w:sz w:val="20"/>
                <w:szCs w:val="20"/>
              </w:rPr>
              <w:t>)</w:t>
            </w:r>
            <w:r w:rsidRPr="006617E4" w:rsidR="00D56844">
              <w:rPr>
                <w:rFonts w:ascii="Mulish" w:hAnsi="Mulish"/>
                <w:color w:val="000000"/>
                <w:sz w:val="20"/>
                <w:szCs w:val="20"/>
              </w:rPr>
              <w:t xml:space="preserve"> and metadata</w:t>
            </w:r>
            <w:r w:rsidR="0099133E">
              <w:rPr>
                <w:rFonts w:ascii="Mulish" w:hAnsi="Mulish"/>
                <w:color w:val="000000"/>
                <w:sz w:val="20"/>
                <w:szCs w:val="20"/>
              </w:rPr>
              <w:t xml:space="preserve">. This provides </w:t>
            </w:r>
            <w:r w:rsidRPr="006617E4" w:rsidR="00D56844">
              <w:rPr>
                <w:rFonts w:ascii="Mulish" w:hAnsi="Mulish"/>
                <w:color w:val="000000"/>
                <w:sz w:val="20"/>
                <w:szCs w:val="20"/>
              </w:rPr>
              <w:t xml:space="preserve">a consistent foundation </w:t>
            </w:r>
            <w:r w:rsidR="0099133E">
              <w:rPr>
                <w:rFonts w:ascii="Mulish" w:hAnsi="Mulish"/>
                <w:color w:val="000000"/>
                <w:sz w:val="20"/>
                <w:szCs w:val="20"/>
              </w:rPr>
              <w:t>across all medallion layers</w:t>
            </w:r>
            <w:r w:rsidR="00162ABA">
              <w:rPr>
                <w:rFonts w:ascii="Mulish" w:hAnsi="Mulish"/>
                <w:color w:val="000000"/>
                <w:sz w:val="20"/>
                <w:szCs w:val="20"/>
              </w:rPr>
              <w:t xml:space="preserve"> </w:t>
            </w:r>
            <w:r w:rsidRPr="006617E4" w:rsidR="00D56844">
              <w:rPr>
                <w:rFonts w:ascii="Mulish" w:hAnsi="Mulish"/>
                <w:color w:val="000000"/>
                <w:sz w:val="20"/>
                <w:szCs w:val="20"/>
              </w:rPr>
              <w:t>for security, lineage and data governance.</w:t>
            </w:r>
          </w:p>
          <w:p w:rsidR="00C64B26" w:rsidP="00E545D2" w:rsidRDefault="00C64B26" w14:paraId="62FA0CA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F51960" w:rsidR="003E712B" w:rsidP="00F51960" w:rsidRDefault="00DB6792" w14:paraId="0B6433B4" w14:textId="663BAA9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The data stored in managed tables for each entity will be separated into </w:t>
            </w:r>
            <w:r w:rsidR="003E712B">
              <w:rPr>
                <w:rFonts w:ascii="Mulish" w:hAnsi="Mulish"/>
                <w:color w:val="000000"/>
                <w:sz w:val="20"/>
                <w:szCs w:val="20"/>
              </w:rPr>
              <w:t xml:space="preserve">individual catalogues </w:t>
            </w:r>
            <w:r w:rsidRPr="003E712B" w:rsidR="003E712B">
              <w:rPr>
                <w:rFonts w:ascii="Mulish" w:hAnsi="Mulish"/>
                <w:b/>
                <w:bCs/>
                <w:i/>
                <w:iCs/>
                <w:color w:val="000000"/>
                <w:sz w:val="20"/>
                <w:szCs w:val="20"/>
              </w:rPr>
              <w:t xml:space="preserve">per </w:t>
            </w:r>
            <w:r w:rsidRPr="003E712B" w:rsidR="00F51960">
              <w:rPr>
                <w:rFonts w:ascii="Mulish" w:hAnsi="Mulish"/>
                <w:b/>
                <w:bCs/>
                <w:i/>
                <w:iCs/>
                <w:color w:val="000000"/>
                <w:sz w:val="20"/>
                <w:szCs w:val="20"/>
              </w:rPr>
              <w:t>entity</w:t>
            </w:r>
            <w:r w:rsidRPr="003E712B" w:rsidR="003E712B">
              <w:rPr>
                <w:rFonts w:ascii="Mulish" w:hAnsi="Mulish"/>
                <w:b/>
                <w:bCs/>
                <w:i/>
                <w:iCs/>
                <w:color w:val="000000"/>
                <w:sz w:val="20"/>
                <w:szCs w:val="20"/>
              </w:rPr>
              <w:t xml:space="preserve"> and </w:t>
            </w:r>
            <w:r w:rsidRPr="00F32F3C" w:rsidR="003E712B">
              <w:rPr>
                <w:rFonts w:ascii="Mulish" w:hAnsi="Mulish"/>
                <w:b/>
                <w:bCs/>
                <w:i/>
                <w:iCs/>
                <w:color w:val="000000"/>
                <w:sz w:val="20"/>
                <w:szCs w:val="20"/>
              </w:rPr>
              <w:t>environment</w:t>
            </w:r>
            <w:r w:rsidRPr="00F32F3C" w:rsidR="00F32F3C">
              <w:rPr>
                <w:rFonts w:ascii="Mulish" w:hAnsi="Mulish"/>
                <w:b/>
                <w:bCs/>
                <w:i/>
                <w:iCs/>
                <w:color w:val="000000"/>
                <w:sz w:val="20"/>
                <w:szCs w:val="20"/>
              </w:rPr>
              <w:t xml:space="preserve"> </w:t>
            </w:r>
            <w:r w:rsidRPr="00F32F3C" w:rsidR="00F32F3C">
              <w:rPr>
                <w:rFonts w:ascii="Mulish" w:hAnsi="Mulish"/>
                <w:color w:val="000000"/>
                <w:sz w:val="20"/>
                <w:szCs w:val="20"/>
              </w:rPr>
              <w:t xml:space="preserve">as depicted in </w:t>
            </w:r>
            <w:r w:rsidRPr="00F32F3C" w:rsidR="00F32F3C">
              <w:rPr>
                <w:rFonts w:ascii="Mulish" w:hAnsi="Mulish"/>
                <w:color w:val="000000"/>
                <w:sz w:val="20"/>
                <w:szCs w:val="20"/>
              </w:rPr>
              <w:fldChar w:fldCharType="begin"/>
            </w:r>
            <w:r w:rsidRPr="00F32F3C" w:rsidR="00F32F3C">
              <w:rPr>
                <w:rFonts w:ascii="Mulish" w:hAnsi="Mulish"/>
                <w:color w:val="000000"/>
                <w:sz w:val="20"/>
                <w:szCs w:val="20"/>
              </w:rPr>
              <w:instrText xml:space="preserve"> REF _Ref239952787 \h  \* MERGEFORMAT </w:instrText>
            </w:r>
            <w:r w:rsidRPr="00F32F3C" w:rsidR="00F32F3C">
              <w:rPr>
                <w:rFonts w:ascii="Mulish" w:hAnsi="Mulish"/>
                <w:color w:val="000000"/>
                <w:sz w:val="20"/>
                <w:szCs w:val="20"/>
              </w:rPr>
            </w:r>
            <w:r w:rsidRPr="00F32F3C" w:rsidR="00F32F3C">
              <w:rPr>
                <w:rFonts w:ascii="Mulish" w:hAnsi="Mulish"/>
                <w:color w:val="000000"/>
                <w:sz w:val="20"/>
                <w:szCs w:val="20"/>
              </w:rPr>
              <w:fldChar w:fldCharType="separate"/>
            </w:r>
            <w:r w:rsidRPr="00F32F3C" w:rsidR="00F32F3C">
              <w:rPr>
                <w:rFonts w:ascii="Mulish" w:hAnsi="Mulish"/>
                <w:sz w:val="20"/>
                <w:szCs w:val="20"/>
              </w:rPr>
              <w:t xml:space="preserve">Figure </w:t>
            </w:r>
            <w:r w:rsidRPr="00F32F3C" w:rsidR="00F32F3C">
              <w:rPr>
                <w:rFonts w:ascii="Mulish" w:hAnsi="Mulish"/>
                <w:noProof/>
                <w:sz w:val="20"/>
                <w:szCs w:val="20"/>
              </w:rPr>
              <w:t>6</w:t>
            </w:r>
            <w:r w:rsidRPr="00F32F3C" w:rsidR="00F32F3C">
              <w:rPr>
                <w:rFonts w:ascii="Mulish" w:hAnsi="Mulish"/>
                <w:color w:val="000000"/>
                <w:sz w:val="20"/>
                <w:szCs w:val="20"/>
              </w:rPr>
              <w:fldChar w:fldCharType="end"/>
            </w:r>
            <w:r w:rsidRPr="00F32F3C" w:rsidR="003E712B">
              <w:rPr>
                <w:rFonts w:ascii="Mulish" w:hAnsi="Mulish"/>
                <w:color w:val="000000"/>
                <w:sz w:val="20"/>
                <w:szCs w:val="20"/>
              </w:rPr>
              <w:t>. The</w:t>
            </w:r>
            <w:r w:rsidR="003E712B">
              <w:rPr>
                <w:rFonts w:ascii="Mulish" w:hAnsi="Mulish"/>
                <w:color w:val="000000"/>
                <w:sz w:val="20"/>
                <w:szCs w:val="20"/>
              </w:rPr>
              <w:t xml:space="preserve"> medallion architecture layers will then be separated by </w:t>
            </w:r>
            <w:r w:rsidRPr="003E712B" w:rsidR="003E712B">
              <w:rPr>
                <w:rFonts w:ascii="Mulish" w:hAnsi="Mulish"/>
                <w:b/>
                <w:bCs/>
                <w:i/>
                <w:iCs/>
                <w:color w:val="000000"/>
                <w:sz w:val="20"/>
                <w:szCs w:val="20"/>
              </w:rPr>
              <w:t>schemas</w:t>
            </w:r>
            <w:r w:rsidR="003E712B">
              <w:rPr>
                <w:rFonts w:ascii="Mulish" w:hAnsi="Mulish"/>
                <w:color w:val="000000"/>
                <w:sz w:val="20"/>
                <w:szCs w:val="20"/>
              </w:rPr>
              <w:t xml:space="preserve"> inside each catalogue.</w:t>
            </w:r>
          </w:p>
          <w:p w:rsidR="00162ABA" w:rsidP="00E545D2" w:rsidRDefault="00162ABA" w14:paraId="5F66AC00" w14:textId="6B63163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6617E4" w:rsidR="00162ABA" w:rsidP="00E545D2" w:rsidRDefault="00162ABA" w14:paraId="34693450" w14:textId="6D8D8CD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D56844" w:rsidTr="23685E28" w14:paraId="42AEE78C"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6617E4" w:rsidR="00D56844" w:rsidP="00E545D2" w:rsidRDefault="00D56844" w14:paraId="3D482C02" w14:textId="3BA94477">
            <w:pPr>
              <w:rPr>
                <w:rFonts w:ascii="Mulish" w:hAnsi="Mulish"/>
                <w:color w:val="000000"/>
                <w:sz w:val="20"/>
                <w:szCs w:val="20"/>
              </w:rPr>
            </w:pPr>
            <w:r w:rsidRPr="006617E4">
              <w:rPr>
                <w:rFonts w:ascii="Mulish" w:hAnsi="Mulish"/>
                <w:color w:val="000000"/>
                <w:sz w:val="20"/>
                <w:szCs w:val="20"/>
              </w:rPr>
              <w:lastRenderedPageBreak/>
              <w:t>ADD-032</w:t>
            </w:r>
          </w:p>
        </w:tc>
        <w:tc>
          <w:tcPr>
            <w:tcW w:w="2075" w:type="dxa"/>
            <w:noWrap/>
            <w:hideMark/>
          </w:tcPr>
          <w:p w:rsidRPr="006617E4" w:rsidR="00D56844" w:rsidP="00E545D2" w:rsidRDefault="00D56844" w14:paraId="14CD2B1C" w14:textId="0AABE4D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FR-006, FR-008, FR-009, FR-014</w:t>
            </w:r>
          </w:p>
        </w:tc>
        <w:tc>
          <w:tcPr>
            <w:tcW w:w="3543" w:type="dxa"/>
            <w:noWrap/>
            <w:hideMark/>
          </w:tcPr>
          <w:p w:rsidRPr="00E545D2" w:rsidR="00D56844" w:rsidP="00E545D2" w:rsidRDefault="00D56844" w14:paraId="1DFB979B" w14:textId="5F3D941E">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E545D2">
              <w:rPr>
                <w:rFonts w:ascii="Mulish" w:hAnsi="Mulish"/>
                <w:i/>
                <w:iCs/>
                <w:color w:val="000000"/>
                <w:sz w:val="20"/>
                <w:szCs w:val="20"/>
              </w:rPr>
              <w:t>Use Unity Catalog</w:t>
            </w:r>
            <w:r w:rsidR="00D2307D">
              <w:rPr>
                <w:rFonts w:ascii="Mulish" w:hAnsi="Mulish"/>
                <w:i/>
                <w:iCs/>
                <w:color w:val="000000"/>
                <w:sz w:val="20"/>
                <w:szCs w:val="20"/>
              </w:rPr>
              <w:t>ue</w:t>
            </w:r>
            <w:r w:rsidRPr="00E545D2">
              <w:rPr>
                <w:rFonts w:ascii="Mulish" w:hAnsi="Mulish"/>
                <w:i/>
                <w:iCs/>
                <w:color w:val="000000"/>
                <w:sz w:val="20"/>
                <w:szCs w:val="20"/>
              </w:rPr>
              <w:t xml:space="preserve"> external tables only where a documented technical or business requirement prevents the use of managed tables.</w:t>
            </w:r>
          </w:p>
        </w:tc>
        <w:tc>
          <w:tcPr>
            <w:tcW w:w="7371" w:type="dxa"/>
            <w:noWrap/>
            <w:hideMark/>
          </w:tcPr>
          <w:p w:rsidR="000B29E2" w:rsidP="00E545D2" w:rsidRDefault="004F09D1" w14:paraId="65EC874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Tables materialised as </w:t>
            </w:r>
            <w:r w:rsidRPr="004F09D1" w:rsidR="00D56844">
              <w:rPr>
                <w:rFonts w:ascii="Mulish" w:hAnsi="Mulish"/>
                <w:b/>
                <w:bCs/>
                <w:i/>
                <w:iCs/>
                <w:color w:val="000000"/>
                <w:sz w:val="20"/>
                <w:szCs w:val="20"/>
              </w:rPr>
              <w:t>External tables</w:t>
            </w:r>
            <w:r w:rsidRPr="006617E4" w:rsidR="00D56844">
              <w:rPr>
                <w:rFonts w:ascii="Mulish" w:hAnsi="Mulish"/>
                <w:color w:val="000000"/>
                <w:sz w:val="20"/>
                <w:szCs w:val="20"/>
              </w:rPr>
              <w:t xml:space="preserve"> </w:t>
            </w:r>
            <w:r w:rsidR="00AB0C82">
              <w:rPr>
                <w:rFonts w:ascii="Mulish" w:hAnsi="Mulish"/>
                <w:color w:val="000000"/>
                <w:sz w:val="20"/>
                <w:szCs w:val="20"/>
              </w:rPr>
              <w:t>have an accessible directory structure within ADLS. Whilst this may be useful</w:t>
            </w:r>
            <w:r w:rsidR="000B29E2">
              <w:rPr>
                <w:rFonts w:ascii="Mulish" w:hAnsi="Mulish"/>
                <w:color w:val="000000"/>
                <w:sz w:val="20"/>
                <w:szCs w:val="20"/>
              </w:rPr>
              <w:t xml:space="preserve"> for data that is intended to be accessed by shared workloads it does </w:t>
            </w:r>
            <w:r w:rsidRPr="006617E4" w:rsidR="00D56844">
              <w:rPr>
                <w:rFonts w:ascii="Mulish" w:hAnsi="Mulish"/>
                <w:color w:val="000000"/>
                <w:sz w:val="20"/>
                <w:szCs w:val="20"/>
              </w:rPr>
              <w:t xml:space="preserve">introduce additional operational overhead and a dual governance model </w:t>
            </w:r>
            <w:r w:rsidR="00913383">
              <w:rPr>
                <w:rFonts w:ascii="Mulish" w:hAnsi="Mulish"/>
                <w:color w:val="000000"/>
                <w:sz w:val="20"/>
                <w:szCs w:val="20"/>
              </w:rPr>
              <w:t xml:space="preserve">split </w:t>
            </w:r>
            <w:r w:rsidRPr="006617E4" w:rsidR="00D56844">
              <w:rPr>
                <w:rFonts w:ascii="Mulish" w:hAnsi="Mulish"/>
                <w:color w:val="000000"/>
                <w:sz w:val="20"/>
                <w:szCs w:val="20"/>
              </w:rPr>
              <w:t>between Unity Catalog</w:t>
            </w:r>
            <w:r w:rsidR="00913383">
              <w:rPr>
                <w:rFonts w:ascii="Mulish" w:hAnsi="Mulish"/>
                <w:color w:val="000000"/>
                <w:sz w:val="20"/>
                <w:szCs w:val="20"/>
              </w:rPr>
              <w:t>ue</w:t>
            </w:r>
            <w:r w:rsidRPr="006617E4" w:rsidR="00D56844">
              <w:rPr>
                <w:rFonts w:ascii="Mulish" w:hAnsi="Mulish"/>
                <w:color w:val="000000"/>
                <w:sz w:val="20"/>
                <w:szCs w:val="20"/>
              </w:rPr>
              <w:t xml:space="preserve"> and</w:t>
            </w:r>
            <w:r w:rsidR="000B29E2">
              <w:rPr>
                <w:rFonts w:ascii="Mulish" w:hAnsi="Mulish"/>
                <w:color w:val="000000"/>
                <w:sz w:val="20"/>
                <w:szCs w:val="20"/>
              </w:rPr>
              <w:t xml:space="preserve"> ADLS</w:t>
            </w:r>
            <w:r w:rsidRPr="006617E4" w:rsidR="00D56844">
              <w:rPr>
                <w:rFonts w:ascii="Mulish" w:hAnsi="Mulish"/>
                <w:color w:val="000000"/>
                <w:sz w:val="20"/>
                <w:szCs w:val="20"/>
              </w:rPr>
              <w:t xml:space="preserve">. </w:t>
            </w:r>
          </w:p>
          <w:p w:rsidR="000B29E2" w:rsidP="00E545D2" w:rsidRDefault="000B29E2" w14:paraId="44D1F14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D56844" w:rsidP="00E545D2" w:rsidRDefault="00D56844" w14:paraId="05D0C08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 xml:space="preserve">They should therefore be treated as an </w:t>
            </w:r>
            <w:r w:rsidRPr="000B29E2">
              <w:rPr>
                <w:rFonts w:ascii="Mulish" w:hAnsi="Mulish"/>
                <w:b/>
                <w:bCs/>
                <w:i/>
                <w:iCs/>
                <w:color w:val="000000"/>
                <w:sz w:val="20"/>
                <w:szCs w:val="20"/>
              </w:rPr>
              <w:t>exception</w:t>
            </w:r>
            <w:r w:rsidRPr="006617E4">
              <w:rPr>
                <w:rFonts w:ascii="Mulish" w:hAnsi="Mulish"/>
                <w:color w:val="000000"/>
                <w:sz w:val="20"/>
                <w:szCs w:val="20"/>
              </w:rPr>
              <w:t xml:space="preserve"> for interoperability, migration or independent data lifecycle requirements</w:t>
            </w:r>
            <w:r w:rsidR="00450D4F">
              <w:rPr>
                <w:rFonts w:ascii="Mulish" w:hAnsi="Mulish"/>
                <w:color w:val="000000"/>
                <w:sz w:val="20"/>
                <w:szCs w:val="20"/>
              </w:rPr>
              <w:t xml:space="preserve"> and should be used when required by a specific use case</w:t>
            </w:r>
            <w:r w:rsidRPr="006617E4">
              <w:rPr>
                <w:rFonts w:ascii="Mulish" w:hAnsi="Mulish"/>
                <w:color w:val="000000"/>
                <w:sz w:val="20"/>
                <w:szCs w:val="20"/>
              </w:rPr>
              <w:t>.</w:t>
            </w:r>
          </w:p>
          <w:p w:rsidRPr="006617E4" w:rsidR="00450D4F" w:rsidP="00E545D2" w:rsidRDefault="00450D4F" w14:paraId="57F3E542" w14:textId="0858577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D56844" w:rsidTr="23685E28" w14:paraId="12053B7B"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6617E4" w:rsidR="00D56844" w:rsidP="00E545D2" w:rsidRDefault="00D56844" w14:paraId="4AF5C624" w14:textId="07975AA6">
            <w:pPr>
              <w:rPr>
                <w:rFonts w:ascii="Mulish" w:hAnsi="Mulish"/>
                <w:color w:val="000000"/>
                <w:sz w:val="20"/>
                <w:szCs w:val="20"/>
              </w:rPr>
            </w:pPr>
            <w:r w:rsidRPr="006617E4">
              <w:rPr>
                <w:rFonts w:ascii="Mulish" w:hAnsi="Mulish"/>
                <w:color w:val="000000"/>
                <w:sz w:val="20"/>
                <w:szCs w:val="20"/>
              </w:rPr>
              <w:t>ADD-033</w:t>
            </w:r>
          </w:p>
        </w:tc>
        <w:tc>
          <w:tcPr>
            <w:tcW w:w="2075" w:type="dxa"/>
            <w:noWrap/>
            <w:hideMark/>
          </w:tcPr>
          <w:p w:rsidRPr="006617E4" w:rsidR="00D56844" w:rsidP="00E545D2" w:rsidRDefault="00D56844" w14:paraId="51BF3C94" w14:textId="62D4336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FR-008, FR-009, FR-014, FR-015, FR-021</w:t>
            </w:r>
          </w:p>
        </w:tc>
        <w:tc>
          <w:tcPr>
            <w:tcW w:w="3543" w:type="dxa"/>
            <w:noWrap/>
            <w:hideMark/>
          </w:tcPr>
          <w:p w:rsidRPr="00E545D2" w:rsidR="00D56844" w:rsidP="00E545D2" w:rsidRDefault="00D56844" w14:paraId="3083CA04" w14:textId="317F1ACF">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E545D2">
              <w:rPr>
                <w:rFonts w:ascii="Mulish" w:hAnsi="Mulish"/>
                <w:i/>
                <w:iCs/>
                <w:color w:val="000000"/>
                <w:sz w:val="20"/>
                <w:szCs w:val="20"/>
              </w:rPr>
              <w:t>Land source-native data into Unity Catalog</w:t>
            </w:r>
            <w:r w:rsidR="00860911">
              <w:rPr>
                <w:rFonts w:ascii="Mulish" w:hAnsi="Mulish"/>
                <w:i/>
                <w:iCs/>
                <w:color w:val="000000"/>
                <w:sz w:val="20"/>
                <w:szCs w:val="20"/>
              </w:rPr>
              <w:t>ue</w:t>
            </w:r>
            <w:r w:rsidRPr="00E545D2">
              <w:rPr>
                <w:rFonts w:ascii="Mulish" w:hAnsi="Mulish"/>
                <w:i/>
                <w:iCs/>
                <w:color w:val="000000"/>
                <w:sz w:val="20"/>
                <w:szCs w:val="20"/>
              </w:rPr>
              <w:t xml:space="preserve"> external volumes before ingestion into managed Bronze tables.</w:t>
            </w:r>
          </w:p>
        </w:tc>
        <w:tc>
          <w:tcPr>
            <w:tcW w:w="7371" w:type="dxa"/>
            <w:noWrap/>
            <w:hideMark/>
          </w:tcPr>
          <w:p w:rsidR="00131875" w:rsidP="00E545D2" w:rsidRDefault="00131875" w14:paraId="70E6807B" w14:textId="764BBEF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C7B5D">
              <w:rPr>
                <w:rFonts w:ascii="Mulish" w:hAnsi="Mulish"/>
                <w:b/>
                <w:bCs/>
                <w:i/>
                <w:iCs/>
                <w:color w:val="000000"/>
                <w:sz w:val="20"/>
                <w:szCs w:val="20"/>
              </w:rPr>
              <w:t>External volumes</w:t>
            </w:r>
            <w:r>
              <w:rPr>
                <w:rFonts w:ascii="Mulish" w:hAnsi="Mulish"/>
                <w:color w:val="000000"/>
                <w:sz w:val="20"/>
                <w:szCs w:val="20"/>
              </w:rPr>
              <w:t xml:space="preserve"> will be used for </w:t>
            </w:r>
            <w:r w:rsidR="002B2833">
              <w:rPr>
                <w:rFonts w:ascii="Mulish" w:hAnsi="Mulish"/>
                <w:color w:val="000000"/>
                <w:sz w:val="20"/>
                <w:szCs w:val="20"/>
              </w:rPr>
              <w:t>managing and accessing</w:t>
            </w:r>
            <w:r>
              <w:rPr>
                <w:rFonts w:ascii="Mulish" w:hAnsi="Mulish"/>
                <w:color w:val="000000"/>
                <w:sz w:val="20"/>
                <w:szCs w:val="20"/>
              </w:rPr>
              <w:t xml:space="preserve"> the trusted data that lands in RAW</w:t>
            </w:r>
            <w:r w:rsidR="002B2833">
              <w:rPr>
                <w:rFonts w:ascii="Mulish" w:hAnsi="Mulish"/>
                <w:color w:val="000000"/>
                <w:sz w:val="20"/>
                <w:szCs w:val="20"/>
              </w:rPr>
              <w:t xml:space="preserve"> Storage</w:t>
            </w:r>
            <w:r w:rsidR="00062559">
              <w:rPr>
                <w:rFonts w:ascii="Mulish" w:hAnsi="Mulish"/>
                <w:color w:val="000000"/>
                <w:sz w:val="20"/>
                <w:szCs w:val="20"/>
              </w:rPr>
              <w:t xml:space="preserve"> from within Databricks for downstream processing</w:t>
            </w:r>
            <w:r w:rsidR="002B2833">
              <w:rPr>
                <w:rFonts w:ascii="Mulish" w:hAnsi="Mulish"/>
                <w:color w:val="000000"/>
                <w:sz w:val="20"/>
                <w:szCs w:val="20"/>
              </w:rPr>
              <w:t xml:space="preserve">. </w:t>
            </w:r>
            <w:r>
              <w:rPr>
                <w:rFonts w:ascii="Mulish" w:hAnsi="Mulish"/>
                <w:color w:val="000000"/>
                <w:sz w:val="20"/>
                <w:szCs w:val="20"/>
              </w:rPr>
              <w:t xml:space="preserve"> </w:t>
            </w:r>
          </w:p>
          <w:p w:rsidR="00131875" w:rsidP="00E545D2" w:rsidRDefault="00131875" w14:paraId="71F2460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062559" w:rsidP="00E545D2" w:rsidRDefault="00D56844" w14:paraId="4587E1D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External volumes provide a governed mechanism for</w:t>
            </w:r>
            <w:r w:rsidR="00062559">
              <w:rPr>
                <w:rFonts w:ascii="Mulish" w:hAnsi="Mulish"/>
                <w:color w:val="000000"/>
                <w:sz w:val="20"/>
                <w:szCs w:val="20"/>
              </w:rPr>
              <w:t xml:space="preserve"> accessing stored</w:t>
            </w:r>
            <w:r w:rsidRPr="006617E4">
              <w:rPr>
                <w:rFonts w:ascii="Mulish" w:hAnsi="Mulish"/>
                <w:color w:val="000000"/>
                <w:sz w:val="20"/>
                <w:szCs w:val="20"/>
              </w:rPr>
              <w:t xml:space="preserve"> source files while maintaining stable storage paths, replay capability and independent retention</w:t>
            </w:r>
            <w:r w:rsidR="00062559">
              <w:rPr>
                <w:rFonts w:ascii="Mulish" w:hAnsi="Mulish"/>
                <w:color w:val="000000"/>
                <w:sz w:val="20"/>
                <w:szCs w:val="20"/>
              </w:rPr>
              <w:t>, that is governed by the storage service</w:t>
            </w:r>
            <w:r w:rsidRPr="006617E4">
              <w:rPr>
                <w:rFonts w:ascii="Mulish" w:hAnsi="Mulish"/>
                <w:color w:val="000000"/>
                <w:sz w:val="20"/>
                <w:szCs w:val="20"/>
              </w:rPr>
              <w:t xml:space="preserve">. </w:t>
            </w:r>
          </w:p>
          <w:p w:rsidR="00062559" w:rsidP="00E545D2" w:rsidRDefault="00062559" w14:paraId="0A353EF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D56844" w:rsidP="00E545D2" w:rsidRDefault="00D56844" w14:paraId="3610117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This creates a clear separation between source-native files and platform-managed datasets</w:t>
            </w:r>
            <w:r w:rsidR="00062559">
              <w:rPr>
                <w:rFonts w:ascii="Mulish" w:hAnsi="Mulish"/>
                <w:color w:val="000000"/>
                <w:sz w:val="20"/>
                <w:szCs w:val="20"/>
              </w:rPr>
              <w:t xml:space="preserve">, which </w:t>
            </w:r>
            <w:r w:rsidR="003C7B5D">
              <w:rPr>
                <w:rFonts w:ascii="Mulish" w:hAnsi="Mulish"/>
                <w:color w:val="000000"/>
                <w:sz w:val="20"/>
                <w:szCs w:val="20"/>
              </w:rPr>
              <w:t>by default use Unity catalogue Managed Tables</w:t>
            </w:r>
            <w:r w:rsidRPr="006617E4">
              <w:rPr>
                <w:rFonts w:ascii="Mulish" w:hAnsi="Mulish"/>
                <w:color w:val="000000"/>
                <w:sz w:val="20"/>
                <w:szCs w:val="20"/>
              </w:rPr>
              <w:t>.</w:t>
            </w:r>
          </w:p>
          <w:p w:rsidRPr="006617E4" w:rsidR="0054085B" w:rsidP="00E545D2" w:rsidRDefault="0054085B" w14:paraId="3E8BBE02" w14:textId="4D3B246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F32F3C" w:rsidTr="23685E28" w14:paraId="690A2BEF"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6617E4" w:rsidR="00F32F3C" w:rsidP="00E545D2" w:rsidRDefault="00F32F3C" w14:paraId="1F96B722" w14:textId="5C28A28D">
            <w:pPr>
              <w:rPr>
                <w:rFonts w:ascii="Mulish" w:hAnsi="Mulish"/>
                <w:color w:val="000000"/>
                <w:sz w:val="20"/>
                <w:szCs w:val="20"/>
              </w:rPr>
            </w:pPr>
            <w:r>
              <w:rPr>
                <w:rFonts w:ascii="Mulish" w:hAnsi="Mulish"/>
                <w:color w:val="000000"/>
                <w:sz w:val="20"/>
                <w:szCs w:val="20"/>
              </w:rPr>
              <w:t>ADD-057</w:t>
            </w:r>
          </w:p>
        </w:tc>
        <w:tc>
          <w:tcPr>
            <w:tcW w:w="2075" w:type="dxa"/>
            <w:noWrap/>
          </w:tcPr>
          <w:p w:rsidRPr="006617E4" w:rsidR="00F32F3C" w:rsidP="00E545D2" w:rsidRDefault="00BC753F" w14:paraId="73FC4C12" w14:textId="2DA9DED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FR-002, FR-008, FR-009, FR-02</w:t>
            </w:r>
            <w:r w:rsidR="000B33F6">
              <w:rPr>
                <w:rFonts w:ascii="Mulish" w:hAnsi="Mulish"/>
                <w:color w:val="000000"/>
                <w:sz w:val="20"/>
                <w:szCs w:val="20"/>
              </w:rPr>
              <w:t>3</w:t>
            </w:r>
          </w:p>
        </w:tc>
        <w:tc>
          <w:tcPr>
            <w:tcW w:w="3543" w:type="dxa"/>
            <w:noWrap/>
          </w:tcPr>
          <w:p w:rsidRPr="00E545D2" w:rsidR="00F32F3C" w:rsidP="23685E28" w:rsidRDefault="3348DF6D" w14:paraId="30FF3BA3" w14:textId="48347734">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commentRangeStart w:id="321"/>
            <w:commentRangeStart w:id="322"/>
            <w:r w:rsidRPr="23685E28">
              <w:rPr>
                <w:rFonts w:ascii="Mulish" w:hAnsi="Mulish"/>
                <w:i/>
                <w:iCs/>
                <w:color w:val="000000" w:themeColor="text1"/>
                <w:sz w:val="20"/>
                <w:szCs w:val="20"/>
              </w:rPr>
              <w:t>Production catalogues will include a Labs schema as a dedicated space for data team experimentation</w:t>
            </w:r>
            <w:r w:rsidRPr="23685E28" w:rsidR="0CD27E95">
              <w:rPr>
                <w:rFonts w:ascii="Mulish" w:hAnsi="Mulish"/>
                <w:i/>
                <w:iCs/>
                <w:color w:val="000000" w:themeColor="text1"/>
                <w:sz w:val="20"/>
                <w:szCs w:val="20"/>
              </w:rPr>
              <w:t>,</w:t>
            </w:r>
          </w:p>
        </w:tc>
        <w:tc>
          <w:tcPr>
            <w:tcW w:w="7371" w:type="dxa"/>
            <w:noWrap/>
          </w:tcPr>
          <w:p w:rsidR="00454315" w:rsidP="00CA03A2" w:rsidRDefault="005125FD" w14:paraId="18391FA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Providing a dedicated </w:t>
            </w:r>
            <w:r w:rsidR="00CA03A2">
              <w:rPr>
                <w:rFonts w:ascii="Mulish" w:hAnsi="Mulish"/>
                <w:color w:val="000000"/>
                <w:sz w:val="20"/>
                <w:szCs w:val="20"/>
              </w:rPr>
              <w:t>Labs schema</w:t>
            </w:r>
            <w:r>
              <w:rPr>
                <w:rFonts w:ascii="Mulish" w:hAnsi="Mulish"/>
                <w:color w:val="000000"/>
                <w:sz w:val="20"/>
                <w:szCs w:val="20"/>
              </w:rPr>
              <w:t xml:space="preserve"> for members of the Doubtless data team</w:t>
            </w:r>
            <w:r w:rsidR="00CA03A2">
              <w:rPr>
                <w:rFonts w:ascii="Mulish" w:hAnsi="Mulish"/>
                <w:color w:val="000000"/>
                <w:sz w:val="20"/>
                <w:szCs w:val="20"/>
              </w:rPr>
              <w:t xml:space="preserve"> ensures a </w:t>
            </w:r>
            <w:r w:rsidR="008F1CD0">
              <w:rPr>
                <w:rFonts w:ascii="Mulish" w:hAnsi="Mulish"/>
                <w:color w:val="000000"/>
                <w:sz w:val="20"/>
                <w:szCs w:val="20"/>
              </w:rPr>
              <w:t xml:space="preserve">safe and well governed space for experimentation and </w:t>
            </w:r>
            <w:r w:rsidR="00F203B2">
              <w:rPr>
                <w:rFonts w:ascii="Mulish" w:hAnsi="Mulish"/>
                <w:color w:val="000000"/>
                <w:sz w:val="20"/>
                <w:szCs w:val="20"/>
              </w:rPr>
              <w:t>proof of concept work</w:t>
            </w:r>
            <w:r w:rsidR="00CA03A2">
              <w:rPr>
                <w:rFonts w:ascii="Mulish" w:hAnsi="Mulish"/>
                <w:color w:val="000000"/>
                <w:sz w:val="20"/>
                <w:szCs w:val="20"/>
              </w:rPr>
              <w:t xml:space="preserve">. It </w:t>
            </w:r>
            <w:r w:rsidR="00F203B2">
              <w:rPr>
                <w:rFonts w:ascii="Mulish" w:hAnsi="Mulish"/>
                <w:color w:val="000000"/>
                <w:sz w:val="20"/>
                <w:szCs w:val="20"/>
              </w:rPr>
              <w:t xml:space="preserve">is the only </w:t>
            </w:r>
            <w:r w:rsidR="00CA03A2">
              <w:rPr>
                <w:rFonts w:ascii="Mulish" w:hAnsi="Mulish"/>
                <w:color w:val="000000"/>
                <w:sz w:val="20"/>
                <w:szCs w:val="20"/>
              </w:rPr>
              <w:t>space</w:t>
            </w:r>
            <w:r w:rsidR="00F203B2">
              <w:rPr>
                <w:rFonts w:ascii="Mulish" w:hAnsi="Mulish"/>
                <w:color w:val="000000"/>
                <w:sz w:val="20"/>
                <w:szCs w:val="20"/>
              </w:rPr>
              <w:t xml:space="preserve"> on the </w:t>
            </w:r>
            <w:r w:rsidR="008F1CD0">
              <w:rPr>
                <w:rFonts w:ascii="Mulish" w:hAnsi="Mulish"/>
                <w:color w:val="000000"/>
                <w:sz w:val="20"/>
                <w:szCs w:val="20"/>
              </w:rPr>
              <w:t>platform</w:t>
            </w:r>
            <w:r w:rsidR="00F203B2">
              <w:rPr>
                <w:rFonts w:ascii="Mulish" w:hAnsi="Mulish"/>
                <w:color w:val="000000"/>
                <w:sz w:val="20"/>
                <w:szCs w:val="20"/>
              </w:rPr>
              <w:t xml:space="preserve"> where</w:t>
            </w:r>
            <w:r w:rsidR="008F1CD0">
              <w:rPr>
                <w:rFonts w:ascii="Mulish" w:hAnsi="Mulish"/>
                <w:color w:val="000000"/>
                <w:sz w:val="20"/>
                <w:szCs w:val="20"/>
              </w:rPr>
              <w:t xml:space="preserve"> users are granted WRITE access i</w:t>
            </w:r>
            <w:r w:rsidR="00F203B2">
              <w:rPr>
                <w:rFonts w:ascii="Mulish" w:hAnsi="Mulish"/>
                <w:color w:val="000000"/>
                <w:sz w:val="20"/>
                <w:szCs w:val="20"/>
              </w:rPr>
              <w:t>n production</w:t>
            </w:r>
            <w:r w:rsidR="00AF3030">
              <w:rPr>
                <w:rFonts w:ascii="Mulish" w:hAnsi="Mulish"/>
                <w:color w:val="000000"/>
                <w:sz w:val="20"/>
                <w:szCs w:val="20"/>
              </w:rPr>
              <w:t xml:space="preserve">. </w:t>
            </w:r>
          </w:p>
          <w:p w:rsidR="00454315" w:rsidP="00CA03A2" w:rsidRDefault="00454315" w14:paraId="4B70F6D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454315" w:rsidP="00CA03A2" w:rsidRDefault="00AF3030" w14:paraId="764059A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Without this space, users will often resort to </w:t>
            </w:r>
            <w:r w:rsidR="00C100AF">
              <w:rPr>
                <w:rFonts w:ascii="Mulish" w:hAnsi="Mulish"/>
                <w:color w:val="000000"/>
                <w:sz w:val="20"/>
                <w:szCs w:val="20"/>
              </w:rPr>
              <w:t xml:space="preserve">back-door methods to access production data, including copying data to the dev environment or, worse still, off the platform entirely and on to local machines. </w:t>
            </w:r>
          </w:p>
          <w:p w:rsidR="00454315" w:rsidP="00CA03A2" w:rsidRDefault="00454315" w14:paraId="0D714A9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54085B" w:rsidR="00C100AF" w:rsidP="00CA03A2" w:rsidRDefault="4413B3CD" w14:paraId="4A9FA1AC" w14:textId="1DBD97B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23685E28">
              <w:rPr>
                <w:rFonts w:ascii="Mulish" w:hAnsi="Mulish"/>
                <w:color w:val="000000" w:themeColor="text1"/>
                <w:sz w:val="20"/>
                <w:szCs w:val="20"/>
              </w:rPr>
              <w:t>Workflows developed in Labs are not classed as production ready. Once proved they must go through the correct development and promotion process</w:t>
            </w:r>
            <w:r w:rsidRPr="23685E28" w:rsidR="503D22DF">
              <w:rPr>
                <w:rFonts w:ascii="Mulish" w:hAnsi="Mulish"/>
                <w:color w:val="000000" w:themeColor="text1"/>
                <w:sz w:val="20"/>
                <w:szCs w:val="20"/>
              </w:rPr>
              <w:t xml:space="preserve"> as per the platforms standards.</w:t>
            </w:r>
            <w:commentRangeEnd w:id="321"/>
            <w:r w:rsidRPr="0054085B" w:rsidR="00C100AF">
              <w:rPr>
                <w:rStyle w:val="CommentReference"/>
                <w:rFonts w:ascii="Mulish" w:hAnsi="Mulish"/>
                <w:color w:val="000000"/>
                <w:sz w:val="20"/>
                <w:szCs w:val="20"/>
              </w:rPr>
              <w:commentReference w:id="321"/>
            </w:r>
            <w:commentRangeEnd w:id="322"/>
            <w:r>
              <w:rPr>
                <w:rStyle w:val="CommentReference"/>
              </w:rPr>
              <w:commentReference w:id="322"/>
            </w:r>
          </w:p>
        </w:tc>
      </w:tr>
    </w:tbl>
    <w:p w:rsidR="00E545D2" w:rsidP="00441C9A" w:rsidRDefault="006617E4" w14:paraId="1EE94672" w14:textId="77777777">
      <w:pPr>
        <w:keepNext/>
        <w:jc w:val="center"/>
      </w:pPr>
      <w:r>
        <w:rPr>
          <w:noProof/>
        </w:rPr>
        <w:lastRenderedPageBreak/>
        <w:drawing>
          <wp:inline distT="0" distB="0" distL="0" distR="0" wp14:anchorId="17AEFB44" wp14:editId="76D21712">
            <wp:extent cx="8267270" cy="5143500"/>
            <wp:effectExtent l="0" t="0" r="635" b="0"/>
            <wp:docPr id="195154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085" name="Picture 195154085"/>
                    <pic:cNvPicPr/>
                  </pic:nvPicPr>
                  <pic:blipFill>
                    <a:blip r:embed="rId26">
                      <a:extLst>
                        <a:ext uri="{28A0092B-C50C-407E-A947-70E740481C1C}">
                          <a14:useLocalDpi xmlns:a14="http://schemas.microsoft.com/office/drawing/2010/main" val="0"/>
                        </a:ext>
                      </a:extLst>
                    </a:blip>
                    <a:stretch>
                      <a:fillRect/>
                    </a:stretch>
                  </pic:blipFill>
                  <pic:spPr>
                    <a:xfrm>
                      <a:off x="0" y="0"/>
                      <a:ext cx="8307353" cy="5168438"/>
                    </a:xfrm>
                    <a:prstGeom prst="rect">
                      <a:avLst/>
                    </a:prstGeom>
                  </pic:spPr>
                </pic:pic>
              </a:graphicData>
            </a:graphic>
          </wp:inline>
        </w:drawing>
      </w:r>
    </w:p>
    <w:p w:rsidRPr="00E545D2" w:rsidR="00BB6FAF" w:rsidP="00E545D2" w:rsidRDefault="00E545D2" w14:paraId="2BE6C4C9" w14:textId="29CF9B1C">
      <w:pPr>
        <w:pStyle w:val="Caption"/>
        <w:jc w:val="center"/>
        <w:rPr>
          <w:rFonts w:ascii="Mulish" w:hAnsi="Mulish"/>
        </w:rPr>
      </w:pPr>
      <w:bookmarkStart w:name="_Ref238405720" w:id="323"/>
      <w:bookmarkStart w:name="_Toc240531985" w:id="324"/>
      <w:r w:rsidRPr="00E545D2">
        <w:rPr>
          <w:rFonts w:ascii="Mulish" w:hAnsi="Mulish"/>
        </w:rPr>
        <w:t xml:space="preserve">Figure </w:t>
      </w:r>
      <w:r w:rsidRPr="00E545D2">
        <w:rPr>
          <w:rFonts w:ascii="Mulish" w:hAnsi="Mulish"/>
        </w:rPr>
        <w:fldChar w:fldCharType="begin"/>
      </w:r>
      <w:r w:rsidRPr="00E545D2">
        <w:rPr>
          <w:rFonts w:ascii="Mulish" w:hAnsi="Mulish"/>
        </w:rPr>
        <w:instrText xml:space="preserve"> SEQ Figure \* ARABIC </w:instrText>
      </w:r>
      <w:r w:rsidRPr="00E545D2">
        <w:rPr>
          <w:rFonts w:ascii="Mulish" w:hAnsi="Mulish"/>
        </w:rPr>
        <w:fldChar w:fldCharType="separate"/>
      </w:r>
      <w:r w:rsidR="00F32F3C">
        <w:rPr>
          <w:rFonts w:ascii="Mulish" w:hAnsi="Mulish"/>
          <w:noProof/>
        </w:rPr>
        <w:t>4</w:t>
      </w:r>
      <w:r w:rsidRPr="00E545D2">
        <w:rPr>
          <w:rFonts w:ascii="Mulish" w:hAnsi="Mulish"/>
        </w:rPr>
        <w:fldChar w:fldCharType="end"/>
      </w:r>
      <w:bookmarkEnd w:id="323"/>
      <w:r w:rsidRPr="00E545D2">
        <w:rPr>
          <w:rFonts w:ascii="Mulish" w:hAnsi="Mulish"/>
        </w:rPr>
        <w:t>: Component (C2) level diagram of the proposed storage structure for the Doubtless data platform</w:t>
      </w:r>
      <w:bookmarkEnd w:id="324"/>
    </w:p>
    <w:p w:rsidR="009B43ED" w:rsidP="00441C9A" w:rsidRDefault="009B43ED" w14:paraId="7AE4EDEE" w14:textId="77777777">
      <w:pPr>
        <w:keepNext/>
        <w:jc w:val="center"/>
      </w:pPr>
    </w:p>
    <w:p w:rsidR="009B43ED" w:rsidP="00441C9A" w:rsidRDefault="009B43ED" w14:paraId="0A650FE3" w14:textId="77777777">
      <w:pPr>
        <w:keepNext/>
        <w:jc w:val="center"/>
      </w:pPr>
    </w:p>
    <w:p w:rsidR="009B43ED" w:rsidP="00441C9A" w:rsidRDefault="009B43ED" w14:paraId="5F076502" w14:textId="77777777">
      <w:pPr>
        <w:keepNext/>
        <w:jc w:val="center"/>
      </w:pPr>
    </w:p>
    <w:p w:rsidR="00E545D2" w:rsidP="00441C9A" w:rsidRDefault="006617E4" w14:paraId="53590F27" w14:textId="621F1F7A">
      <w:pPr>
        <w:keepNext/>
        <w:jc w:val="center"/>
      </w:pPr>
      <w:r>
        <w:rPr>
          <w:noProof/>
        </w:rPr>
        <w:drawing>
          <wp:inline distT="0" distB="0" distL="0" distR="0" wp14:anchorId="5407C593" wp14:editId="353F357E">
            <wp:extent cx="8283187" cy="2976910"/>
            <wp:effectExtent l="0" t="0" r="0" b="0"/>
            <wp:docPr id="169605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52838" name="Picture 6"/>
                    <pic:cNvPicPr/>
                  </pic:nvPicPr>
                  <pic:blipFill>
                    <a:blip r:embed="rId27">
                      <a:extLst>
                        <a:ext uri="{28A0092B-C50C-407E-A947-70E740481C1C}">
                          <a14:useLocalDpi xmlns:a14="http://schemas.microsoft.com/office/drawing/2010/main" val="0"/>
                        </a:ext>
                      </a:extLst>
                    </a:blip>
                    <a:stretch>
                      <a:fillRect/>
                    </a:stretch>
                  </pic:blipFill>
                  <pic:spPr>
                    <a:xfrm>
                      <a:off x="0" y="0"/>
                      <a:ext cx="8283187" cy="2976910"/>
                    </a:xfrm>
                    <a:prstGeom prst="rect">
                      <a:avLst/>
                    </a:prstGeom>
                  </pic:spPr>
                </pic:pic>
              </a:graphicData>
            </a:graphic>
          </wp:inline>
        </w:drawing>
      </w:r>
    </w:p>
    <w:p w:rsidRPr="00E545D2" w:rsidR="00BB6FAF" w:rsidP="00E545D2" w:rsidRDefault="00E545D2" w14:paraId="4F9C9500" w14:textId="0BC73F20">
      <w:pPr>
        <w:pStyle w:val="Caption"/>
        <w:jc w:val="center"/>
        <w:rPr>
          <w:rFonts w:ascii="Mulish" w:hAnsi="Mulish"/>
        </w:rPr>
      </w:pPr>
      <w:bookmarkStart w:name="_Ref238406205" w:id="325"/>
      <w:bookmarkStart w:name="_Toc240531986" w:id="326"/>
      <w:r w:rsidRPr="00E545D2">
        <w:rPr>
          <w:rFonts w:ascii="Mulish" w:hAnsi="Mulish"/>
        </w:rPr>
        <w:t xml:space="preserve">Figure </w:t>
      </w:r>
      <w:r w:rsidRPr="00E545D2">
        <w:rPr>
          <w:rFonts w:ascii="Mulish" w:hAnsi="Mulish"/>
        </w:rPr>
        <w:fldChar w:fldCharType="begin"/>
      </w:r>
      <w:r w:rsidRPr="00E545D2">
        <w:rPr>
          <w:rFonts w:ascii="Mulish" w:hAnsi="Mulish"/>
        </w:rPr>
        <w:instrText xml:space="preserve"> SEQ Figure \* ARABIC </w:instrText>
      </w:r>
      <w:r w:rsidRPr="00E545D2">
        <w:rPr>
          <w:rFonts w:ascii="Mulish" w:hAnsi="Mulish"/>
        </w:rPr>
        <w:fldChar w:fldCharType="separate"/>
      </w:r>
      <w:r w:rsidR="00F32F3C">
        <w:rPr>
          <w:rFonts w:ascii="Mulish" w:hAnsi="Mulish"/>
          <w:noProof/>
        </w:rPr>
        <w:t>5</w:t>
      </w:r>
      <w:r w:rsidRPr="00E545D2">
        <w:rPr>
          <w:rFonts w:ascii="Mulish" w:hAnsi="Mulish"/>
        </w:rPr>
        <w:fldChar w:fldCharType="end"/>
      </w:r>
      <w:bookmarkEnd w:id="325"/>
      <w:r w:rsidRPr="00E545D2">
        <w:rPr>
          <w:rFonts w:ascii="Mulish" w:hAnsi="Mulish"/>
        </w:rPr>
        <w:t>: Component (C</w:t>
      </w:r>
      <w:r w:rsidR="009B43ED">
        <w:rPr>
          <w:rFonts w:ascii="Mulish" w:hAnsi="Mulish"/>
        </w:rPr>
        <w:t>3</w:t>
      </w:r>
      <w:r w:rsidRPr="00E545D2">
        <w:rPr>
          <w:rFonts w:ascii="Mulish" w:hAnsi="Mulish"/>
        </w:rPr>
        <w:t>) level diagram showing the indicative catalogue schema structure inside</w:t>
      </w:r>
      <w:r w:rsidR="009B43ED">
        <w:rPr>
          <w:rFonts w:ascii="Mulish" w:hAnsi="Mulish"/>
        </w:rPr>
        <w:t xml:space="preserve"> an indicative </w:t>
      </w:r>
      <w:r w:rsidR="0070610C">
        <w:rPr>
          <w:rFonts w:ascii="Mulish" w:hAnsi="Mulish"/>
        </w:rPr>
        <w:t>Production Catalogue</w:t>
      </w:r>
      <w:bookmarkEnd w:id="326"/>
    </w:p>
    <w:p w:rsidR="009B43ED" w:rsidRDefault="009B43ED" w14:paraId="1F03ED30" w14:textId="77777777">
      <w:pPr>
        <w:rPr>
          <w:rFonts w:ascii="Mulish" w:hAnsi="Mulish"/>
        </w:rPr>
      </w:pPr>
      <w:r>
        <w:rPr>
          <w:rFonts w:ascii="Mulish" w:hAnsi="Mulish"/>
        </w:rPr>
        <w:br w:type="page"/>
      </w:r>
    </w:p>
    <w:p w:rsidR="00F32F3C" w:rsidP="00F32F3C" w:rsidRDefault="00F32F3C" w14:paraId="0353F84D" w14:textId="77777777">
      <w:pPr>
        <w:keepNext/>
        <w:jc w:val="center"/>
      </w:pPr>
      <w:r>
        <w:rPr>
          <w:rFonts w:ascii="Mulish" w:hAnsi="Mulish"/>
          <w:noProof/>
        </w:rPr>
        <w:lastRenderedPageBreak/>
        <w:drawing>
          <wp:inline distT="0" distB="0" distL="0" distR="0" wp14:anchorId="37FE1527" wp14:editId="59E10B70">
            <wp:extent cx="7666182" cy="5113900"/>
            <wp:effectExtent l="0" t="0" r="5080" b="4445"/>
            <wp:docPr id="247866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66920" name="Picture 247866920"/>
                    <pic:cNvPicPr/>
                  </pic:nvPicPr>
                  <pic:blipFill>
                    <a:blip r:embed="rId28">
                      <a:extLst>
                        <a:ext uri="{28A0092B-C50C-407E-A947-70E740481C1C}">
                          <a14:useLocalDpi xmlns:a14="http://schemas.microsoft.com/office/drawing/2010/main" val="0"/>
                        </a:ext>
                      </a:extLst>
                    </a:blip>
                    <a:stretch>
                      <a:fillRect/>
                    </a:stretch>
                  </pic:blipFill>
                  <pic:spPr>
                    <a:xfrm>
                      <a:off x="0" y="0"/>
                      <a:ext cx="7691297" cy="5130653"/>
                    </a:xfrm>
                    <a:prstGeom prst="rect">
                      <a:avLst/>
                    </a:prstGeom>
                  </pic:spPr>
                </pic:pic>
              </a:graphicData>
            </a:graphic>
          </wp:inline>
        </w:drawing>
      </w:r>
    </w:p>
    <w:p w:rsidRPr="00F32F3C" w:rsidR="00F32F3C" w:rsidP="00F32F3C" w:rsidRDefault="00F32F3C" w14:paraId="2A756CE3" w14:textId="1E3C6DF6">
      <w:pPr>
        <w:pStyle w:val="Caption"/>
        <w:jc w:val="center"/>
        <w:rPr>
          <w:rFonts w:ascii="Mulish" w:hAnsi="Mulish"/>
        </w:rPr>
      </w:pPr>
      <w:bookmarkStart w:name="_Ref239952787" w:id="327"/>
      <w:bookmarkStart w:name="_Toc240531987" w:id="328"/>
      <w:r w:rsidRPr="00F32F3C">
        <w:rPr>
          <w:rFonts w:ascii="Mulish" w:hAnsi="Mulish"/>
        </w:rPr>
        <w:t xml:space="preserve">Figure </w:t>
      </w:r>
      <w:r w:rsidRPr="00F32F3C">
        <w:rPr>
          <w:rFonts w:ascii="Mulish" w:hAnsi="Mulish"/>
        </w:rPr>
        <w:fldChar w:fldCharType="begin"/>
      </w:r>
      <w:r w:rsidRPr="00F32F3C">
        <w:rPr>
          <w:rFonts w:ascii="Mulish" w:hAnsi="Mulish"/>
        </w:rPr>
        <w:instrText xml:space="preserve"> SEQ Figure \* ARABIC </w:instrText>
      </w:r>
      <w:r w:rsidRPr="00F32F3C">
        <w:rPr>
          <w:rFonts w:ascii="Mulish" w:hAnsi="Mulish"/>
        </w:rPr>
        <w:fldChar w:fldCharType="separate"/>
      </w:r>
      <w:r w:rsidRPr="00F32F3C">
        <w:rPr>
          <w:rFonts w:ascii="Mulish" w:hAnsi="Mulish"/>
          <w:noProof/>
        </w:rPr>
        <w:t>6</w:t>
      </w:r>
      <w:r w:rsidRPr="00F32F3C">
        <w:rPr>
          <w:rFonts w:ascii="Mulish" w:hAnsi="Mulish"/>
        </w:rPr>
        <w:fldChar w:fldCharType="end"/>
      </w:r>
      <w:bookmarkEnd w:id="327"/>
      <w:r w:rsidRPr="00F32F3C">
        <w:rPr>
          <w:rFonts w:ascii="Mulish" w:hAnsi="Mulish"/>
        </w:rPr>
        <w:t>: Container (C2) level diagram depicting the environment aligned catalogue structure for representative entities within Unity Catalogue</w:t>
      </w:r>
      <w:bookmarkEnd w:id="328"/>
    </w:p>
    <w:p w:rsidR="005570E3" w:rsidP="00DB080E" w:rsidRDefault="00693CD7" w14:paraId="036DC49D" w14:textId="300A87AE">
      <w:pPr>
        <w:pStyle w:val="Heading4"/>
        <w:rPr>
          <w:rFonts w:ascii="Mulish" w:hAnsi="Mulish"/>
        </w:rPr>
      </w:pPr>
      <w:bookmarkStart w:name="_Toc240531975" w:id="329"/>
      <w:r w:rsidRPr="00693CD7">
        <w:rPr>
          <w:rFonts w:ascii="Mulish" w:hAnsi="Mulish"/>
        </w:rPr>
        <w:lastRenderedPageBreak/>
        <w:t>Processing and Compute</w:t>
      </w:r>
      <w:bookmarkEnd w:id="329"/>
    </w:p>
    <w:tbl>
      <w:tblPr>
        <w:tblStyle w:val="PlainTable3"/>
        <w:tblW w:w="14175" w:type="dxa"/>
        <w:tblLook w:val="06A0" w:firstRow="1" w:lastRow="0" w:firstColumn="1" w:lastColumn="0" w:noHBand="1" w:noVBand="1"/>
      </w:tblPr>
      <w:tblGrid>
        <w:gridCol w:w="1186"/>
        <w:gridCol w:w="2075"/>
        <w:gridCol w:w="3543"/>
        <w:gridCol w:w="7371"/>
      </w:tblGrid>
      <w:tr w:rsidRPr="009D210A" w:rsidR="001B2CE3" w:rsidTr="1ADBE79A" w14:paraId="7D09F6DE"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186" w:type="dxa"/>
            <w:noWrap/>
            <w:hideMark/>
          </w:tcPr>
          <w:p w:rsidRPr="006617E4" w:rsidR="001B2CE3" w:rsidP="006051B9" w:rsidRDefault="001B2CE3" w14:paraId="7CE90FCA" w14:textId="77777777">
            <w:pPr>
              <w:rPr>
                <w:rFonts w:ascii="Mulish" w:hAnsi="Mulish"/>
                <w:color w:val="000000"/>
                <w:sz w:val="20"/>
                <w:szCs w:val="20"/>
              </w:rPr>
            </w:pPr>
            <w:r w:rsidRPr="006617E4">
              <w:rPr>
                <w:rFonts w:ascii="Mulish" w:hAnsi="Mulish"/>
                <w:color w:val="000000"/>
                <w:sz w:val="20"/>
                <w:szCs w:val="20"/>
              </w:rPr>
              <w:t>ADD ID</w:t>
            </w:r>
          </w:p>
        </w:tc>
        <w:tc>
          <w:tcPr>
            <w:tcW w:w="2075" w:type="dxa"/>
            <w:noWrap/>
            <w:hideMark/>
          </w:tcPr>
          <w:p w:rsidRPr="006617E4" w:rsidR="001B2CE3" w:rsidP="006051B9" w:rsidRDefault="001B2CE3" w14:paraId="140FAF26"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Mapped FR IDs</w:t>
            </w:r>
          </w:p>
        </w:tc>
        <w:tc>
          <w:tcPr>
            <w:tcW w:w="3543" w:type="dxa"/>
            <w:noWrap/>
            <w:hideMark/>
          </w:tcPr>
          <w:p w:rsidRPr="006617E4" w:rsidR="001B2CE3" w:rsidP="006051B9" w:rsidRDefault="001B2CE3" w14:paraId="38BEF489"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Decision</w:t>
            </w:r>
          </w:p>
        </w:tc>
        <w:tc>
          <w:tcPr>
            <w:tcW w:w="7371" w:type="dxa"/>
            <w:noWrap/>
            <w:hideMark/>
          </w:tcPr>
          <w:p w:rsidRPr="006617E4" w:rsidR="001B2CE3" w:rsidP="006051B9" w:rsidRDefault="001B2CE3" w14:paraId="10B7FA4C"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6617E4">
              <w:rPr>
                <w:rFonts w:ascii="Mulish" w:hAnsi="Mulish"/>
                <w:color w:val="000000"/>
                <w:sz w:val="20"/>
                <w:szCs w:val="20"/>
              </w:rPr>
              <w:t>Rationale</w:t>
            </w:r>
          </w:p>
        </w:tc>
      </w:tr>
      <w:tr w:rsidRPr="009D210A" w:rsidR="00516B30" w:rsidTr="1ADBE79A" w14:paraId="60560955" w14:textId="77777777">
        <w:trPr>
          <w:trHeight w:val="1028"/>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16B30" w:rsidR="00516B30" w:rsidP="00516B30" w:rsidRDefault="00516B30" w14:paraId="0250AADF" w14:textId="3B0C4F04">
            <w:pPr>
              <w:rPr>
                <w:rFonts w:ascii="Mulish" w:hAnsi="Mulish"/>
                <w:color w:val="000000"/>
                <w:sz w:val="20"/>
                <w:szCs w:val="20"/>
              </w:rPr>
            </w:pPr>
            <w:r w:rsidRPr="00516B30">
              <w:rPr>
                <w:rFonts w:ascii="Mulish" w:hAnsi="Mulish"/>
                <w:color w:val="000000"/>
                <w:sz w:val="20"/>
                <w:szCs w:val="20"/>
              </w:rPr>
              <w:t>ADD-004</w:t>
            </w:r>
          </w:p>
        </w:tc>
        <w:tc>
          <w:tcPr>
            <w:tcW w:w="2075" w:type="dxa"/>
            <w:noWrap/>
            <w:hideMark/>
          </w:tcPr>
          <w:p w:rsidRPr="00516B30" w:rsidR="00516B30" w:rsidP="00516B30" w:rsidRDefault="00516B30" w14:paraId="6BB7E907" w14:textId="3E1FF3C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FR-002, FR-010, FR-012, FR-018</w:t>
            </w:r>
          </w:p>
        </w:tc>
        <w:tc>
          <w:tcPr>
            <w:tcW w:w="3543" w:type="dxa"/>
            <w:noWrap/>
            <w:hideMark/>
          </w:tcPr>
          <w:p w:rsidRPr="008B556A" w:rsidR="00516B30" w:rsidP="00516B30" w:rsidRDefault="00516B30" w14:paraId="09739E58" w14:textId="1D759C9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8B556A">
              <w:rPr>
                <w:rFonts w:ascii="Mulish" w:hAnsi="Mulish"/>
                <w:i/>
                <w:iCs/>
                <w:color w:val="000000"/>
                <w:sz w:val="20"/>
                <w:szCs w:val="20"/>
              </w:rPr>
              <w:t xml:space="preserve">Compute </w:t>
            </w:r>
            <w:r w:rsidR="00707367">
              <w:rPr>
                <w:rFonts w:ascii="Mulish" w:hAnsi="Mulish"/>
                <w:i/>
                <w:iCs/>
                <w:color w:val="000000"/>
                <w:sz w:val="20"/>
                <w:szCs w:val="20"/>
              </w:rPr>
              <w:t>governance</w:t>
            </w:r>
            <w:r w:rsidRPr="008B556A">
              <w:rPr>
                <w:rFonts w:ascii="Mulish" w:hAnsi="Mulish"/>
                <w:i/>
                <w:iCs/>
                <w:color w:val="000000"/>
                <w:sz w:val="20"/>
                <w:szCs w:val="20"/>
              </w:rPr>
              <w:t xml:space="preserve"> aligned to</w:t>
            </w:r>
            <w:r w:rsidR="00707367">
              <w:rPr>
                <w:rFonts w:ascii="Mulish" w:hAnsi="Mulish"/>
                <w:i/>
                <w:iCs/>
                <w:color w:val="000000"/>
                <w:sz w:val="20"/>
                <w:szCs w:val="20"/>
              </w:rPr>
              <w:t xml:space="preserve"> </w:t>
            </w:r>
            <w:r w:rsidRPr="008B556A">
              <w:rPr>
                <w:rFonts w:ascii="Mulish" w:hAnsi="Mulish"/>
                <w:i/>
                <w:iCs/>
                <w:color w:val="000000"/>
                <w:sz w:val="20"/>
                <w:szCs w:val="20"/>
              </w:rPr>
              <w:t>entities and role groups</w:t>
            </w:r>
          </w:p>
        </w:tc>
        <w:tc>
          <w:tcPr>
            <w:tcW w:w="7371" w:type="dxa"/>
            <w:noWrap/>
            <w:hideMark/>
          </w:tcPr>
          <w:p w:rsidR="00DD57EC" w:rsidP="00247F9E" w:rsidRDefault="00516B30" w14:paraId="3A65C2C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commentRangeStart w:id="330"/>
            <w:commentRangeStart w:id="331"/>
            <w:r w:rsidRPr="1ADBE79A">
              <w:rPr>
                <w:rFonts w:ascii="Mulish" w:hAnsi="Mulish"/>
                <w:b/>
                <w:bCs/>
                <w:i/>
                <w:iCs/>
                <w:color w:val="000000" w:themeColor="text1"/>
                <w:sz w:val="20"/>
                <w:szCs w:val="20"/>
              </w:rPr>
              <w:t xml:space="preserve">Compute </w:t>
            </w:r>
            <w:r w:rsidRPr="1ADBE79A" w:rsidR="00707367">
              <w:rPr>
                <w:rFonts w:ascii="Mulish" w:hAnsi="Mulish"/>
                <w:b/>
                <w:bCs/>
                <w:i/>
                <w:iCs/>
                <w:color w:val="000000" w:themeColor="text1"/>
                <w:sz w:val="20"/>
                <w:szCs w:val="20"/>
              </w:rPr>
              <w:t>go</w:t>
            </w:r>
            <w:r w:rsidRPr="1ADBE79A" w:rsidR="00CF4040">
              <w:rPr>
                <w:rFonts w:ascii="Mulish" w:hAnsi="Mulish"/>
                <w:b/>
                <w:bCs/>
                <w:i/>
                <w:iCs/>
                <w:color w:val="000000" w:themeColor="text1"/>
                <w:sz w:val="20"/>
                <w:szCs w:val="20"/>
              </w:rPr>
              <w:t>vernance</w:t>
            </w:r>
            <w:r w:rsidRPr="1ADBE79A" w:rsidR="00CF4040">
              <w:rPr>
                <w:rFonts w:ascii="Mulish" w:hAnsi="Mulish"/>
                <w:color w:val="000000" w:themeColor="text1"/>
                <w:sz w:val="20"/>
                <w:szCs w:val="20"/>
              </w:rPr>
              <w:t xml:space="preserve"> will be </w:t>
            </w:r>
            <w:r w:rsidRPr="1ADBE79A">
              <w:rPr>
                <w:rFonts w:ascii="Mulish" w:hAnsi="Mulish"/>
                <w:color w:val="000000" w:themeColor="text1"/>
                <w:sz w:val="20"/>
                <w:szCs w:val="20"/>
              </w:rPr>
              <w:t xml:space="preserve">aligned </w:t>
            </w:r>
            <w:r w:rsidRPr="1ADBE79A" w:rsidR="00CF4040">
              <w:rPr>
                <w:rFonts w:ascii="Mulish" w:hAnsi="Mulish"/>
                <w:color w:val="000000" w:themeColor="text1"/>
                <w:sz w:val="20"/>
                <w:szCs w:val="20"/>
              </w:rPr>
              <w:t xml:space="preserve">closely </w:t>
            </w:r>
            <w:r w:rsidRPr="1ADBE79A">
              <w:rPr>
                <w:rFonts w:ascii="Mulish" w:hAnsi="Mulish"/>
                <w:color w:val="000000" w:themeColor="text1"/>
                <w:sz w:val="20"/>
                <w:szCs w:val="20"/>
              </w:rPr>
              <w:t xml:space="preserve">to individual </w:t>
            </w:r>
            <w:r w:rsidRPr="1ADBE79A" w:rsidR="00CF4040">
              <w:rPr>
                <w:rFonts w:ascii="Mulish" w:hAnsi="Mulish"/>
                <w:b/>
                <w:bCs/>
                <w:i/>
                <w:iCs/>
                <w:color w:val="000000" w:themeColor="text1"/>
                <w:sz w:val="20"/>
                <w:szCs w:val="20"/>
              </w:rPr>
              <w:t>entities</w:t>
            </w:r>
            <w:r w:rsidRPr="1ADBE79A">
              <w:rPr>
                <w:rFonts w:ascii="Mulish" w:hAnsi="Mulish"/>
                <w:color w:val="000000" w:themeColor="text1"/>
                <w:sz w:val="20"/>
                <w:szCs w:val="20"/>
              </w:rPr>
              <w:t xml:space="preserve"> and</w:t>
            </w:r>
            <w:r w:rsidRPr="1ADBE79A" w:rsidR="00CF4040">
              <w:rPr>
                <w:rFonts w:ascii="Mulish" w:hAnsi="Mulish"/>
                <w:color w:val="000000" w:themeColor="text1"/>
                <w:sz w:val="20"/>
                <w:szCs w:val="20"/>
              </w:rPr>
              <w:t>/ or</w:t>
            </w:r>
            <w:r w:rsidRPr="1ADBE79A">
              <w:rPr>
                <w:rFonts w:ascii="Mulish" w:hAnsi="Mulish"/>
                <w:color w:val="000000" w:themeColor="text1"/>
                <w:sz w:val="20"/>
                <w:szCs w:val="20"/>
              </w:rPr>
              <w:t xml:space="preserve"> </w:t>
            </w:r>
            <w:r w:rsidRPr="1ADBE79A">
              <w:rPr>
                <w:rFonts w:ascii="Mulish" w:hAnsi="Mulish"/>
                <w:b/>
                <w:bCs/>
                <w:i/>
                <w:iCs/>
                <w:color w:val="000000" w:themeColor="text1"/>
                <w:sz w:val="20"/>
                <w:szCs w:val="20"/>
              </w:rPr>
              <w:t>role groups</w:t>
            </w:r>
            <w:commentRangeEnd w:id="330"/>
            <w:r w:rsidRPr="1ADBE79A">
              <w:rPr>
                <w:rStyle w:val="CommentReference"/>
                <w:rFonts w:ascii="Mulish" w:hAnsi="Mulish"/>
                <w:b/>
                <w:bCs/>
                <w:i/>
                <w:iCs/>
                <w:color w:val="000000" w:themeColor="text1"/>
                <w:sz w:val="20"/>
                <w:szCs w:val="20"/>
              </w:rPr>
              <w:commentReference w:id="330"/>
            </w:r>
            <w:commentRangeEnd w:id="331"/>
            <w:r>
              <w:rPr>
                <w:rStyle w:val="CommentReference"/>
              </w:rPr>
              <w:commentReference w:id="331"/>
            </w:r>
            <w:r w:rsidRPr="1ADBE79A" w:rsidR="00CF4040">
              <w:rPr>
                <w:rFonts w:ascii="Mulish" w:hAnsi="Mulish"/>
                <w:b/>
                <w:bCs/>
                <w:i/>
                <w:iCs/>
                <w:color w:val="000000" w:themeColor="text1"/>
                <w:sz w:val="20"/>
                <w:szCs w:val="20"/>
              </w:rPr>
              <w:t>.</w:t>
            </w:r>
            <w:r w:rsidRPr="1ADBE79A">
              <w:rPr>
                <w:rFonts w:ascii="Mulish" w:hAnsi="Mulish"/>
                <w:color w:val="000000" w:themeColor="text1"/>
                <w:sz w:val="20"/>
                <w:szCs w:val="20"/>
              </w:rPr>
              <w:t xml:space="preserve"> </w:t>
            </w:r>
            <w:r w:rsidRPr="1ADBE79A" w:rsidR="00CF4040">
              <w:rPr>
                <w:rFonts w:ascii="Mulish" w:hAnsi="Mulish"/>
                <w:color w:val="000000" w:themeColor="text1"/>
                <w:sz w:val="20"/>
                <w:szCs w:val="20"/>
              </w:rPr>
              <w:t xml:space="preserve">This </w:t>
            </w:r>
            <w:r w:rsidRPr="1ADBE79A">
              <w:rPr>
                <w:rFonts w:ascii="Mulish" w:hAnsi="Mulish"/>
                <w:color w:val="000000" w:themeColor="text1"/>
                <w:sz w:val="20"/>
                <w:szCs w:val="20"/>
              </w:rPr>
              <w:t xml:space="preserve">will </w:t>
            </w:r>
            <w:r w:rsidRPr="1ADBE79A" w:rsidR="00CF4040">
              <w:rPr>
                <w:rFonts w:ascii="Mulish" w:hAnsi="Mulish"/>
                <w:color w:val="000000" w:themeColor="text1"/>
                <w:sz w:val="20"/>
                <w:szCs w:val="20"/>
              </w:rPr>
              <w:t xml:space="preserve">provide tightly </w:t>
            </w:r>
            <w:r w:rsidRPr="1ADBE79A">
              <w:rPr>
                <w:rFonts w:ascii="Mulish" w:hAnsi="Mulish"/>
                <w:color w:val="000000" w:themeColor="text1"/>
                <w:sz w:val="20"/>
                <w:szCs w:val="20"/>
              </w:rPr>
              <w:t>govern</w:t>
            </w:r>
            <w:r w:rsidRPr="1ADBE79A" w:rsidR="00CF4040">
              <w:rPr>
                <w:rFonts w:ascii="Mulish" w:hAnsi="Mulish"/>
                <w:color w:val="000000" w:themeColor="text1"/>
                <w:sz w:val="20"/>
                <w:szCs w:val="20"/>
              </w:rPr>
              <w:t>ed</w:t>
            </w:r>
            <w:r w:rsidRPr="1ADBE79A">
              <w:rPr>
                <w:rFonts w:ascii="Mulish" w:hAnsi="Mulish"/>
                <w:color w:val="000000" w:themeColor="text1"/>
                <w:sz w:val="20"/>
                <w:szCs w:val="20"/>
              </w:rPr>
              <w:t xml:space="preserve"> compute usage</w:t>
            </w:r>
            <w:r w:rsidRPr="1ADBE79A" w:rsidR="00CF4040">
              <w:rPr>
                <w:rFonts w:ascii="Mulish" w:hAnsi="Mulish"/>
                <w:color w:val="000000" w:themeColor="text1"/>
                <w:sz w:val="20"/>
                <w:szCs w:val="20"/>
              </w:rPr>
              <w:t xml:space="preserve"> across the two core types of compute workload (serverless and classic)</w:t>
            </w:r>
            <w:r w:rsidRPr="1ADBE79A">
              <w:rPr>
                <w:rFonts w:ascii="Mulish" w:hAnsi="Mulish"/>
                <w:color w:val="000000" w:themeColor="text1"/>
                <w:sz w:val="20"/>
                <w:szCs w:val="20"/>
              </w:rPr>
              <w:t xml:space="preserve"> as per Databricks bes</w:t>
            </w:r>
            <w:r w:rsidRPr="1ADBE79A" w:rsidR="00CF4040">
              <w:rPr>
                <w:rFonts w:ascii="Mulish" w:hAnsi="Mulish"/>
                <w:color w:val="000000" w:themeColor="text1"/>
                <w:sz w:val="20"/>
                <w:szCs w:val="20"/>
              </w:rPr>
              <w:t>t</w:t>
            </w:r>
            <w:r w:rsidRPr="1ADBE79A">
              <w:rPr>
                <w:rFonts w:ascii="Mulish" w:hAnsi="Mulish"/>
                <w:color w:val="000000" w:themeColor="text1"/>
                <w:sz w:val="20"/>
                <w:szCs w:val="20"/>
              </w:rPr>
              <w:t xml:space="preserve"> practice.</w:t>
            </w:r>
          </w:p>
          <w:p w:rsidRPr="00516B30" w:rsidR="00247F9E" w:rsidP="00247F9E" w:rsidRDefault="00247F9E" w14:paraId="6EB99355" w14:textId="115E3B8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16B30" w:rsidTr="1ADBE79A" w14:paraId="6914E741"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16B30" w:rsidR="00516B30" w:rsidP="00516B30" w:rsidRDefault="00516B30" w14:paraId="5FB0D978" w14:textId="01F46D8C">
            <w:pPr>
              <w:rPr>
                <w:rFonts w:ascii="Mulish" w:hAnsi="Mulish"/>
                <w:color w:val="000000"/>
                <w:sz w:val="20"/>
                <w:szCs w:val="20"/>
              </w:rPr>
            </w:pPr>
            <w:r w:rsidRPr="00516B30">
              <w:rPr>
                <w:rFonts w:ascii="Mulish" w:hAnsi="Mulish"/>
                <w:color w:val="000000"/>
                <w:sz w:val="20"/>
                <w:szCs w:val="20"/>
              </w:rPr>
              <w:t>ADD-012</w:t>
            </w:r>
          </w:p>
        </w:tc>
        <w:tc>
          <w:tcPr>
            <w:tcW w:w="2075" w:type="dxa"/>
            <w:noWrap/>
            <w:hideMark/>
          </w:tcPr>
          <w:p w:rsidRPr="00516B30" w:rsidR="00516B30" w:rsidP="00516B30" w:rsidRDefault="00516B30" w14:paraId="1E93B766" w14:textId="48F963F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FR-007, FR-008, FR-009, FR-014, FR-016, FR-019</w:t>
            </w:r>
          </w:p>
        </w:tc>
        <w:tc>
          <w:tcPr>
            <w:tcW w:w="3543" w:type="dxa"/>
            <w:noWrap/>
            <w:hideMark/>
          </w:tcPr>
          <w:p w:rsidRPr="008B556A" w:rsidR="00516B30" w:rsidP="00516B30" w:rsidRDefault="00516B30" w14:paraId="23EF7FA0" w14:textId="21C0CF34">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8B556A">
              <w:rPr>
                <w:rFonts w:ascii="Mulish" w:hAnsi="Mulish"/>
                <w:i/>
                <w:iCs/>
                <w:color w:val="000000"/>
                <w:sz w:val="20"/>
                <w:szCs w:val="20"/>
              </w:rPr>
              <w:t xml:space="preserve">DBT to be the Transformation engine of choice, running on </w:t>
            </w:r>
            <w:r w:rsidR="00DD57EC">
              <w:rPr>
                <w:rFonts w:ascii="Mulish" w:hAnsi="Mulish"/>
                <w:i/>
                <w:iCs/>
                <w:color w:val="000000"/>
                <w:sz w:val="20"/>
                <w:szCs w:val="20"/>
              </w:rPr>
              <w:t xml:space="preserve">Azure </w:t>
            </w:r>
            <w:r w:rsidRPr="008B556A">
              <w:rPr>
                <w:rFonts w:ascii="Mulish" w:hAnsi="Mulish"/>
                <w:i/>
                <w:iCs/>
                <w:color w:val="000000"/>
                <w:sz w:val="20"/>
                <w:szCs w:val="20"/>
              </w:rPr>
              <w:t>Databricks</w:t>
            </w:r>
          </w:p>
        </w:tc>
        <w:tc>
          <w:tcPr>
            <w:tcW w:w="7371" w:type="dxa"/>
            <w:noWrap/>
            <w:hideMark/>
          </w:tcPr>
          <w:p w:rsidR="00F85651" w:rsidP="00516B30" w:rsidRDefault="00516B30" w14:paraId="1148B76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 xml:space="preserve">A market leading transformation engine, </w:t>
            </w:r>
            <w:r w:rsidRPr="00DD57EC" w:rsidR="00DD57EC">
              <w:rPr>
                <w:rFonts w:ascii="Mulish" w:hAnsi="Mulish"/>
                <w:b/>
                <w:bCs/>
                <w:i/>
                <w:iCs/>
                <w:color w:val="000000"/>
                <w:sz w:val="20"/>
                <w:szCs w:val="20"/>
              </w:rPr>
              <w:t>Data Build Tools (</w:t>
            </w:r>
            <w:r w:rsidRPr="00DD57EC">
              <w:rPr>
                <w:rFonts w:ascii="Mulish" w:hAnsi="Mulish"/>
                <w:b/>
                <w:bCs/>
                <w:i/>
                <w:iCs/>
                <w:color w:val="000000"/>
                <w:sz w:val="20"/>
                <w:szCs w:val="20"/>
              </w:rPr>
              <w:t>DBT</w:t>
            </w:r>
            <w:r w:rsidRPr="00DD57EC" w:rsidR="00DD57EC">
              <w:rPr>
                <w:rFonts w:ascii="Mulish" w:hAnsi="Mulish"/>
                <w:b/>
                <w:bCs/>
                <w:i/>
                <w:iCs/>
                <w:color w:val="000000"/>
                <w:sz w:val="20"/>
                <w:szCs w:val="20"/>
              </w:rPr>
              <w:t>)</w:t>
            </w:r>
            <w:r w:rsidRPr="00516B30">
              <w:rPr>
                <w:rFonts w:ascii="Mulish" w:hAnsi="Mulish"/>
                <w:color w:val="000000"/>
                <w:sz w:val="20"/>
                <w:szCs w:val="20"/>
              </w:rPr>
              <w:t xml:space="preserve"> provides a SQL first, cross platform, environment to handle data transformation through the medallion architecture</w:t>
            </w:r>
            <w:r w:rsidR="00DD57EC">
              <w:rPr>
                <w:rFonts w:ascii="Mulish" w:hAnsi="Mulish"/>
                <w:color w:val="000000"/>
                <w:sz w:val="20"/>
                <w:szCs w:val="20"/>
              </w:rPr>
              <w:t xml:space="preserve"> layers</w:t>
            </w:r>
            <w:r w:rsidRPr="00516B30">
              <w:rPr>
                <w:rFonts w:ascii="Mulish" w:hAnsi="Mulish"/>
                <w:color w:val="000000"/>
                <w:sz w:val="20"/>
                <w:szCs w:val="20"/>
              </w:rPr>
              <w:t>.</w:t>
            </w:r>
          </w:p>
          <w:p w:rsidR="002E5133" w:rsidP="00516B30" w:rsidRDefault="002E5133" w14:paraId="3507E92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2E5133" w:rsidP="00516B30" w:rsidRDefault="002E5133" w14:paraId="5D2CEC56" w14:textId="0027538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DBT </w:t>
            </w:r>
            <w:r w:rsidRPr="00516B30">
              <w:rPr>
                <w:rFonts w:ascii="Mulish" w:hAnsi="Mulish"/>
                <w:color w:val="000000"/>
                <w:sz w:val="20"/>
                <w:szCs w:val="20"/>
              </w:rPr>
              <w:t>Allows us to track lineage, automate unit tests, define metrics and</w:t>
            </w:r>
            <w:r>
              <w:rPr>
                <w:rFonts w:ascii="Mulish" w:hAnsi="Mulish"/>
                <w:color w:val="000000"/>
                <w:sz w:val="20"/>
                <w:szCs w:val="20"/>
              </w:rPr>
              <w:t xml:space="preserve"> curate</w:t>
            </w:r>
            <w:r w:rsidRPr="00516B30">
              <w:rPr>
                <w:rFonts w:ascii="Mulish" w:hAnsi="Mulish"/>
                <w:color w:val="000000"/>
                <w:sz w:val="20"/>
                <w:szCs w:val="20"/>
              </w:rPr>
              <w:t xml:space="preserve"> documentation (which we link to Unity Catalogue) and work across </w:t>
            </w:r>
            <w:r>
              <w:rPr>
                <w:rFonts w:ascii="Mulish" w:hAnsi="Mulish"/>
                <w:color w:val="000000"/>
                <w:sz w:val="20"/>
                <w:szCs w:val="20"/>
              </w:rPr>
              <w:t xml:space="preserve">target </w:t>
            </w:r>
            <w:r w:rsidRPr="00516B30">
              <w:rPr>
                <w:rFonts w:ascii="Mulish" w:hAnsi="Mulish"/>
                <w:color w:val="000000"/>
                <w:sz w:val="20"/>
                <w:szCs w:val="20"/>
              </w:rPr>
              <w:t>enviro</w:t>
            </w:r>
            <w:r>
              <w:rPr>
                <w:rFonts w:ascii="Mulish" w:hAnsi="Mulish"/>
                <w:color w:val="000000"/>
                <w:sz w:val="20"/>
                <w:szCs w:val="20"/>
              </w:rPr>
              <w:t>n</w:t>
            </w:r>
            <w:r w:rsidRPr="00516B30">
              <w:rPr>
                <w:rFonts w:ascii="Mulish" w:hAnsi="Mulish"/>
                <w:color w:val="000000"/>
                <w:sz w:val="20"/>
                <w:szCs w:val="20"/>
              </w:rPr>
              <w:t>ments (CI/CD first development)</w:t>
            </w:r>
          </w:p>
          <w:p w:rsidR="00F85651" w:rsidP="00516B30" w:rsidRDefault="00F85651" w14:paraId="4FDEABD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DD57EC" w:rsidP="00516B30" w:rsidRDefault="007761BA" w14:paraId="1561DC39" w14:textId="37F3488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1ADBE79A">
              <w:rPr>
                <w:rFonts w:ascii="Mulish" w:hAnsi="Mulish"/>
                <w:color w:val="000000" w:themeColor="text1"/>
                <w:sz w:val="20"/>
                <w:szCs w:val="20"/>
              </w:rPr>
              <w:t xml:space="preserve">It is </w:t>
            </w:r>
            <w:commentRangeStart w:id="332"/>
            <w:commentRangeStart w:id="333"/>
            <w:r w:rsidRPr="1ADBE79A">
              <w:rPr>
                <w:rFonts w:ascii="Mulish" w:hAnsi="Mulish"/>
                <w:color w:val="000000" w:themeColor="text1"/>
                <w:sz w:val="20"/>
                <w:szCs w:val="20"/>
              </w:rPr>
              <w:t>recommended that Doubtless make use of the open-source DBT Core service</w:t>
            </w:r>
            <w:r w:rsidRPr="1ADBE79A" w:rsidR="00471E65">
              <w:rPr>
                <w:rFonts w:ascii="Mulish" w:hAnsi="Mulish"/>
                <w:color w:val="000000" w:themeColor="text1"/>
                <w:sz w:val="20"/>
                <w:szCs w:val="20"/>
              </w:rPr>
              <w:t xml:space="preserve">, which can be run on Databricks compute </w:t>
            </w:r>
            <w:r w:rsidRPr="1ADBE79A" w:rsidR="00630ED6">
              <w:rPr>
                <w:rFonts w:ascii="Mulish" w:hAnsi="Mulish"/>
                <w:color w:val="000000" w:themeColor="text1"/>
                <w:sz w:val="20"/>
                <w:szCs w:val="20"/>
              </w:rPr>
              <w:t xml:space="preserve">directly. </w:t>
            </w:r>
            <w:r w:rsidRPr="1ADBE79A" w:rsidR="003A27E1">
              <w:rPr>
                <w:rFonts w:ascii="Mulish" w:hAnsi="Mulish"/>
                <w:color w:val="000000" w:themeColor="text1"/>
                <w:sz w:val="20"/>
                <w:szCs w:val="20"/>
              </w:rPr>
              <w:t xml:space="preserve">Core DBT commands to build and </w:t>
            </w:r>
            <w:r w:rsidRPr="1ADBE79A" w:rsidR="00560784">
              <w:rPr>
                <w:rFonts w:ascii="Mulish" w:hAnsi="Mulish"/>
                <w:color w:val="000000" w:themeColor="text1"/>
                <w:sz w:val="20"/>
                <w:szCs w:val="20"/>
              </w:rPr>
              <w:t xml:space="preserve">run the models should be executed by </w:t>
            </w:r>
            <w:r w:rsidRPr="1ADBE79A" w:rsidR="00560784">
              <w:rPr>
                <w:rFonts w:ascii="Mulish" w:hAnsi="Mulish"/>
                <w:b/>
                <w:bCs/>
                <w:i/>
                <w:iCs/>
                <w:color w:val="000000" w:themeColor="text1"/>
                <w:sz w:val="20"/>
                <w:szCs w:val="20"/>
              </w:rPr>
              <w:t>Databricks Job</w:t>
            </w:r>
            <w:r w:rsidRPr="1ADBE79A" w:rsidR="00560784">
              <w:rPr>
                <w:rFonts w:ascii="Mulish" w:hAnsi="Mulish"/>
                <w:color w:val="000000" w:themeColor="text1"/>
                <w:sz w:val="20"/>
                <w:szCs w:val="20"/>
              </w:rPr>
              <w:t xml:space="preserve"> compute, whilst </w:t>
            </w:r>
            <w:r w:rsidRPr="1ADBE79A" w:rsidR="00C20D18">
              <w:rPr>
                <w:rFonts w:ascii="Mulish" w:hAnsi="Mulish"/>
                <w:color w:val="000000" w:themeColor="text1"/>
                <w:sz w:val="20"/>
                <w:szCs w:val="20"/>
              </w:rPr>
              <w:t>a Databricks</w:t>
            </w:r>
            <w:r w:rsidRPr="1ADBE79A" w:rsidR="00560784">
              <w:rPr>
                <w:rFonts w:ascii="Mulish" w:hAnsi="Mulish"/>
                <w:color w:val="000000" w:themeColor="text1"/>
                <w:sz w:val="20"/>
                <w:szCs w:val="20"/>
              </w:rPr>
              <w:t xml:space="preserve"> </w:t>
            </w:r>
            <w:r w:rsidRPr="1ADBE79A" w:rsidR="00C20D18">
              <w:rPr>
                <w:rFonts w:ascii="Mulish" w:hAnsi="Mulish"/>
                <w:b/>
                <w:bCs/>
                <w:i/>
                <w:iCs/>
                <w:color w:val="000000" w:themeColor="text1"/>
                <w:sz w:val="20"/>
                <w:szCs w:val="20"/>
              </w:rPr>
              <w:t xml:space="preserve">SQL Warehouse </w:t>
            </w:r>
            <w:r w:rsidRPr="1ADBE79A" w:rsidR="00C20D18">
              <w:rPr>
                <w:rFonts w:ascii="Mulish" w:hAnsi="Mulish"/>
                <w:color w:val="000000" w:themeColor="text1"/>
                <w:sz w:val="20"/>
                <w:szCs w:val="20"/>
              </w:rPr>
              <w:t>should be used to execute the compiled DBT model SQL</w:t>
            </w:r>
            <w:r w:rsidRPr="1ADBE79A" w:rsidR="00B24683">
              <w:rPr>
                <w:rFonts w:ascii="Mulish" w:hAnsi="Mulish"/>
                <w:color w:val="000000" w:themeColor="text1"/>
                <w:sz w:val="20"/>
                <w:szCs w:val="20"/>
              </w:rPr>
              <w:t xml:space="preserve">. This follows DBT and Databricks best practice, allowing for DBT to make best use of the </w:t>
            </w:r>
            <w:r w:rsidRPr="1ADBE79A" w:rsidR="002E5133">
              <w:rPr>
                <w:rFonts w:ascii="Mulish" w:hAnsi="Mulish"/>
                <w:color w:val="000000" w:themeColor="text1"/>
                <w:sz w:val="20"/>
                <w:szCs w:val="20"/>
              </w:rPr>
              <w:t>more efficient SQL engine provided by the SQL Warehouse.</w:t>
            </w:r>
            <w:commentRangeEnd w:id="332"/>
            <w:r>
              <w:rPr>
                <w:rStyle w:val="CommentReference"/>
                <w:rFonts w:ascii="Mulish" w:hAnsi="Mulish"/>
                <w:color w:val="000000"/>
                <w:sz w:val="20"/>
                <w:szCs w:val="20"/>
              </w:rPr>
              <w:commentReference w:id="332"/>
            </w:r>
            <w:commentRangeEnd w:id="333"/>
            <w:r>
              <w:rPr>
                <w:rStyle w:val="CommentReference"/>
              </w:rPr>
              <w:commentReference w:id="333"/>
            </w:r>
          </w:p>
          <w:p w:rsidR="002E5133" w:rsidP="00516B30" w:rsidRDefault="002E5133" w14:paraId="4FA9D38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C20D18" w:rsidR="002E5133" w:rsidP="00516B30" w:rsidRDefault="002E5133" w14:paraId="18179D10" w14:textId="382DC90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Whilst it is recommended that DBT become the primary transformation engine</w:t>
            </w:r>
            <w:r w:rsidR="00EF435C">
              <w:rPr>
                <w:rFonts w:ascii="Mulish" w:hAnsi="Mulish"/>
                <w:color w:val="000000"/>
                <w:sz w:val="20"/>
                <w:szCs w:val="20"/>
              </w:rPr>
              <w:t xml:space="preserve"> for Doubtless, </w:t>
            </w:r>
            <w:r w:rsidR="00A84976">
              <w:rPr>
                <w:rFonts w:ascii="Mulish" w:hAnsi="Mulish"/>
                <w:color w:val="000000"/>
                <w:sz w:val="20"/>
                <w:szCs w:val="20"/>
              </w:rPr>
              <w:t>transformations execut</w:t>
            </w:r>
            <w:r w:rsidR="00F60B9E">
              <w:rPr>
                <w:rFonts w:ascii="Mulish" w:hAnsi="Mulish"/>
                <w:color w:val="000000"/>
                <w:sz w:val="20"/>
                <w:szCs w:val="20"/>
              </w:rPr>
              <w:t>ed</w:t>
            </w:r>
            <w:r w:rsidR="00A84976">
              <w:rPr>
                <w:rFonts w:ascii="Mulish" w:hAnsi="Mulish"/>
                <w:color w:val="000000"/>
                <w:sz w:val="20"/>
                <w:szCs w:val="20"/>
              </w:rPr>
              <w:t xml:space="preserve"> as part of Databricks </w:t>
            </w:r>
            <w:ins w:author="Tom Wilson" w:date="2026-09-22T09:22:00Z" w16du:dateUtc="2026-09-22T08:22:00Z" w:id="334">
              <w:r w:rsidR="00E13F75">
                <w:rPr>
                  <w:rFonts w:ascii="Mulish" w:hAnsi="Mulish"/>
                  <w:color w:val="000000"/>
                  <w:sz w:val="20"/>
                  <w:szCs w:val="20"/>
                </w:rPr>
                <w:t xml:space="preserve">Jobs or </w:t>
              </w:r>
            </w:ins>
            <w:r w:rsidR="00A84976">
              <w:rPr>
                <w:rFonts w:ascii="Mulish" w:hAnsi="Mulish"/>
                <w:color w:val="000000"/>
                <w:sz w:val="20"/>
                <w:szCs w:val="20"/>
              </w:rPr>
              <w:t>Lakeflow Pipelines should also be used where it is deemed suitable for a particular use case. For exam</w:t>
            </w:r>
            <w:r w:rsidR="00F60B9E">
              <w:rPr>
                <w:rFonts w:ascii="Mulish" w:hAnsi="Mulish"/>
                <w:color w:val="000000"/>
                <w:sz w:val="20"/>
                <w:szCs w:val="20"/>
              </w:rPr>
              <w:t xml:space="preserve">ple, transformations required to </w:t>
            </w:r>
            <w:r w:rsidR="007A3E2D">
              <w:rPr>
                <w:rFonts w:ascii="Mulish" w:hAnsi="Mulish"/>
                <w:color w:val="000000"/>
                <w:sz w:val="20"/>
                <w:szCs w:val="20"/>
              </w:rPr>
              <w:t>deliver</w:t>
            </w:r>
            <w:r w:rsidR="00F60B9E">
              <w:rPr>
                <w:rFonts w:ascii="Mulish" w:hAnsi="Mulish"/>
                <w:color w:val="000000"/>
                <w:sz w:val="20"/>
                <w:szCs w:val="20"/>
              </w:rPr>
              <w:t xml:space="preserve"> </w:t>
            </w:r>
            <w:r w:rsidR="00D52022">
              <w:rPr>
                <w:rFonts w:ascii="Mulish" w:hAnsi="Mulish"/>
                <w:color w:val="000000"/>
                <w:sz w:val="20"/>
                <w:szCs w:val="20"/>
              </w:rPr>
              <w:t xml:space="preserve">the </w:t>
            </w:r>
            <w:r w:rsidR="00F60B9E">
              <w:rPr>
                <w:rFonts w:ascii="Mulish" w:hAnsi="Mulish"/>
                <w:color w:val="000000"/>
                <w:sz w:val="20"/>
                <w:szCs w:val="20"/>
              </w:rPr>
              <w:t xml:space="preserve">low-latency </w:t>
            </w:r>
            <w:r w:rsidR="00D52022">
              <w:rPr>
                <w:rFonts w:ascii="Mulish" w:hAnsi="Mulish"/>
                <w:color w:val="000000"/>
                <w:sz w:val="20"/>
                <w:szCs w:val="20"/>
              </w:rPr>
              <w:t xml:space="preserve">‘Operational Reporting’ workloads </w:t>
            </w:r>
            <w:r w:rsidR="007A3E2D">
              <w:rPr>
                <w:rFonts w:ascii="Mulish" w:hAnsi="Mulish"/>
                <w:color w:val="000000"/>
                <w:sz w:val="20"/>
                <w:szCs w:val="20"/>
              </w:rPr>
              <w:t>may</w:t>
            </w:r>
            <w:r w:rsidR="00D52022">
              <w:rPr>
                <w:rFonts w:ascii="Mulish" w:hAnsi="Mulish"/>
                <w:color w:val="000000"/>
                <w:sz w:val="20"/>
                <w:szCs w:val="20"/>
              </w:rPr>
              <w:t xml:space="preserve"> be more efficiently delivered as part of the Lakeflow Pipeline</w:t>
            </w:r>
            <w:ins w:author="Tom Wilson" w:date="2026-09-22T09:22:00Z" w16du:dateUtc="2026-09-22T08:22:00Z" w:id="335">
              <w:r w:rsidR="00E13F75">
                <w:rPr>
                  <w:rFonts w:ascii="Mulish" w:hAnsi="Mulish"/>
                  <w:color w:val="000000"/>
                  <w:sz w:val="20"/>
                  <w:szCs w:val="20"/>
                </w:rPr>
                <w:t>, or a particularly complex set of tran</w:t>
              </w:r>
            </w:ins>
            <w:ins w:author="Tom Wilson" w:date="2026-09-22T09:23:00Z" w16du:dateUtc="2026-09-22T08:23:00Z" w:id="336">
              <w:r w:rsidR="00E13F75">
                <w:rPr>
                  <w:rFonts w:ascii="Mulish" w:hAnsi="Mulish"/>
                  <w:color w:val="000000"/>
                  <w:sz w:val="20"/>
                  <w:szCs w:val="20"/>
                </w:rPr>
                <w:t>sforms may perform better when executed in PySpark.</w:t>
              </w:r>
            </w:ins>
            <w:del w:author="Tom Wilson" w:date="2026-09-22T09:22:00Z" w16du:dateUtc="2026-09-22T08:22:00Z" w:id="337">
              <w:r w:rsidDel="00E13F75" w:rsidR="00D52022">
                <w:rPr>
                  <w:rFonts w:ascii="Mulish" w:hAnsi="Mulish"/>
                  <w:color w:val="000000"/>
                  <w:sz w:val="20"/>
                  <w:szCs w:val="20"/>
                </w:rPr>
                <w:delText>.</w:delText>
              </w:r>
            </w:del>
          </w:p>
          <w:p w:rsidRPr="00516B30" w:rsidR="00F85651" w:rsidP="23685E28" w:rsidRDefault="00F85651" w14:paraId="6571589B" w14:textId="1C950B72">
            <w:pPr>
              <w:cnfStyle w:val="000000000000" w:firstRow="0" w:lastRow="0" w:firstColumn="0" w:lastColumn="0" w:oddVBand="0" w:evenVBand="0" w:oddHBand="0" w:evenHBand="0" w:firstRowFirstColumn="0" w:firstRowLastColumn="0" w:lastRowFirstColumn="0" w:lastRowLastColumn="0"/>
              <w:rPr>
                <w:ins w:author="Roisin Bowen" w:date="2026-09-18T06:37:00Z" w16du:dateUtc="2026-09-18T06:37:02Z" w:id="338"/>
                <w:rFonts w:ascii="Mulish" w:hAnsi="Mulish"/>
                <w:color w:val="000000" w:themeColor="text1"/>
                <w:sz w:val="20"/>
                <w:szCs w:val="20"/>
              </w:rPr>
            </w:pPr>
          </w:p>
          <w:p w:rsidRPr="00516B30" w:rsidR="00F85651" w:rsidP="002E5133" w:rsidRDefault="00F85651" w14:paraId="25BD4536" w14:textId="12EEAD8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16B30" w:rsidTr="1ADBE79A" w14:paraId="1DBCBCE2"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16B30" w:rsidR="00516B30" w:rsidP="00516B30" w:rsidRDefault="00516B30" w14:paraId="61F8A31F" w14:textId="2D85474A">
            <w:pPr>
              <w:rPr>
                <w:rFonts w:ascii="Mulish" w:hAnsi="Mulish"/>
                <w:color w:val="000000"/>
                <w:sz w:val="20"/>
                <w:szCs w:val="20"/>
              </w:rPr>
            </w:pPr>
            <w:r w:rsidRPr="00516B30">
              <w:rPr>
                <w:rFonts w:ascii="Mulish" w:hAnsi="Mulish"/>
                <w:color w:val="000000"/>
                <w:sz w:val="20"/>
                <w:szCs w:val="20"/>
              </w:rPr>
              <w:t>ADD-019</w:t>
            </w:r>
          </w:p>
        </w:tc>
        <w:tc>
          <w:tcPr>
            <w:tcW w:w="2075" w:type="dxa"/>
            <w:noWrap/>
            <w:hideMark/>
          </w:tcPr>
          <w:p w:rsidRPr="00516B30" w:rsidR="00516B30" w:rsidP="00516B30" w:rsidRDefault="00516B30" w14:paraId="1A96B56E" w14:textId="1B8D90C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FR-007, FR-013, FR-020</w:t>
            </w:r>
          </w:p>
        </w:tc>
        <w:tc>
          <w:tcPr>
            <w:tcW w:w="3543" w:type="dxa"/>
            <w:noWrap/>
            <w:hideMark/>
          </w:tcPr>
          <w:p w:rsidRPr="008B556A" w:rsidR="00516B30" w:rsidP="00516B30" w:rsidRDefault="00516B30" w14:paraId="22BAF648" w14:textId="4C8ECA86">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8B556A">
              <w:rPr>
                <w:rFonts w:ascii="Mulish" w:hAnsi="Mulish"/>
                <w:i/>
                <w:iCs/>
                <w:color w:val="000000"/>
                <w:sz w:val="20"/>
                <w:szCs w:val="20"/>
              </w:rPr>
              <w:t xml:space="preserve">Reusable data products and engineering assets will be </w:t>
            </w:r>
            <w:r w:rsidRPr="008B556A">
              <w:rPr>
                <w:rFonts w:ascii="Mulish" w:hAnsi="Mulish"/>
                <w:i/>
                <w:iCs/>
                <w:color w:val="000000"/>
                <w:sz w:val="20"/>
                <w:szCs w:val="20"/>
              </w:rPr>
              <w:lastRenderedPageBreak/>
              <w:t>developed once and shared across operating companies</w:t>
            </w:r>
          </w:p>
        </w:tc>
        <w:tc>
          <w:tcPr>
            <w:tcW w:w="7371" w:type="dxa"/>
            <w:noWrap/>
            <w:hideMark/>
          </w:tcPr>
          <w:p w:rsidR="00516B30" w:rsidP="00D52022" w:rsidRDefault="00516B30" w14:paraId="4CA093D6" w14:textId="3DB2778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lastRenderedPageBreak/>
              <w:t xml:space="preserve">Common data models, transformation logic, pipelines, notebooks and reusable components will be designed for reuse wherever practical to </w:t>
            </w:r>
            <w:r w:rsidRPr="00516B30">
              <w:rPr>
                <w:rFonts w:ascii="Mulish" w:hAnsi="Mulish"/>
                <w:color w:val="000000"/>
                <w:sz w:val="20"/>
                <w:szCs w:val="20"/>
              </w:rPr>
              <w:lastRenderedPageBreak/>
              <w:t xml:space="preserve">minimise duplicated engineering effort and accelerate onboarding of future </w:t>
            </w:r>
            <w:r w:rsidR="00D52022">
              <w:rPr>
                <w:rFonts w:ascii="Mulish" w:hAnsi="Mulish"/>
                <w:color w:val="000000"/>
                <w:sz w:val="20"/>
                <w:szCs w:val="20"/>
              </w:rPr>
              <w:t>entities</w:t>
            </w:r>
            <w:r w:rsidRPr="00516B30">
              <w:rPr>
                <w:rFonts w:ascii="Mulish" w:hAnsi="Mulish"/>
                <w:color w:val="000000"/>
                <w:sz w:val="20"/>
                <w:szCs w:val="20"/>
              </w:rPr>
              <w:t>.</w:t>
            </w:r>
          </w:p>
          <w:p w:rsidR="00D52022" w:rsidP="00D52022" w:rsidRDefault="00D52022" w14:paraId="0997A84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D52022" w:rsidP="00D52022" w:rsidRDefault="00D52022" w14:paraId="67706C45" w14:textId="10E769A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All code should be </w:t>
            </w:r>
            <w:r w:rsidR="00EE773E">
              <w:rPr>
                <w:rFonts w:ascii="Mulish" w:hAnsi="Mulish"/>
                <w:color w:val="000000"/>
                <w:sz w:val="20"/>
                <w:szCs w:val="20"/>
              </w:rPr>
              <w:t xml:space="preserve">managed and version controlled via the Git framework. </w:t>
            </w:r>
            <w:r w:rsidRPr="00EE773E" w:rsidR="00EE773E">
              <w:rPr>
                <w:rFonts w:ascii="Mulish" w:hAnsi="Mulish"/>
                <w:b/>
                <w:bCs/>
                <w:i/>
                <w:iCs/>
                <w:color w:val="000000"/>
                <w:sz w:val="20"/>
                <w:szCs w:val="20"/>
              </w:rPr>
              <w:t>Azure DevOps</w:t>
            </w:r>
            <w:r w:rsidR="00EE773E">
              <w:rPr>
                <w:rFonts w:ascii="Mulish" w:hAnsi="Mulish"/>
                <w:color w:val="000000"/>
                <w:sz w:val="20"/>
                <w:szCs w:val="20"/>
              </w:rPr>
              <w:t xml:space="preserve"> is the git provider of choice for Doubtless.</w:t>
            </w:r>
          </w:p>
          <w:p w:rsidRPr="00516B30" w:rsidR="00D52022" w:rsidP="00D52022" w:rsidRDefault="00D52022" w14:paraId="2362BB6B" w14:textId="5E47383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16B30" w:rsidTr="1ADBE79A" w14:paraId="7CB06639"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16B30" w:rsidR="00516B30" w:rsidP="00516B30" w:rsidRDefault="00516B30" w14:paraId="61EAF67D" w14:textId="747B09F1">
            <w:pPr>
              <w:rPr>
                <w:rFonts w:ascii="Mulish" w:hAnsi="Mulish"/>
                <w:color w:val="000000"/>
                <w:sz w:val="20"/>
                <w:szCs w:val="20"/>
              </w:rPr>
            </w:pPr>
            <w:r w:rsidRPr="00516B30">
              <w:rPr>
                <w:rFonts w:ascii="Mulish" w:hAnsi="Mulish"/>
                <w:color w:val="000000"/>
                <w:sz w:val="20"/>
                <w:szCs w:val="20"/>
              </w:rPr>
              <w:t>ADD-034</w:t>
            </w:r>
          </w:p>
        </w:tc>
        <w:tc>
          <w:tcPr>
            <w:tcW w:w="2075" w:type="dxa"/>
            <w:noWrap/>
            <w:hideMark/>
          </w:tcPr>
          <w:p w:rsidRPr="00516B30" w:rsidR="00516B30" w:rsidP="00516B30" w:rsidRDefault="00516B30" w14:paraId="0DFF0130" w14:textId="470A1DC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FR-008, FR-013, FR-018, FR-020</w:t>
            </w:r>
          </w:p>
        </w:tc>
        <w:tc>
          <w:tcPr>
            <w:tcW w:w="3543" w:type="dxa"/>
            <w:noWrap/>
            <w:hideMark/>
          </w:tcPr>
          <w:p w:rsidRPr="008B556A" w:rsidR="00516B30" w:rsidP="00516B30" w:rsidRDefault="00516B30" w14:paraId="0ADD57DF" w14:textId="5F15F1EE">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8B556A">
              <w:rPr>
                <w:rFonts w:ascii="Mulish" w:hAnsi="Mulish"/>
                <w:i/>
                <w:iCs/>
                <w:color w:val="000000"/>
                <w:sz w:val="20"/>
                <w:szCs w:val="20"/>
              </w:rPr>
              <w:t>Use serverless compute as the default execution model for supported Databricks workloads</w:t>
            </w:r>
          </w:p>
        </w:tc>
        <w:tc>
          <w:tcPr>
            <w:tcW w:w="7371" w:type="dxa"/>
            <w:noWrap/>
            <w:hideMark/>
          </w:tcPr>
          <w:p w:rsidR="00EE773E" w:rsidP="00516B30" w:rsidRDefault="00EE773E" w14:paraId="16F916C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Doubtless will adopt a</w:t>
            </w:r>
            <w:r w:rsidRPr="00516B30" w:rsidR="00516B30">
              <w:rPr>
                <w:rFonts w:ascii="Mulish" w:hAnsi="Mulish"/>
                <w:color w:val="000000"/>
                <w:sz w:val="20"/>
                <w:szCs w:val="20"/>
              </w:rPr>
              <w:t xml:space="preserve"> </w:t>
            </w:r>
            <w:r w:rsidRPr="00EE773E" w:rsidR="00516B30">
              <w:rPr>
                <w:rFonts w:ascii="Mulish" w:hAnsi="Mulish"/>
                <w:b/>
                <w:bCs/>
                <w:i/>
                <w:iCs/>
                <w:color w:val="000000"/>
                <w:sz w:val="20"/>
                <w:szCs w:val="20"/>
              </w:rPr>
              <w:t>serverless-first</w:t>
            </w:r>
            <w:r w:rsidRPr="00516B30" w:rsidR="00516B30">
              <w:rPr>
                <w:rFonts w:ascii="Mulish" w:hAnsi="Mulish"/>
                <w:color w:val="000000"/>
                <w:sz w:val="20"/>
                <w:szCs w:val="20"/>
              </w:rPr>
              <w:t xml:space="preserve"> approach</w:t>
            </w:r>
            <w:r>
              <w:rPr>
                <w:rFonts w:ascii="Mulish" w:hAnsi="Mulish"/>
                <w:color w:val="000000"/>
                <w:sz w:val="20"/>
                <w:szCs w:val="20"/>
              </w:rPr>
              <w:t xml:space="preserve"> for Databricks workloads by default. This </w:t>
            </w:r>
            <w:r w:rsidRPr="00516B30" w:rsidR="00516B30">
              <w:rPr>
                <w:rFonts w:ascii="Mulish" w:hAnsi="Mulish"/>
                <w:color w:val="000000"/>
                <w:sz w:val="20"/>
                <w:szCs w:val="20"/>
              </w:rPr>
              <w:t xml:space="preserve">simplifies platform operations, improves elasticity and reduces infrastructure management, while aligning with the wider Doubtless platform strategy. </w:t>
            </w:r>
          </w:p>
          <w:p w:rsidR="00EE773E" w:rsidP="00516B30" w:rsidRDefault="00EE773E" w14:paraId="50CF950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16B30" w:rsidP="00516B30" w:rsidRDefault="00516B30" w14:paraId="4BBA4C10" w14:textId="47D80BF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EE773E">
              <w:rPr>
                <w:rFonts w:ascii="Mulish" w:hAnsi="Mulish"/>
                <w:b/>
                <w:bCs/>
                <w:i/>
                <w:iCs/>
                <w:color w:val="000000"/>
                <w:sz w:val="20"/>
                <w:szCs w:val="20"/>
              </w:rPr>
              <w:t>Classic compute</w:t>
            </w:r>
            <w:r w:rsidRPr="00516B30">
              <w:rPr>
                <w:rFonts w:ascii="Mulish" w:hAnsi="Mulish"/>
                <w:color w:val="000000"/>
                <w:sz w:val="20"/>
                <w:szCs w:val="20"/>
              </w:rPr>
              <w:t xml:space="preserve"> remains available by exception where justified.</w:t>
            </w:r>
          </w:p>
          <w:p w:rsidR="00C65C2C" w:rsidP="00516B30" w:rsidRDefault="00C65C2C" w14:paraId="66ECC18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C65C2C" w:rsidP="00516B30" w:rsidRDefault="00C65C2C" w14:paraId="6DEF16FC" w14:textId="409E166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 diagram dep</w:t>
            </w:r>
            <w:r w:rsidR="00DE10E0">
              <w:rPr>
                <w:rFonts w:ascii="Mulish" w:hAnsi="Mulish"/>
                <w:color w:val="000000"/>
                <w:sz w:val="20"/>
                <w:szCs w:val="20"/>
              </w:rPr>
              <w:t xml:space="preserve">icting </w:t>
            </w:r>
            <w:r w:rsidR="00143568">
              <w:rPr>
                <w:rFonts w:ascii="Mulish" w:hAnsi="Mulish"/>
                <w:color w:val="000000"/>
                <w:sz w:val="20"/>
                <w:szCs w:val="20"/>
              </w:rPr>
              <w:t>an example serverless workload</w:t>
            </w:r>
            <w:r w:rsidR="00DE10E0">
              <w:rPr>
                <w:rFonts w:ascii="Mulish" w:hAnsi="Mulish"/>
                <w:color w:val="000000"/>
                <w:sz w:val="20"/>
                <w:szCs w:val="20"/>
              </w:rPr>
              <w:t>, ad-hoc data querying by an analyst</w:t>
            </w:r>
            <w:r w:rsidR="00143568">
              <w:rPr>
                <w:rFonts w:ascii="Mulish" w:hAnsi="Mulish"/>
                <w:color w:val="000000"/>
                <w:sz w:val="20"/>
                <w:szCs w:val="20"/>
              </w:rPr>
              <w:t>,</w:t>
            </w:r>
            <w:r w:rsidR="00DE10E0">
              <w:rPr>
                <w:rFonts w:ascii="Mulish" w:hAnsi="Mulish"/>
                <w:color w:val="000000"/>
                <w:sz w:val="20"/>
                <w:szCs w:val="20"/>
              </w:rPr>
              <w:t xml:space="preserve"> </w:t>
            </w:r>
            <w:r w:rsidR="00F250CB">
              <w:rPr>
                <w:rFonts w:ascii="Mulish" w:hAnsi="Mulish"/>
                <w:color w:val="000000"/>
                <w:sz w:val="20"/>
                <w:szCs w:val="20"/>
              </w:rPr>
              <w:t xml:space="preserve">is shown in </w:t>
            </w:r>
            <w:r w:rsidRPr="00165866" w:rsidR="00165866">
              <w:rPr>
                <w:rFonts w:ascii="Mulish" w:hAnsi="Mulish"/>
                <w:color w:val="000000"/>
                <w:sz w:val="20"/>
                <w:szCs w:val="20"/>
              </w:rPr>
              <w:fldChar w:fldCharType="begin"/>
            </w:r>
            <w:r w:rsidRPr="00165866" w:rsidR="00165866">
              <w:rPr>
                <w:rFonts w:ascii="Mulish" w:hAnsi="Mulish"/>
                <w:color w:val="000000"/>
                <w:sz w:val="20"/>
                <w:szCs w:val="20"/>
              </w:rPr>
              <w:instrText xml:space="preserve"> REF _Ref238461377 \h </w:instrText>
            </w:r>
            <w:r w:rsidR="00165866">
              <w:rPr>
                <w:rFonts w:ascii="Mulish" w:hAnsi="Mulish"/>
                <w:color w:val="000000"/>
                <w:sz w:val="20"/>
                <w:szCs w:val="20"/>
              </w:rPr>
              <w:instrText xml:space="preserve"> \* MERGEFORMAT </w:instrText>
            </w:r>
            <w:r w:rsidRPr="00165866" w:rsidR="00165866">
              <w:rPr>
                <w:rFonts w:ascii="Mulish" w:hAnsi="Mulish"/>
                <w:color w:val="000000"/>
                <w:sz w:val="20"/>
                <w:szCs w:val="20"/>
              </w:rPr>
            </w:r>
            <w:r w:rsidRPr="00165866" w:rsidR="00165866">
              <w:rPr>
                <w:rFonts w:ascii="Mulish" w:hAnsi="Mulish"/>
                <w:color w:val="000000"/>
                <w:sz w:val="20"/>
                <w:szCs w:val="20"/>
              </w:rPr>
              <w:fldChar w:fldCharType="separate"/>
            </w:r>
            <w:r w:rsidRPr="005052B0" w:rsidR="005052B0">
              <w:rPr>
                <w:rFonts w:ascii="Mulish" w:hAnsi="Mulish"/>
                <w:sz w:val="20"/>
                <w:szCs w:val="20"/>
              </w:rPr>
              <w:t xml:space="preserve">Figure </w:t>
            </w:r>
            <w:r w:rsidRPr="005052B0" w:rsidR="005052B0">
              <w:rPr>
                <w:rFonts w:ascii="Mulish" w:hAnsi="Mulish"/>
                <w:noProof/>
                <w:sz w:val="20"/>
                <w:szCs w:val="20"/>
              </w:rPr>
              <w:t>6</w:t>
            </w:r>
            <w:r w:rsidRPr="00165866" w:rsidR="00165866">
              <w:rPr>
                <w:rFonts w:ascii="Mulish" w:hAnsi="Mulish"/>
                <w:color w:val="000000"/>
                <w:sz w:val="20"/>
                <w:szCs w:val="20"/>
              </w:rPr>
              <w:fldChar w:fldCharType="end"/>
            </w:r>
            <w:r w:rsidRPr="00165866" w:rsidR="00165866">
              <w:rPr>
                <w:rFonts w:ascii="Mulish" w:hAnsi="Mulish"/>
                <w:color w:val="000000"/>
                <w:sz w:val="20"/>
                <w:szCs w:val="20"/>
              </w:rPr>
              <w:t>.</w:t>
            </w:r>
            <w:r w:rsidR="00165866">
              <w:rPr>
                <w:rFonts w:ascii="Mulish" w:hAnsi="Mulish"/>
                <w:color w:val="000000"/>
                <w:sz w:val="20"/>
                <w:szCs w:val="20"/>
              </w:rPr>
              <w:t xml:space="preserve"> This depicts secure networking routes </w:t>
            </w:r>
            <w:r w:rsidRPr="00143568" w:rsidR="00165866">
              <w:rPr>
                <w:rFonts w:ascii="Mulish" w:hAnsi="Mulish"/>
                <w:b/>
                <w:bCs/>
                <w:i/>
                <w:iCs/>
                <w:color w:val="000000"/>
                <w:sz w:val="20"/>
                <w:szCs w:val="20"/>
              </w:rPr>
              <w:t>via Azure Private Link</w:t>
            </w:r>
            <w:r w:rsidR="00165866">
              <w:rPr>
                <w:rFonts w:ascii="Mulish" w:hAnsi="Mulish"/>
                <w:color w:val="000000"/>
                <w:sz w:val="20"/>
                <w:szCs w:val="20"/>
              </w:rPr>
              <w:t>, as per the Calandra platform requirements.</w:t>
            </w:r>
          </w:p>
          <w:p w:rsidRPr="00516B30" w:rsidR="00C65C2C" w:rsidP="00516B30" w:rsidRDefault="00C65C2C" w14:paraId="3CD2C3DA" w14:textId="4E7E220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516B30" w:rsidTr="1ADBE79A" w14:paraId="4FC83DBA"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516B30" w:rsidR="00516B30" w:rsidP="00516B30" w:rsidRDefault="00516B30" w14:paraId="164E855B" w14:textId="2D9B38E5">
            <w:pPr>
              <w:rPr>
                <w:rFonts w:ascii="Mulish" w:hAnsi="Mulish"/>
                <w:color w:val="000000"/>
                <w:sz w:val="20"/>
                <w:szCs w:val="20"/>
              </w:rPr>
            </w:pPr>
            <w:r w:rsidRPr="00516B30">
              <w:rPr>
                <w:rFonts w:ascii="Mulish" w:hAnsi="Mulish"/>
                <w:color w:val="000000"/>
                <w:sz w:val="20"/>
                <w:szCs w:val="20"/>
              </w:rPr>
              <w:t>ADD-035</w:t>
            </w:r>
          </w:p>
        </w:tc>
        <w:tc>
          <w:tcPr>
            <w:tcW w:w="2075" w:type="dxa"/>
            <w:noWrap/>
            <w:hideMark/>
          </w:tcPr>
          <w:p w:rsidRPr="00516B30" w:rsidR="00516B30" w:rsidP="00516B30" w:rsidRDefault="00516B30" w14:paraId="5D5EB612" w14:textId="2AEC1A0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FR-002, FR-008, FR-015, FR-018, FR-019</w:t>
            </w:r>
          </w:p>
        </w:tc>
        <w:tc>
          <w:tcPr>
            <w:tcW w:w="3543" w:type="dxa"/>
            <w:noWrap/>
            <w:hideMark/>
          </w:tcPr>
          <w:p w:rsidRPr="008B556A" w:rsidR="00516B30" w:rsidP="00516B30" w:rsidRDefault="00516B30" w14:paraId="157BAB5B" w14:textId="6623CD30">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8B556A">
              <w:rPr>
                <w:rFonts w:ascii="Mulish" w:hAnsi="Mulish"/>
                <w:i/>
                <w:iCs/>
                <w:color w:val="000000"/>
                <w:sz w:val="20"/>
                <w:szCs w:val="20"/>
              </w:rPr>
              <w:t>Use ephemeral job or pipeline compute for all automated production workloads.</w:t>
            </w:r>
          </w:p>
        </w:tc>
        <w:tc>
          <w:tcPr>
            <w:tcW w:w="7371" w:type="dxa"/>
            <w:noWrap/>
            <w:hideMark/>
          </w:tcPr>
          <w:p w:rsidR="00D3725A" w:rsidP="00516B30" w:rsidRDefault="00516B30" w14:paraId="322C1155" w14:textId="76D7B60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 xml:space="preserve">Scheduled ingestion, transformation and orchestration workloads should execute on </w:t>
            </w:r>
            <w:r w:rsidRPr="00D3725A">
              <w:rPr>
                <w:rFonts w:ascii="Mulish" w:hAnsi="Mulish"/>
                <w:b/>
                <w:bCs/>
                <w:i/>
                <w:iCs/>
                <w:color w:val="000000"/>
                <w:sz w:val="20"/>
                <w:szCs w:val="20"/>
              </w:rPr>
              <w:t>ephemeral compute</w:t>
            </w:r>
            <w:r w:rsidR="00D3725A">
              <w:rPr>
                <w:rFonts w:ascii="Mulish" w:hAnsi="Mulish"/>
                <w:color w:val="000000"/>
                <w:sz w:val="20"/>
                <w:szCs w:val="20"/>
              </w:rPr>
              <w:t xml:space="preserve"> (dedicated Databricks Lakeflow Job Pipeline compute) </w:t>
            </w:r>
            <w:r w:rsidRPr="00516B30">
              <w:rPr>
                <w:rFonts w:ascii="Mulish" w:hAnsi="Mulish"/>
                <w:color w:val="000000"/>
                <w:sz w:val="20"/>
                <w:szCs w:val="20"/>
              </w:rPr>
              <w:t xml:space="preserve">to improve isolation, reproducibility and cost efficiency. </w:t>
            </w:r>
          </w:p>
          <w:p w:rsidR="00D3725A" w:rsidP="00516B30" w:rsidRDefault="00D3725A" w14:paraId="5BBE9CF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3C643D" w:rsidP="00516B30" w:rsidRDefault="00516B30" w14:paraId="5D294EF9" w14:textId="08D9ED1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3725A">
              <w:rPr>
                <w:rFonts w:ascii="Mulish" w:hAnsi="Mulish"/>
                <w:b/>
                <w:bCs/>
                <w:i/>
                <w:iCs/>
                <w:color w:val="000000"/>
                <w:sz w:val="20"/>
                <w:szCs w:val="20"/>
              </w:rPr>
              <w:t>Interactive clusters</w:t>
            </w:r>
            <w:r w:rsidRPr="00516B30">
              <w:rPr>
                <w:rFonts w:ascii="Mulish" w:hAnsi="Mulish"/>
                <w:color w:val="000000"/>
                <w:sz w:val="20"/>
                <w:szCs w:val="20"/>
              </w:rPr>
              <w:t xml:space="preserve"> must not be used for production processing</w:t>
            </w:r>
            <w:r w:rsidR="00D3725A">
              <w:rPr>
                <w:rFonts w:ascii="Mulish" w:hAnsi="Mulish"/>
                <w:color w:val="000000"/>
                <w:sz w:val="20"/>
                <w:szCs w:val="20"/>
              </w:rPr>
              <w:t xml:space="preserve"> workloads</w:t>
            </w:r>
            <w:r w:rsidRPr="00516B30">
              <w:rPr>
                <w:rFonts w:ascii="Mulish" w:hAnsi="Mulish"/>
                <w:color w:val="000000"/>
                <w:sz w:val="20"/>
                <w:szCs w:val="20"/>
              </w:rPr>
              <w:t>.</w:t>
            </w:r>
            <w:r w:rsidR="003C643D">
              <w:rPr>
                <w:rFonts w:ascii="Mulish" w:hAnsi="Mulish"/>
                <w:color w:val="000000"/>
                <w:sz w:val="20"/>
                <w:szCs w:val="20"/>
              </w:rPr>
              <w:t xml:space="preserve"> These should be reserved for specific analytic workloads where the Spark engine, and particularly </w:t>
            </w:r>
            <w:r w:rsidRPr="003C643D" w:rsidR="003C643D">
              <w:rPr>
                <w:rFonts w:ascii="Mulish" w:hAnsi="Mulish"/>
                <w:b/>
                <w:bCs/>
                <w:i/>
                <w:iCs/>
                <w:color w:val="000000"/>
                <w:sz w:val="20"/>
                <w:szCs w:val="20"/>
              </w:rPr>
              <w:t>PySpark</w:t>
            </w:r>
            <w:r w:rsidR="003C643D">
              <w:rPr>
                <w:rFonts w:ascii="Mulish" w:hAnsi="Mulish"/>
                <w:color w:val="000000"/>
                <w:sz w:val="20"/>
                <w:szCs w:val="20"/>
              </w:rPr>
              <w:t>, is required (large data volumes, parallel computing etc.)</w:t>
            </w:r>
            <w:r w:rsidR="00693A9F">
              <w:rPr>
                <w:rFonts w:ascii="Mulish" w:hAnsi="Mulish"/>
                <w:color w:val="000000"/>
                <w:sz w:val="20"/>
                <w:szCs w:val="20"/>
              </w:rPr>
              <w:t>.</w:t>
            </w:r>
          </w:p>
          <w:p w:rsidRPr="00516B30" w:rsidR="00516B30" w:rsidP="00516B30" w:rsidRDefault="003C643D" w14:paraId="2E175297" w14:textId="31386FE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 </w:t>
            </w:r>
          </w:p>
        </w:tc>
      </w:tr>
      <w:tr w:rsidRPr="009D210A" w:rsidR="00516B30" w:rsidTr="1ADBE79A" w14:paraId="0B3962D1"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516B30" w:rsidR="00516B30" w:rsidP="00516B30" w:rsidRDefault="00516B30" w14:paraId="66D71C52" w14:textId="4A8955E1">
            <w:pPr>
              <w:rPr>
                <w:rFonts w:ascii="Mulish" w:hAnsi="Mulish"/>
                <w:color w:val="000000"/>
                <w:sz w:val="20"/>
                <w:szCs w:val="20"/>
              </w:rPr>
            </w:pPr>
            <w:r w:rsidRPr="00516B30">
              <w:rPr>
                <w:rFonts w:ascii="Mulish" w:hAnsi="Mulish"/>
                <w:color w:val="000000"/>
                <w:sz w:val="20"/>
                <w:szCs w:val="20"/>
              </w:rPr>
              <w:t>ADD-036</w:t>
            </w:r>
          </w:p>
        </w:tc>
        <w:tc>
          <w:tcPr>
            <w:tcW w:w="2075" w:type="dxa"/>
            <w:noWrap/>
          </w:tcPr>
          <w:p w:rsidRPr="00516B30" w:rsidR="00516B30" w:rsidP="00516B30" w:rsidRDefault="00516B30" w14:paraId="656661C2" w14:textId="11B0802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FR-002, FR-012, FR-018, FR-022, FR-023</w:t>
            </w:r>
          </w:p>
        </w:tc>
        <w:tc>
          <w:tcPr>
            <w:tcW w:w="3543" w:type="dxa"/>
            <w:noWrap/>
          </w:tcPr>
          <w:p w:rsidRPr="008B556A" w:rsidR="00516B30" w:rsidP="00516B30" w:rsidRDefault="00516B30" w14:paraId="23C145DE" w14:textId="3B30BD7E">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8B556A">
              <w:rPr>
                <w:rFonts w:ascii="Mulish" w:hAnsi="Mulish"/>
                <w:i/>
                <w:iCs/>
                <w:color w:val="000000"/>
                <w:sz w:val="20"/>
                <w:szCs w:val="20"/>
              </w:rPr>
              <w:t>Select compute based on workload type rather than adopting a single compute model.</w:t>
            </w:r>
          </w:p>
        </w:tc>
        <w:tc>
          <w:tcPr>
            <w:tcW w:w="7371" w:type="dxa"/>
            <w:noWrap/>
          </w:tcPr>
          <w:p w:rsidR="00693A9F" w:rsidP="00516B30" w:rsidRDefault="00693A9F" w14:paraId="7AB43D3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The type of compute should primarily be selected based on the required workload. For example;</w:t>
            </w:r>
          </w:p>
          <w:p w:rsidR="00693A9F" w:rsidP="00516B30" w:rsidRDefault="00693A9F" w14:paraId="11FA2D2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693A9F" w:rsidR="00693A9F" w:rsidP="00B34E3E" w:rsidRDefault="00516B30" w14:paraId="2991F6E7" w14:textId="7481653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sidRPr="00693A9F">
              <w:rPr>
                <w:rFonts w:ascii="Mulish" w:hAnsi="Mulish"/>
                <w:color w:val="000000"/>
                <w:sz w:val="20"/>
                <w:szCs w:val="20"/>
              </w:rPr>
              <w:t xml:space="preserve">SQL workloads should use </w:t>
            </w:r>
            <w:r w:rsidRPr="004557BA">
              <w:rPr>
                <w:rFonts w:ascii="Mulish" w:hAnsi="Mulish"/>
                <w:b/>
                <w:bCs/>
                <w:i/>
                <w:iCs/>
                <w:color w:val="000000"/>
                <w:sz w:val="20"/>
                <w:szCs w:val="20"/>
              </w:rPr>
              <w:t>SQL Warehouses</w:t>
            </w:r>
            <w:r w:rsidR="00693A9F">
              <w:rPr>
                <w:rFonts w:ascii="Mulish" w:hAnsi="Mulish"/>
                <w:color w:val="000000"/>
                <w:sz w:val="20"/>
                <w:szCs w:val="20"/>
              </w:rPr>
              <w:t xml:space="preserve"> by default</w:t>
            </w:r>
          </w:p>
          <w:p w:rsidR="004F234F" w:rsidP="00B34E3E" w:rsidRDefault="004F234F" w14:paraId="4A7BDED4" w14:textId="46C5A4F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Pr>
                <w:rFonts w:ascii="Mulish" w:hAnsi="Mulish"/>
                <w:color w:val="000000"/>
                <w:sz w:val="20"/>
                <w:szCs w:val="20"/>
              </w:rPr>
              <w:t>Development e</w:t>
            </w:r>
            <w:r w:rsidRPr="00693A9F" w:rsidR="00516B30">
              <w:rPr>
                <w:rFonts w:ascii="Mulish" w:hAnsi="Mulish"/>
                <w:color w:val="000000"/>
                <w:sz w:val="20"/>
                <w:szCs w:val="20"/>
              </w:rPr>
              <w:t>ngineering workloads</w:t>
            </w:r>
            <w:r>
              <w:rPr>
                <w:rFonts w:ascii="Mulish" w:hAnsi="Mulish"/>
                <w:color w:val="000000"/>
                <w:sz w:val="20"/>
                <w:szCs w:val="20"/>
              </w:rPr>
              <w:t>, making use of PySpark and SparkSQL</w:t>
            </w:r>
            <w:r w:rsidRPr="00693A9F" w:rsidR="00516B30">
              <w:rPr>
                <w:rFonts w:ascii="Mulish" w:hAnsi="Mulish"/>
                <w:color w:val="000000"/>
                <w:sz w:val="20"/>
                <w:szCs w:val="20"/>
              </w:rPr>
              <w:t xml:space="preserve"> should use </w:t>
            </w:r>
            <w:r w:rsidRPr="004557BA" w:rsidR="00516B30">
              <w:rPr>
                <w:rFonts w:ascii="Mulish" w:hAnsi="Mulish"/>
                <w:b/>
                <w:bCs/>
                <w:i/>
                <w:iCs/>
                <w:color w:val="000000"/>
                <w:sz w:val="20"/>
                <w:szCs w:val="20"/>
              </w:rPr>
              <w:t>interactive compute</w:t>
            </w:r>
            <w:r w:rsidR="004557BA">
              <w:rPr>
                <w:rFonts w:ascii="Mulish" w:hAnsi="Mulish"/>
                <w:b/>
                <w:bCs/>
                <w:i/>
                <w:iCs/>
                <w:color w:val="000000"/>
                <w:sz w:val="20"/>
                <w:szCs w:val="20"/>
              </w:rPr>
              <w:t>.</w:t>
            </w:r>
          </w:p>
          <w:p w:rsidRPr="004F234F" w:rsidR="004557BA" w:rsidP="00B34E3E" w:rsidRDefault="00C15987" w14:paraId="5C3E78E3" w14:textId="5E5E4E7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Pr>
                <w:rFonts w:ascii="Mulish" w:hAnsi="Mulish"/>
                <w:color w:val="000000"/>
                <w:sz w:val="20"/>
                <w:szCs w:val="20"/>
              </w:rPr>
              <w:t>Repeated Jobs and Pipelines</w:t>
            </w:r>
            <w:r w:rsidR="00234FED">
              <w:rPr>
                <w:rFonts w:ascii="Mulish" w:hAnsi="Mulish"/>
                <w:color w:val="000000"/>
                <w:sz w:val="20"/>
                <w:szCs w:val="20"/>
              </w:rPr>
              <w:t xml:space="preserve"> in production should use ephemeral </w:t>
            </w:r>
            <w:r w:rsidRPr="004B3D93" w:rsidR="004B3D93">
              <w:rPr>
                <w:rFonts w:ascii="Mulish" w:hAnsi="Mulish"/>
                <w:b/>
                <w:bCs/>
                <w:i/>
                <w:iCs/>
                <w:color w:val="000000"/>
                <w:sz w:val="20"/>
                <w:szCs w:val="20"/>
              </w:rPr>
              <w:t>Job or Pipeline compute</w:t>
            </w:r>
            <w:r w:rsidR="004B3D93">
              <w:rPr>
                <w:rFonts w:ascii="Mulish" w:hAnsi="Mulish"/>
                <w:b/>
                <w:bCs/>
                <w:i/>
                <w:iCs/>
                <w:color w:val="000000"/>
                <w:sz w:val="20"/>
                <w:szCs w:val="20"/>
              </w:rPr>
              <w:t>.</w:t>
            </w:r>
          </w:p>
          <w:p w:rsidRPr="004557BA" w:rsidR="004557BA" w:rsidP="1ADBE79A" w:rsidRDefault="004557BA" w14:paraId="3F76F881" w14:textId="784A15F4">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sidRPr="1ADBE79A">
              <w:rPr>
                <w:rFonts w:ascii="Mulish" w:hAnsi="Mulish"/>
                <w:color w:val="000000" w:themeColor="text1"/>
                <w:sz w:val="20"/>
                <w:szCs w:val="20"/>
              </w:rPr>
              <w:lastRenderedPageBreak/>
              <w:t>S</w:t>
            </w:r>
            <w:commentRangeStart w:id="339"/>
            <w:commentRangeStart w:id="340"/>
            <w:r w:rsidRPr="1ADBE79A" w:rsidR="00516B30">
              <w:rPr>
                <w:rFonts w:ascii="Mulish" w:hAnsi="Mulish"/>
                <w:color w:val="000000" w:themeColor="text1"/>
                <w:sz w:val="20"/>
                <w:szCs w:val="20"/>
              </w:rPr>
              <w:t>pecialist workloads</w:t>
            </w:r>
            <w:r w:rsidRPr="1ADBE79A">
              <w:rPr>
                <w:rFonts w:ascii="Mulish" w:hAnsi="Mulish"/>
                <w:color w:val="000000" w:themeColor="text1"/>
                <w:sz w:val="20"/>
                <w:szCs w:val="20"/>
              </w:rPr>
              <w:t>, for example compute intensive data science</w:t>
            </w:r>
            <w:r w:rsidRPr="1ADBE79A" w:rsidR="00516B30">
              <w:rPr>
                <w:rFonts w:ascii="Mulish" w:hAnsi="Mulish"/>
                <w:color w:val="000000" w:themeColor="text1"/>
                <w:sz w:val="20"/>
                <w:szCs w:val="20"/>
              </w:rPr>
              <w:t xml:space="preserve"> </w:t>
            </w:r>
            <w:r w:rsidRPr="1ADBE79A">
              <w:rPr>
                <w:rFonts w:ascii="Mulish" w:hAnsi="Mulish"/>
                <w:color w:val="000000" w:themeColor="text1"/>
                <w:sz w:val="20"/>
                <w:szCs w:val="20"/>
              </w:rPr>
              <w:t>and</w:t>
            </w:r>
            <w:del w:author="Tom Wilson" w:date="2026-09-22T09:24:00Z" w16du:dateUtc="2026-09-22T08:24:00Z" w:id="341">
              <w:r w:rsidRPr="1ADBE79A" w:rsidDel="002E1E40">
                <w:rPr>
                  <w:rFonts w:ascii="Mulish" w:hAnsi="Mulish"/>
                  <w:color w:val="000000" w:themeColor="text1"/>
                  <w:sz w:val="20"/>
                  <w:szCs w:val="20"/>
                </w:rPr>
                <w:delText xml:space="preserve"> </w:delText>
              </w:r>
            </w:del>
            <w:ins w:author="Tom Wilson" w:date="2026-09-22T09:24:00Z" w16du:dateUtc="2026-09-22T08:24:00Z" w:id="342">
              <w:r w:rsidR="002E1E40">
                <w:rPr>
                  <w:rFonts w:ascii="Mulish" w:hAnsi="Mulish"/>
                  <w:color w:val="000000" w:themeColor="text1"/>
                  <w:sz w:val="20"/>
                  <w:szCs w:val="20"/>
                </w:rPr>
                <w:t xml:space="preserve"> pricing analysis</w:t>
              </w:r>
            </w:ins>
            <w:del w:author="Tom Wilson" w:date="2026-09-22T09:24:00Z" w16du:dateUtc="2026-09-22T08:24:00Z" w:id="343">
              <w:r w:rsidRPr="1ADBE79A" w:rsidDel="002E1E40">
                <w:rPr>
                  <w:rFonts w:ascii="Mulish" w:hAnsi="Mulish"/>
                  <w:color w:val="000000" w:themeColor="text1"/>
                  <w:sz w:val="20"/>
                  <w:szCs w:val="20"/>
                </w:rPr>
                <w:delText>machine learning</w:delText>
              </w:r>
            </w:del>
            <w:r w:rsidRPr="1ADBE79A">
              <w:rPr>
                <w:rFonts w:ascii="Mulish" w:hAnsi="Mulish"/>
                <w:color w:val="000000" w:themeColor="text1"/>
                <w:sz w:val="20"/>
                <w:szCs w:val="20"/>
              </w:rPr>
              <w:t xml:space="preserve">, </w:t>
            </w:r>
            <w:r w:rsidRPr="1ADBE79A" w:rsidR="00516B30">
              <w:rPr>
                <w:rFonts w:ascii="Mulish" w:hAnsi="Mulish"/>
                <w:color w:val="000000" w:themeColor="text1"/>
                <w:sz w:val="20"/>
                <w:szCs w:val="20"/>
              </w:rPr>
              <w:t xml:space="preserve">should use </w:t>
            </w:r>
            <w:r w:rsidRPr="1ADBE79A" w:rsidR="00516B30">
              <w:rPr>
                <w:rFonts w:ascii="Mulish" w:hAnsi="Mulish"/>
                <w:b/>
                <w:bCs/>
                <w:i/>
                <w:iCs/>
                <w:color w:val="000000" w:themeColor="text1"/>
                <w:sz w:val="20"/>
                <w:szCs w:val="20"/>
              </w:rPr>
              <w:t xml:space="preserve">dedicated compute </w:t>
            </w:r>
            <w:r w:rsidRPr="1ADBE79A">
              <w:rPr>
                <w:rFonts w:ascii="Mulish" w:hAnsi="Mulish"/>
                <w:b/>
                <w:bCs/>
                <w:i/>
                <w:iCs/>
                <w:color w:val="000000" w:themeColor="text1"/>
                <w:sz w:val="20"/>
                <w:szCs w:val="20"/>
              </w:rPr>
              <w:t>capacity</w:t>
            </w:r>
            <w:r w:rsidRPr="1ADBE79A">
              <w:rPr>
                <w:rFonts w:ascii="Mulish" w:hAnsi="Mulish"/>
                <w:color w:val="000000" w:themeColor="text1"/>
                <w:sz w:val="20"/>
                <w:szCs w:val="20"/>
              </w:rPr>
              <w:t xml:space="preserve"> </w:t>
            </w:r>
            <w:r w:rsidRPr="1ADBE79A" w:rsidR="00516B30">
              <w:rPr>
                <w:rFonts w:ascii="Mulish" w:hAnsi="Mulish"/>
                <w:color w:val="000000" w:themeColor="text1"/>
                <w:sz w:val="20"/>
                <w:szCs w:val="20"/>
              </w:rPr>
              <w:t>only where required</w:t>
            </w:r>
            <w:r w:rsidRPr="1ADBE79A">
              <w:rPr>
                <w:rFonts w:ascii="Mulish" w:hAnsi="Mulish"/>
                <w:color w:val="000000" w:themeColor="text1"/>
                <w:sz w:val="20"/>
                <w:szCs w:val="20"/>
              </w:rPr>
              <w:t xml:space="preserve"> by a particular use-case</w:t>
            </w:r>
            <w:r w:rsidRPr="1ADBE79A" w:rsidR="00516B30">
              <w:rPr>
                <w:rFonts w:ascii="Mulish" w:hAnsi="Mulish"/>
                <w:color w:val="000000" w:themeColor="text1"/>
                <w:sz w:val="20"/>
                <w:szCs w:val="20"/>
              </w:rPr>
              <w:t>.</w:t>
            </w:r>
            <w:commentRangeEnd w:id="339"/>
            <w:r w:rsidRPr="004557BA">
              <w:rPr>
                <w:rStyle w:val="CommentReference"/>
                <w:rFonts w:ascii="Mulish" w:hAnsi="Mulish"/>
                <w:b/>
                <w:bCs/>
                <w:i/>
                <w:iCs/>
                <w:color w:val="000000"/>
                <w:sz w:val="20"/>
                <w:szCs w:val="20"/>
              </w:rPr>
              <w:commentReference w:id="339"/>
            </w:r>
            <w:commentRangeEnd w:id="340"/>
            <w:r>
              <w:rPr>
                <w:rStyle w:val="CommentReference"/>
              </w:rPr>
              <w:commentReference w:id="340"/>
            </w:r>
          </w:p>
          <w:p w:rsidR="004557BA" w:rsidP="004557BA" w:rsidRDefault="004557BA" w14:paraId="6EAB101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16B30" w:rsidP="004557BA" w:rsidRDefault="00516B30" w14:paraId="5324581F" w14:textId="584AC07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557BA">
              <w:rPr>
                <w:rFonts w:ascii="Mulish" w:hAnsi="Mulish"/>
                <w:color w:val="000000"/>
                <w:sz w:val="20"/>
                <w:szCs w:val="20"/>
              </w:rPr>
              <w:t xml:space="preserve">This </w:t>
            </w:r>
            <w:r w:rsidR="004557BA">
              <w:rPr>
                <w:rFonts w:ascii="Mulish" w:hAnsi="Mulish"/>
                <w:color w:val="000000"/>
                <w:sz w:val="20"/>
                <w:szCs w:val="20"/>
              </w:rPr>
              <w:t xml:space="preserve">will </w:t>
            </w:r>
            <w:r w:rsidRPr="004557BA">
              <w:rPr>
                <w:rFonts w:ascii="Mulish" w:hAnsi="Mulish"/>
                <w:color w:val="000000"/>
                <w:sz w:val="20"/>
                <w:szCs w:val="20"/>
              </w:rPr>
              <w:t xml:space="preserve">provide better performance, </w:t>
            </w:r>
            <w:r w:rsidR="004557BA">
              <w:rPr>
                <w:rFonts w:ascii="Mulish" w:hAnsi="Mulish"/>
                <w:color w:val="000000"/>
                <w:sz w:val="20"/>
                <w:szCs w:val="20"/>
              </w:rPr>
              <w:t xml:space="preserve">tight compute </w:t>
            </w:r>
            <w:r w:rsidRPr="004557BA">
              <w:rPr>
                <w:rFonts w:ascii="Mulish" w:hAnsi="Mulish"/>
                <w:color w:val="000000"/>
                <w:sz w:val="20"/>
                <w:szCs w:val="20"/>
              </w:rPr>
              <w:t>governance and workload isolation.</w:t>
            </w:r>
          </w:p>
          <w:p w:rsidRPr="004557BA" w:rsidR="004557BA" w:rsidP="004557BA" w:rsidRDefault="004557BA" w14:paraId="48A208D3" w14:textId="4825D6B7">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p>
        </w:tc>
      </w:tr>
      <w:tr w:rsidRPr="009D210A" w:rsidR="00516B30" w:rsidTr="1ADBE79A" w14:paraId="23F504F0"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516B30" w:rsidR="00516B30" w:rsidP="00516B30" w:rsidRDefault="00516B30" w14:paraId="3C5CEBC1" w14:textId="25291677">
            <w:pPr>
              <w:rPr>
                <w:rFonts w:ascii="Mulish" w:hAnsi="Mulish"/>
                <w:color w:val="000000"/>
                <w:sz w:val="20"/>
                <w:szCs w:val="20"/>
              </w:rPr>
            </w:pPr>
            <w:r w:rsidRPr="00516B30">
              <w:rPr>
                <w:rFonts w:ascii="Mulish" w:hAnsi="Mulish"/>
                <w:color w:val="000000"/>
                <w:sz w:val="20"/>
                <w:szCs w:val="20"/>
              </w:rPr>
              <w:t>ADD-037</w:t>
            </w:r>
          </w:p>
        </w:tc>
        <w:tc>
          <w:tcPr>
            <w:tcW w:w="2075" w:type="dxa"/>
            <w:noWrap/>
          </w:tcPr>
          <w:p w:rsidRPr="00516B30" w:rsidR="00516B30" w:rsidP="00516B30" w:rsidRDefault="00516B30" w14:paraId="53CD1956" w14:textId="344F9A5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FR-008, FR-018</w:t>
            </w:r>
          </w:p>
        </w:tc>
        <w:tc>
          <w:tcPr>
            <w:tcW w:w="3543" w:type="dxa"/>
            <w:noWrap/>
          </w:tcPr>
          <w:p w:rsidRPr="008B556A" w:rsidR="00516B30" w:rsidP="00516B30" w:rsidRDefault="00516B30" w14:paraId="7E51EA5B" w14:textId="6CE0BD8A">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8B556A">
              <w:rPr>
                <w:rFonts w:ascii="Mulish" w:hAnsi="Mulish"/>
                <w:i/>
                <w:iCs/>
                <w:color w:val="000000"/>
                <w:sz w:val="20"/>
                <w:szCs w:val="20"/>
              </w:rPr>
              <w:t>Use classic compute only where technical or commercial justification exists.</w:t>
            </w:r>
          </w:p>
        </w:tc>
        <w:tc>
          <w:tcPr>
            <w:tcW w:w="7371" w:type="dxa"/>
            <w:noWrap/>
          </w:tcPr>
          <w:p w:rsidR="004B3D93" w:rsidP="00516B30" w:rsidRDefault="00516B30" w14:paraId="63CEB46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4B3D93">
              <w:rPr>
                <w:rFonts w:ascii="Mulish" w:hAnsi="Mulish"/>
                <w:b/>
                <w:bCs/>
                <w:i/>
                <w:iCs/>
                <w:color w:val="000000"/>
                <w:sz w:val="20"/>
                <w:szCs w:val="20"/>
              </w:rPr>
              <w:t>Classic compute</w:t>
            </w:r>
            <w:r w:rsidRPr="00516B30">
              <w:rPr>
                <w:rFonts w:ascii="Mulish" w:hAnsi="Mulish"/>
                <w:color w:val="000000"/>
                <w:sz w:val="20"/>
                <w:szCs w:val="20"/>
              </w:rPr>
              <w:t xml:space="preserve"> should be used only where serverless capabilities are unsuitable or where benchmarking demonstrates a lower total cost of ownership for predictable, long-running workloads.</w:t>
            </w:r>
            <w:r w:rsidR="004B3D93">
              <w:rPr>
                <w:rFonts w:ascii="Mulish" w:hAnsi="Mulish"/>
                <w:color w:val="000000"/>
                <w:sz w:val="20"/>
                <w:szCs w:val="20"/>
              </w:rPr>
              <w:t xml:space="preserve"> </w:t>
            </w:r>
          </w:p>
          <w:p w:rsidR="004B3D93" w:rsidP="00516B30" w:rsidRDefault="004B3D93" w14:paraId="1E34855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16B30" w:rsidP="00516B30" w:rsidRDefault="004B3D93" w14:paraId="20B8C9C8" w14:textId="0E611B4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For example, in the scenario where we require always-on compute to deliver low-latency ‘Operational Reporting’, a reserved classic compute cluster would be more cost effective than a serverless cluster.</w:t>
            </w:r>
          </w:p>
          <w:p w:rsidR="00143568" w:rsidP="00516B30" w:rsidRDefault="00143568" w14:paraId="3516556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143568" w:rsidP="00516B30" w:rsidRDefault="00143568" w14:paraId="66D7BB57" w14:textId="34B985B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 diagram depicting an example classic compute workload, regular job execution by a service principal, is shown in</w:t>
            </w:r>
            <w:r w:rsidR="009A1BB6">
              <w:rPr>
                <w:rFonts w:ascii="Mulish" w:hAnsi="Mulish"/>
                <w:color w:val="000000"/>
                <w:sz w:val="20"/>
                <w:szCs w:val="20"/>
              </w:rPr>
              <w:t xml:space="preserve"> </w:t>
            </w:r>
            <w:r w:rsidRPr="009A1BB6" w:rsidR="009A1BB6">
              <w:rPr>
                <w:rFonts w:ascii="Mulish" w:hAnsi="Mulish"/>
                <w:color w:val="000000"/>
                <w:sz w:val="20"/>
                <w:szCs w:val="20"/>
              </w:rPr>
              <w:fldChar w:fldCharType="begin"/>
            </w:r>
            <w:r w:rsidRPr="009A1BB6" w:rsidR="009A1BB6">
              <w:rPr>
                <w:rFonts w:ascii="Mulish" w:hAnsi="Mulish"/>
                <w:color w:val="000000"/>
                <w:sz w:val="20"/>
                <w:szCs w:val="20"/>
              </w:rPr>
              <w:instrText xml:space="preserve"> REF _Ref238461377 \h </w:instrText>
            </w:r>
            <w:r w:rsidR="009A1BB6">
              <w:rPr>
                <w:rFonts w:ascii="Mulish" w:hAnsi="Mulish"/>
                <w:color w:val="000000"/>
                <w:sz w:val="20"/>
                <w:szCs w:val="20"/>
              </w:rPr>
              <w:instrText xml:space="preserve"> \* MERGEFORMAT </w:instrText>
            </w:r>
            <w:r w:rsidRPr="009A1BB6" w:rsidR="009A1BB6">
              <w:rPr>
                <w:rFonts w:ascii="Mulish" w:hAnsi="Mulish"/>
                <w:color w:val="000000"/>
                <w:sz w:val="20"/>
                <w:szCs w:val="20"/>
              </w:rPr>
            </w:r>
            <w:r w:rsidRPr="009A1BB6" w:rsidR="009A1BB6">
              <w:rPr>
                <w:rFonts w:ascii="Mulish" w:hAnsi="Mulish"/>
                <w:color w:val="000000"/>
                <w:sz w:val="20"/>
                <w:szCs w:val="20"/>
              </w:rPr>
              <w:fldChar w:fldCharType="separate"/>
            </w:r>
            <w:r w:rsidRPr="009A1BB6" w:rsidR="009A1BB6">
              <w:rPr>
                <w:rFonts w:ascii="Mulish" w:hAnsi="Mulish"/>
                <w:sz w:val="20"/>
                <w:szCs w:val="20"/>
              </w:rPr>
              <w:t xml:space="preserve">Figure </w:t>
            </w:r>
            <w:r w:rsidRPr="009A1BB6" w:rsidR="009A1BB6">
              <w:rPr>
                <w:rFonts w:ascii="Mulish" w:hAnsi="Mulish"/>
                <w:noProof/>
                <w:sz w:val="20"/>
                <w:szCs w:val="20"/>
              </w:rPr>
              <w:t>7</w:t>
            </w:r>
            <w:r w:rsidRPr="009A1BB6" w:rsidR="009A1BB6">
              <w:rPr>
                <w:rFonts w:ascii="Mulish" w:hAnsi="Mulish"/>
                <w:color w:val="000000"/>
                <w:sz w:val="20"/>
                <w:szCs w:val="20"/>
              </w:rPr>
              <w:fldChar w:fldCharType="end"/>
            </w:r>
            <w:r w:rsidRPr="009A1BB6">
              <w:rPr>
                <w:rFonts w:ascii="Mulish" w:hAnsi="Mulish"/>
                <w:color w:val="000000"/>
                <w:sz w:val="20"/>
                <w:szCs w:val="20"/>
              </w:rPr>
              <w:t>.</w:t>
            </w:r>
            <w:r>
              <w:rPr>
                <w:rFonts w:ascii="Mulish" w:hAnsi="Mulish"/>
                <w:color w:val="000000"/>
                <w:sz w:val="20"/>
                <w:szCs w:val="20"/>
              </w:rPr>
              <w:t xml:space="preserve"> This depicts secure networking routes </w:t>
            </w:r>
            <w:r w:rsidRPr="00143568">
              <w:rPr>
                <w:rFonts w:ascii="Mulish" w:hAnsi="Mulish"/>
                <w:b/>
                <w:bCs/>
                <w:i/>
                <w:iCs/>
                <w:color w:val="000000"/>
                <w:sz w:val="20"/>
                <w:szCs w:val="20"/>
              </w:rPr>
              <w:t>via Azure Private Link</w:t>
            </w:r>
            <w:r>
              <w:rPr>
                <w:rFonts w:ascii="Mulish" w:hAnsi="Mulish"/>
                <w:color w:val="000000"/>
                <w:sz w:val="20"/>
                <w:szCs w:val="20"/>
              </w:rPr>
              <w:t>, as per the Calandra platform requirements.</w:t>
            </w:r>
          </w:p>
          <w:p w:rsidRPr="00516B30" w:rsidR="004B3D93" w:rsidP="00516B30" w:rsidRDefault="004B3D93" w14:paraId="27989767" w14:textId="218305FD">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p>
        </w:tc>
      </w:tr>
      <w:tr w:rsidRPr="009D210A" w:rsidR="00516B30" w:rsidTr="1ADBE79A" w14:paraId="2FCA5A2F"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516B30" w:rsidR="00516B30" w:rsidP="00516B30" w:rsidRDefault="00516B30" w14:paraId="5DD1BF36" w14:textId="60415A55">
            <w:pPr>
              <w:rPr>
                <w:rFonts w:ascii="Mulish" w:hAnsi="Mulish"/>
                <w:color w:val="000000"/>
                <w:sz w:val="20"/>
                <w:szCs w:val="20"/>
              </w:rPr>
            </w:pPr>
            <w:r w:rsidRPr="00516B30">
              <w:rPr>
                <w:rFonts w:ascii="Mulish" w:hAnsi="Mulish"/>
                <w:color w:val="000000"/>
                <w:sz w:val="20"/>
                <w:szCs w:val="20"/>
              </w:rPr>
              <w:t>ADD-038</w:t>
            </w:r>
          </w:p>
        </w:tc>
        <w:tc>
          <w:tcPr>
            <w:tcW w:w="2075" w:type="dxa"/>
            <w:noWrap/>
          </w:tcPr>
          <w:p w:rsidRPr="00516B30" w:rsidR="00516B30" w:rsidP="00516B30" w:rsidRDefault="00516B30" w14:paraId="52A17221" w14:textId="4633660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516B30">
              <w:rPr>
                <w:rFonts w:ascii="Mulish" w:hAnsi="Mulish"/>
                <w:color w:val="000000"/>
                <w:sz w:val="20"/>
                <w:szCs w:val="20"/>
              </w:rPr>
              <w:t>FR-002, FR-008, FR-013, FR-018</w:t>
            </w:r>
          </w:p>
        </w:tc>
        <w:tc>
          <w:tcPr>
            <w:tcW w:w="3543" w:type="dxa"/>
            <w:noWrap/>
          </w:tcPr>
          <w:p w:rsidRPr="008B556A" w:rsidR="00516B30" w:rsidP="00516B30" w:rsidRDefault="00516B30" w14:paraId="16A42AF7" w14:textId="3CDD79F3">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8B556A">
              <w:rPr>
                <w:rFonts w:ascii="Mulish" w:hAnsi="Mulish"/>
                <w:i/>
                <w:iCs/>
                <w:color w:val="000000"/>
                <w:sz w:val="20"/>
                <w:szCs w:val="20"/>
              </w:rPr>
              <w:t>Standardise compute policies centrally while attributing consumption at entity level.</w:t>
            </w:r>
          </w:p>
        </w:tc>
        <w:tc>
          <w:tcPr>
            <w:tcW w:w="7371" w:type="dxa"/>
            <w:noWrap/>
          </w:tcPr>
          <w:p w:rsidR="00245040" w:rsidP="00516B30" w:rsidRDefault="00F72BBD" w14:paraId="31EE83BE" w14:textId="1F28FBC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Doubtless will standardise </w:t>
            </w:r>
            <w:r w:rsidRPr="00247F9E">
              <w:rPr>
                <w:rFonts w:ascii="Mulish" w:hAnsi="Mulish"/>
                <w:color w:val="000000"/>
                <w:sz w:val="20"/>
                <w:szCs w:val="20"/>
              </w:rPr>
              <w:t>classic c</w:t>
            </w:r>
            <w:r w:rsidRPr="00247F9E" w:rsidR="00516B30">
              <w:rPr>
                <w:rFonts w:ascii="Mulish" w:hAnsi="Mulish"/>
                <w:color w:val="000000"/>
                <w:sz w:val="20"/>
                <w:szCs w:val="20"/>
              </w:rPr>
              <w:t>ompute configurations</w:t>
            </w:r>
            <w:r w:rsidR="00247F9E">
              <w:rPr>
                <w:rFonts w:ascii="Mulish" w:hAnsi="Mulish"/>
                <w:color w:val="000000"/>
                <w:sz w:val="20"/>
                <w:szCs w:val="20"/>
              </w:rPr>
              <w:t xml:space="preserve"> using </w:t>
            </w:r>
            <w:r w:rsidRPr="00245040" w:rsidR="00247F9E">
              <w:rPr>
                <w:rFonts w:ascii="Mulish" w:hAnsi="Mulish"/>
                <w:b/>
                <w:bCs/>
                <w:i/>
                <w:iCs/>
                <w:color w:val="000000"/>
                <w:sz w:val="20"/>
                <w:szCs w:val="20"/>
              </w:rPr>
              <w:t>Databricks Compute Pol</w:t>
            </w:r>
            <w:r w:rsidRPr="00245040" w:rsidR="002A112A">
              <w:rPr>
                <w:rFonts w:ascii="Mulish" w:hAnsi="Mulish"/>
                <w:b/>
                <w:bCs/>
                <w:i/>
                <w:iCs/>
                <w:color w:val="000000"/>
                <w:sz w:val="20"/>
                <w:szCs w:val="20"/>
              </w:rPr>
              <w:t xml:space="preserve">icies </w:t>
            </w:r>
            <w:r w:rsidR="002A112A">
              <w:rPr>
                <w:rFonts w:ascii="Mulish" w:hAnsi="Mulish"/>
                <w:color w:val="000000"/>
                <w:sz w:val="20"/>
                <w:szCs w:val="20"/>
              </w:rPr>
              <w:t>and applying serve</w:t>
            </w:r>
            <w:r w:rsidR="00245040">
              <w:rPr>
                <w:rFonts w:ascii="Mulish" w:hAnsi="Mulish"/>
                <w:color w:val="000000"/>
                <w:sz w:val="20"/>
                <w:szCs w:val="20"/>
              </w:rPr>
              <w:t xml:space="preserve">rless compute controls using </w:t>
            </w:r>
            <w:r w:rsidRPr="00245040" w:rsidR="00245040">
              <w:rPr>
                <w:rFonts w:ascii="Mulish" w:hAnsi="Mulish"/>
                <w:b/>
                <w:bCs/>
                <w:i/>
                <w:iCs/>
                <w:color w:val="000000"/>
                <w:sz w:val="20"/>
                <w:szCs w:val="20"/>
              </w:rPr>
              <w:t>Serverless Usage Policies</w:t>
            </w:r>
            <w:r w:rsidR="00245040">
              <w:rPr>
                <w:rFonts w:ascii="Mulish" w:hAnsi="Mulish"/>
                <w:b/>
                <w:bCs/>
                <w:i/>
                <w:iCs/>
                <w:color w:val="000000"/>
                <w:sz w:val="20"/>
                <w:szCs w:val="20"/>
              </w:rPr>
              <w:t>;</w:t>
            </w:r>
          </w:p>
          <w:p w:rsidR="00245040" w:rsidP="00245040" w:rsidRDefault="00245040" w14:paraId="74C946A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245040" w:rsidP="00B34E3E" w:rsidRDefault="00245040" w14:paraId="68A8E0D7"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D57EC">
              <w:rPr>
                <w:rFonts w:ascii="Mulish" w:hAnsi="Mulish"/>
                <w:b/>
                <w:bCs/>
                <w:color w:val="000000"/>
                <w:sz w:val="20"/>
                <w:szCs w:val="20"/>
              </w:rPr>
              <w:t>Classic Compute Policies</w:t>
            </w:r>
            <w:r>
              <w:rPr>
                <w:rFonts w:ascii="Mulish" w:hAnsi="Mulish"/>
                <w:b/>
                <w:bCs/>
                <w:color w:val="000000"/>
                <w:sz w:val="20"/>
                <w:szCs w:val="20"/>
              </w:rPr>
              <w:t xml:space="preserve">: </w:t>
            </w:r>
            <w:r>
              <w:rPr>
                <w:rFonts w:ascii="Mulish" w:hAnsi="Mulish"/>
                <w:color w:val="000000"/>
                <w:sz w:val="20"/>
                <w:szCs w:val="20"/>
              </w:rPr>
              <w:t xml:space="preserve">These </w:t>
            </w:r>
            <w:r w:rsidRPr="00DD57EC">
              <w:rPr>
                <w:rFonts w:ascii="Mulish" w:hAnsi="Mulish"/>
                <w:color w:val="000000"/>
                <w:sz w:val="20"/>
                <w:szCs w:val="20"/>
              </w:rPr>
              <w:t>govern the configuration of user-managed Databricks compute by enforcing approved settings such as runtime version, node types, autoscaling and auto-termination. Policies can be assigned to entity teams or enterprise role groups to ensure consistent, secure and cost-controlled deployment.</w:t>
            </w:r>
          </w:p>
          <w:p w:rsidRPr="00DD57EC" w:rsidR="00245040" w:rsidP="00B34E3E" w:rsidRDefault="00245040" w14:paraId="31C68654" w14:textId="6D0BBF8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D57EC">
              <w:rPr>
                <w:rFonts w:ascii="Mulish" w:hAnsi="Mulish"/>
                <w:b/>
                <w:bCs/>
                <w:color w:val="000000"/>
                <w:sz w:val="20"/>
                <w:szCs w:val="20"/>
              </w:rPr>
              <w:t>Serverless Usage Policies</w:t>
            </w:r>
            <w:r>
              <w:rPr>
                <w:rFonts w:ascii="Mulish" w:hAnsi="Mulish"/>
                <w:b/>
                <w:bCs/>
                <w:color w:val="000000"/>
                <w:sz w:val="20"/>
                <w:szCs w:val="20"/>
              </w:rPr>
              <w:t xml:space="preserve">: </w:t>
            </w:r>
            <w:r w:rsidRPr="00DD57EC">
              <w:rPr>
                <w:rFonts w:ascii="Mulish" w:hAnsi="Mulish"/>
                <w:color w:val="000000"/>
                <w:sz w:val="20"/>
                <w:szCs w:val="20"/>
              </w:rPr>
              <w:t>These govern</w:t>
            </w:r>
            <w:r>
              <w:rPr>
                <w:rFonts w:ascii="Mulish" w:hAnsi="Mulish"/>
                <w:color w:val="000000"/>
                <w:sz w:val="20"/>
                <w:szCs w:val="20"/>
              </w:rPr>
              <w:t xml:space="preserve"> the use of</w:t>
            </w:r>
            <w:r w:rsidRPr="00DD57EC">
              <w:rPr>
                <w:rFonts w:ascii="Mulish" w:hAnsi="Mulish"/>
                <w:color w:val="000000"/>
                <w:sz w:val="20"/>
                <w:szCs w:val="20"/>
              </w:rPr>
              <w:t xml:space="preserve"> serverless compute by applying standardised tags for cost attribution and reportin</w:t>
            </w:r>
            <w:r>
              <w:rPr>
                <w:rFonts w:ascii="Mulish" w:hAnsi="Mulish"/>
                <w:color w:val="000000"/>
                <w:sz w:val="20"/>
                <w:szCs w:val="20"/>
              </w:rPr>
              <w:t xml:space="preserve">g. As Databricks manages all infrastructure deployment and scaling for serverless compute, this level of </w:t>
            </w:r>
            <w:r w:rsidR="009A1BB6">
              <w:rPr>
                <w:rFonts w:ascii="Mulish" w:hAnsi="Mulish"/>
                <w:color w:val="000000"/>
                <w:sz w:val="20"/>
                <w:szCs w:val="20"/>
              </w:rPr>
              <w:t>infrastructure</w:t>
            </w:r>
            <w:r>
              <w:rPr>
                <w:rFonts w:ascii="Mulish" w:hAnsi="Mulish"/>
                <w:color w:val="000000"/>
                <w:sz w:val="20"/>
                <w:szCs w:val="20"/>
              </w:rPr>
              <w:t xml:space="preserve"> control is not required</w:t>
            </w:r>
            <w:r w:rsidRPr="00DD57EC">
              <w:rPr>
                <w:rFonts w:ascii="Mulish" w:hAnsi="Mulish"/>
                <w:color w:val="000000"/>
                <w:sz w:val="20"/>
                <w:szCs w:val="20"/>
              </w:rPr>
              <w:t xml:space="preserve">. Policies can be aligned to individual entities or enterprise </w:t>
            </w:r>
            <w:r w:rsidRPr="00DD57EC">
              <w:rPr>
                <w:rFonts w:ascii="Mulish" w:hAnsi="Mulish"/>
                <w:color w:val="000000"/>
                <w:sz w:val="20"/>
                <w:szCs w:val="20"/>
              </w:rPr>
              <w:lastRenderedPageBreak/>
              <w:t>role groups to provide consistent financial governance across the platform.</w:t>
            </w:r>
          </w:p>
          <w:p w:rsidR="00245040" w:rsidP="00516B30" w:rsidRDefault="00245040" w14:paraId="29884CC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16B30" w:rsidP="00516B30" w:rsidRDefault="002A112A" w14:paraId="65D75C6B" w14:textId="024EF13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All compute</w:t>
            </w:r>
            <w:r w:rsidRPr="00247F9E" w:rsidR="00516B30">
              <w:rPr>
                <w:rFonts w:ascii="Mulish" w:hAnsi="Mulish"/>
                <w:color w:val="000000"/>
                <w:sz w:val="20"/>
                <w:szCs w:val="20"/>
              </w:rPr>
              <w:t xml:space="preserve"> </w:t>
            </w:r>
            <w:r w:rsidRPr="00516B30" w:rsidR="00516B30">
              <w:rPr>
                <w:rFonts w:ascii="Mulish" w:hAnsi="Mulish"/>
                <w:color w:val="000000"/>
                <w:sz w:val="20"/>
                <w:szCs w:val="20"/>
              </w:rPr>
              <w:t xml:space="preserve">should be deployed from </w:t>
            </w:r>
            <w:r>
              <w:rPr>
                <w:rFonts w:ascii="Mulish" w:hAnsi="Mulish"/>
                <w:color w:val="000000"/>
                <w:sz w:val="20"/>
                <w:szCs w:val="20"/>
              </w:rPr>
              <w:t xml:space="preserve">these </w:t>
            </w:r>
            <w:r w:rsidRPr="00516B30" w:rsidR="00516B30">
              <w:rPr>
                <w:rFonts w:ascii="Mulish" w:hAnsi="Mulish"/>
                <w:color w:val="000000"/>
                <w:sz w:val="20"/>
                <w:szCs w:val="20"/>
              </w:rPr>
              <w:t>common templates, with entity-level identities, tags and usage policies providing cost transparency without unnecessary duplication of platform standards.</w:t>
            </w:r>
          </w:p>
          <w:p w:rsidRPr="00245040" w:rsidR="002A112A" w:rsidP="00245040" w:rsidRDefault="002A112A" w14:paraId="33110A71" w14:textId="7653C09E">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p>
        </w:tc>
      </w:tr>
    </w:tbl>
    <w:p w:rsidR="00C32E6F" w:rsidP="008B556A" w:rsidRDefault="00C32E6F" w14:paraId="44A0F328" w14:textId="77777777">
      <w:pPr>
        <w:keepNext/>
        <w:jc w:val="center"/>
      </w:pPr>
    </w:p>
    <w:p w:rsidR="00C32E6F" w:rsidRDefault="00C32E6F" w14:paraId="3E39C329" w14:textId="77777777">
      <w:r>
        <w:br w:type="page"/>
      </w:r>
    </w:p>
    <w:p w:rsidR="008B556A" w:rsidP="008B556A" w:rsidRDefault="008B556A" w14:paraId="4648CF95" w14:textId="6D9D14F4">
      <w:pPr>
        <w:keepNext/>
        <w:jc w:val="center"/>
      </w:pPr>
      <w:r>
        <w:rPr>
          <w:noProof/>
        </w:rPr>
        <w:lastRenderedPageBreak/>
        <w:drawing>
          <wp:inline distT="0" distB="0" distL="0" distR="0" wp14:anchorId="4A2B172F" wp14:editId="6742DF6F">
            <wp:extent cx="5767318" cy="5127585"/>
            <wp:effectExtent l="0" t="0" r="0" b="3810"/>
            <wp:docPr id="1767341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41542" name="Picture 17673415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04964" cy="5161055"/>
                    </a:xfrm>
                    <a:prstGeom prst="rect">
                      <a:avLst/>
                    </a:prstGeom>
                  </pic:spPr>
                </pic:pic>
              </a:graphicData>
            </a:graphic>
          </wp:inline>
        </w:drawing>
      </w:r>
    </w:p>
    <w:p w:rsidR="00C32E6F" w:rsidP="00C32E6F" w:rsidRDefault="008B556A" w14:paraId="6033C029" w14:textId="0DEF80C4">
      <w:pPr>
        <w:pStyle w:val="Caption"/>
        <w:jc w:val="center"/>
        <w:rPr>
          <w:rFonts w:ascii="Mulish" w:hAnsi="Mulish"/>
          <w:i w:val="0"/>
          <w:iCs w:val="0"/>
        </w:rPr>
      </w:pPr>
      <w:bookmarkStart w:name="_Ref238461377" w:id="344"/>
      <w:bookmarkStart w:name="_Toc240531988" w:id="345"/>
      <w:r w:rsidRPr="008B556A">
        <w:rPr>
          <w:rFonts w:ascii="Mulish" w:hAnsi="Mulish"/>
        </w:rPr>
        <w:t xml:space="preserve">Figure </w:t>
      </w:r>
      <w:r w:rsidRPr="008B556A">
        <w:rPr>
          <w:rFonts w:ascii="Mulish" w:hAnsi="Mulish"/>
        </w:rPr>
        <w:fldChar w:fldCharType="begin"/>
      </w:r>
      <w:r w:rsidRPr="008B556A">
        <w:rPr>
          <w:rFonts w:ascii="Mulish" w:hAnsi="Mulish"/>
        </w:rPr>
        <w:instrText xml:space="preserve"> SEQ Figure \* ARABIC </w:instrText>
      </w:r>
      <w:r w:rsidRPr="008B556A">
        <w:rPr>
          <w:rFonts w:ascii="Mulish" w:hAnsi="Mulish"/>
        </w:rPr>
        <w:fldChar w:fldCharType="separate"/>
      </w:r>
      <w:r w:rsidR="00F32F3C">
        <w:rPr>
          <w:rFonts w:ascii="Mulish" w:hAnsi="Mulish"/>
          <w:noProof/>
        </w:rPr>
        <w:t>7</w:t>
      </w:r>
      <w:r w:rsidRPr="008B556A">
        <w:rPr>
          <w:rFonts w:ascii="Mulish" w:hAnsi="Mulish"/>
        </w:rPr>
        <w:fldChar w:fldCharType="end"/>
      </w:r>
      <w:bookmarkEnd w:id="344"/>
      <w:r w:rsidRPr="008B556A">
        <w:rPr>
          <w:rFonts w:ascii="Mulish" w:hAnsi="Mulish"/>
        </w:rPr>
        <w:t>: Container (C2) and Component (C3) level diagram illustrating the Azure Databricks compute private networking architecture</w:t>
      </w:r>
      <w:bookmarkEnd w:id="345"/>
      <w:r w:rsidR="00C32E6F">
        <w:rPr>
          <w:rFonts w:ascii="Mulish" w:hAnsi="Mulish"/>
        </w:rPr>
        <w:br w:type="page"/>
      </w:r>
    </w:p>
    <w:p w:rsidRPr="008B556A" w:rsidR="001B2CE3" w:rsidP="008B556A" w:rsidRDefault="001B2CE3" w14:paraId="3FA16424" w14:textId="77777777">
      <w:pPr>
        <w:pStyle w:val="Caption"/>
        <w:jc w:val="center"/>
        <w:rPr>
          <w:rFonts w:ascii="Mulish" w:hAnsi="Mulish"/>
        </w:rPr>
      </w:pPr>
    </w:p>
    <w:p w:rsidR="0006474C" w:rsidP="00DB080E" w:rsidRDefault="00693CD7" w14:paraId="7F7C3B62" w14:textId="6B4B08FA">
      <w:pPr>
        <w:pStyle w:val="Heading4"/>
        <w:rPr>
          <w:rFonts w:ascii="Mulish" w:hAnsi="Mulish"/>
        </w:rPr>
      </w:pPr>
      <w:bookmarkStart w:name="_Toc240531976" w:id="346"/>
      <w:r w:rsidRPr="00693CD7">
        <w:rPr>
          <w:rFonts w:ascii="Mulish" w:hAnsi="Mulish"/>
        </w:rPr>
        <w:t>Governance and Curation</w:t>
      </w:r>
      <w:bookmarkEnd w:id="346"/>
    </w:p>
    <w:tbl>
      <w:tblPr>
        <w:tblStyle w:val="PlainTable3"/>
        <w:tblW w:w="14175" w:type="dxa"/>
        <w:tblLook w:val="06A0" w:firstRow="1" w:lastRow="0" w:firstColumn="1" w:lastColumn="0" w:noHBand="1" w:noVBand="1"/>
      </w:tblPr>
      <w:tblGrid>
        <w:gridCol w:w="1186"/>
        <w:gridCol w:w="2075"/>
        <w:gridCol w:w="3543"/>
        <w:gridCol w:w="7371"/>
      </w:tblGrid>
      <w:tr w:rsidRPr="009D210A" w:rsidR="00C32E6F" w:rsidTr="1ADBE79A" w14:paraId="4F79B70C"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186" w:type="dxa"/>
            <w:noWrap/>
            <w:hideMark/>
          </w:tcPr>
          <w:p w:rsidRPr="00771360" w:rsidR="00C32E6F" w:rsidP="00771360" w:rsidRDefault="00C32E6F" w14:paraId="4DE43254" w14:textId="77777777">
            <w:pPr>
              <w:rPr>
                <w:rFonts w:ascii="Mulish" w:hAnsi="Mulish"/>
                <w:color w:val="000000"/>
                <w:sz w:val="20"/>
                <w:szCs w:val="20"/>
              </w:rPr>
            </w:pPr>
            <w:r w:rsidRPr="00771360">
              <w:rPr>
                <w:rFonts w:ascii="Mulish" w:hAnsi="Mulish"/>
                <w:color w:val="000000"/>
                <w:sz w:val="20"/>
                <w:szCs w:val="20"/>
              </w:rPr>
              <w:t>ADD ID</w:t>
            </w:r>
          </w:p>
        </w:tc>
        <w:tc>
          <w:tcPr>
            <w:tcW w:w="2075" w:type="dxa"/>
            <w:noWrap/>
            <w:hideMark/>
          </w:tcPr>
          <w:p w:rsidRPr="00771360" w:rsidR="00C32E6F" w:rsidP="00771360" w:rsidRDefault="00C32E6F" w14:paraId="466BB1E2"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Mapped FR IDs</w:t>
            </w:r>
          </w:p>
        </w:tc>
        <w:tc>
          <w:tcPr>
            <w:tcW w:w="3543" w:type="dxa"/>
            <w:noWrap/>
            <w:hideMark/>
          </w:tcPr>
          <w:p w:rsidRPr="00771360" w:rsidR="00C32E6F" w:rsidP="00771360" w:rsidRDefault="00C32E6F" w14:paraId="2C93FE20"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Decision</w:t>
            </w:r>
          </w:p>
        </w:tc>
        <w:tc>
          <w:tcPr>
            <w:tcW w:w="7371" w:type="dxa"/>
            <w:noWrap/>
            <w:hideMark/>
          </w:tcPr>
          <w:p w:rsidRPr="00771360" w:rsidR="00C32E6F" w:rsidP="00771360" w:rsidRDefault="00C32E6F" w14:paraId="4488CEFE"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Rationale</w:t>
            </w:r>
          </w:p>
        </w:tc>
      </w:tr>
      <w:tr w:rsidRPr="009D210A" w:rsidR="00686F79" w:rsidTr="1ADBE79A" w14:paraId="19108864" w14:textId="77777777">
        <w:trPr>
          <w:trHeight w:val="1028"/>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771360" w:rsidR="00686F79" w:rsidP="00771360" w:rsidRDefault="00686F79" w14:paraId="0B7019DC" w14:textId="06FFD580">
            <w:pPr>
              <w:rPr>
                <w:rFonts w:ascii="Mulish" w:hAnsi="Mulish"/>
                <w:color w:val="000000"/>
                <w:sz w:val="20"/>
                <w:szCs w:val="20"/>
              </w:rPr>
            </w:pPr>
            <w:r w:rsidRPr="00771360">
              <w:rPr>
                <w:rFonts w:ascii="Mulish" w:hAnsi="Mulish"/>
                <w:color w:val="000000"/>
                <w:sz w:val="20"/>
                <w:szCs w:val="20"/>
              </w:rPr>
              <w:t>ADD-008</w:t>
            </w:r>
          </w:p>
        </w:tc>
        <w:tc>
          <w:tcPr>
            <w:tcW w:w="2075" w:type="dxa"/>
            <w:noWrap/>
            <w:hideMark/>
          </w:tcPr>
          <w:p w:rsidRPr="00771360" w:rsidR="00686F79" w:rsidP="00771360" w:rsidRDefault="00686F79" w14:paraId="669CBFDF" w14:textId="12B386F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FR-002, FR-003, FR-004, FR-010, FR-011, FR-014, FR-015, FR-017, FR-022</w:t>
            </w:r>
          </w:p>
        </w:tc>
        <w:tc>
          <w:tcPr>
            <w:tcW w:w="3543" w:type="dxa"/>
            <w:noWrap/>
            <w:hideMark/>
          </w:tcPr>
          <w:p w:rsidRPr="00771360" w:rsidR="00686F79" w:rsidP="00771360" w:rsidRDefault="00686F79" w14:paraId="2679BBA2" w14:textId="6C8B1191">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Unity Catalog</w:t>
            </w:r>
            <w:r w:rsidR="00771360">
              <w:rPr>
                <w:rFonts w:ascii="Mulish" w:hAnsi="Mulish"/>
                <w:i/>
                <w:iCs/>
                <w:color w:val="000000"/>
                <w:sz w:val="20"/>
                <w:szCs w:val="20"/>
              </w:rPr>
              <w:t>ue</w:t>
            </w:r>
            <w:r w:rsidRPr="00771360">
              <w:rPr>
                <w:rFonts w:ascii="Mulish" w:hAnsi="Mulish"/>
                <w:i/>
                <w:iCs/>
                <w:color w:val="000000"/>
                <w:sz w:val="20"/>
                <w:szCs w:val="20"/>
              </w:rPr>
              <w:t xml:space="preserve"> will provide central governance</w:t>
            </w:r>
          </w:p>
        </w:tc>
        <w:tc>
          <w:tcPr>
            <w:tcW w:w="7371" w:type="dxa"/>
            <w:noWrap/>
            <w:hideMark/>
          </w:tcPr>
          <w:p w:rsidR="004648B1" w:rsidP="00771360" w:rsidRDefault="00C51B73" w14:paraId="4C4B3BA5" w14:textId="5215A74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51B73">
              <w:rPr>
                <w:rFonts w:ascii="Mulish" w:hAnsi="Mulish"/>
                <w:color w:val="000000"/>
                <w:sz w:val="20"/>
                <w:szCs w:val="20"/>
              </w:rPr>
              <w:t>Central Doubtless data platform data governance is provided by</w:t>
            </w:r>
            <w:r>
              <w:rPr>
                <w:rFonts w:ascii="Mulish" w:hAnsi="Mulish"/>
                <w:b/>
                <w:bCs/>
                <w:i/>
                <w:iCs/>
                <w:color w:val="000000"/>
                <w:sz w:val="20"/>
                <w:szCs w:val="20"/>
              </w:rPr>
              <w:t xml:space="preserve"> </w:t>
            </w:r>
            <w:r w:rsidRPr="00771360" w:rsidR="00771360">
              <w:rPr>
                <w:rFonts w:ascii="Mulish" w:hAnsi="Mulish"/>
                <w:b/>
                <w:bCs/>
                <w:i/>
                <w:iCs/>
                <w:color w:val="000000"/>
                <w:sz w:val="20"/>
                <w:szCs w:val="20"/>
              </w:rPr>
              <w:t xml:space="preserve">Databricks </w:t>
            </w:r>
            <w:r w:rsidRPr="00771360" w:rsidR="00686F79">
              <w:rPr>
                <w:rFonts w:ascii="Mulish" w:hAnsi="Mulish"/>
                <w:b/>
                <w:bCs/>
                <w:i/>
                <w:iCs/>
                <w:color w:val="000000"/>
                <w:sz w:val="20"/>
                <w:szCs w:val="20"/>
              </w:rPr>
              <w:t>Unity Catalog</w:t>
            </w:r>
            <w:r w:rsidR="00771360">
              <w:rPr>
                <w:rFonts w:ascii="Mulish" w:hAnsi="Mulish"/>
                <w:b/>
                <w:bCs/>
                <w:i/>
                <w:iCs/>
                <w:color w:val="000000"/>
                <w:sz w:val="20"/>
                <w:szCs w:val="20"/>
              </w:rPr>
              <w:t>ue</w:t>
            </w:r>
            <w:r>
              <w:rPr>
                <w:rFonts w:ascii="Mulish" w:hAnsi="Mulish"/>
                <w:b/>
                <w:bCs/>
                <w:i/>
                <w:iCs/>
                <w:color w:val="000000"/>
                <w:sz w:val="20"/>
                <w:szCs w:val="20"/>
              </w:rPr>
              <w:t xml:space="preserve">. </w:t>
            </w:r>
            <w:r w:rsidRPr="00C51B73">
              <w:rPr>
                <w:rFonts w:ascii="Mulish" w:hAnsi="Mulish"/>
                <w:color w:val="000000"/>
                <w:sz w:val="20"/>
                <w:szCs w:val="20"/>
              </w:rPr>
              <w:t>This service wil</w:t>
            </w:r>
            <w:r w:rsidRPr="00C51B73" w:rsidR="00686F79">
              <w:rPr>
                <w:rFonts w:ascii="Mulish" w:hAnsi="Mulish"/>
                <w:color w:val="000000"/>
                <w:sz w:val="20"/>
                <w:szCs w:val="20"/>
              </w:rPr>
              <w:t>l</w:t>
            </w:r>
            <w:r w:rsidRPr="00771360" w:rsidR="00686F79">
              <w:rPr>
                <w:rFonts w:ascii="Mulish" w:hAnsi="Mulish"/>
                <w:color w:val="000000"/>
                <w:sz w:val="20"/>
                <w:szCs w:val="20"/>
              </w:rPr>
              <w:t xml:space="preserve"> provide centralised permissions, metadata management, </w:t>
            </w:r>
            <w:r w:rsidR="004648B1">
              <w:rPr>
                <w:rFonts w:ascii="Mulish" w:hAnsi="Mulish"/>
                <w:color w:val="000000"/>
                <w:sz w:val="20"/>
                <w:szCs w:val="20"/>
              </w:rPr>
              <w:t xml:space="preserve">object </w:t>
            </w:r>
            <w:r w:rsidRPr="00771360" w:rsidR="00686F79">
              <w:rPr>
                <w:rFonts w:ascii="Mulish" w:hAnsi="Mulish"/>
                <w:color w:val="000000"/>
                <w:sz w:val="20"/>
                <w:szCs w:val="20"/>
              </w:rPr>
              <w:t>lineage, auditing and fine-grained access control</w:t>
            </w:r>
            <w:r w:rsidR="004648B1">
              <w:rPr>
                <w:rFonts w:ascii="Mulish" w:hAnsi="Mulish"/>
                <w:color w:val="000000"/>
                <w:sz w:val="20"/>
                <w:szCs w:val="20"/>
              </w:rPr>
              <w:t>, including row level security (RLS)</w:t>
            </w:r>
            <w:r w:rsidRPr="00771360" w:rsidR="00686F79">
              <w:rPr>
                <w:rFonts w:ascii="Mulish" w:hAnsi="Mulish"/>
                <w:color w:val="000000"/>
                <w:sz w:val="20"/>
                <w:szCs w:val="20"/>
              </w:rPr>
              <w:t>.</w:t>
            </w:r>
          </w:p>
          <w:p w:rsidR="004648B1" w:rsidP="00771360" w:rsidRDefault="004648B1" w14:paraId="04FB250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771360" w:rsidRDefault="00C51B73" w14:paraId="1C212D60" w14:textId="22690B2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Unity Catalogue a</w:t>
            </w:r>
            <w:r w:rsidRPr="00771360" w:rsidR="00686F79">
              <w:rPr>
                <w:rFonts w:ascii="Mulish" w:hAnsi="Mulish"/>
                <w:color w:val="000000"/>
                <w:sz w:val="20"/>
                <w:szCs w:val="20"/>
              </w:rPr>
              <w:t xml:space="preserve">llows us to adopt a </w:t>
            </w:r>
            <w:r w:rsidRPr="00C51B73" w:rsidR="00686F79">
              <w:rPr>
                <w:rFonts w:ascii="Mulish" w:hAnsi="Mulish"/>
                <w:b/>
                <w:bCs/>
                <w:i/>
                <w:iCs/>
                <w:color w:val="000000"/>
                <w:sz w:val="20"/>
                <w:szCs w:val="20"/>
              </w:rPr>
              <w:t xml:space="preserve">least </w:t>
            </w:r>
            <w:r w:rsidRPr="00C51B73">
              <w:rPr>
                <w:rFonts w:ascii="Mulish" w:hAnsi="Mulish"/>
                <w:b/>
                <w:bCs/>
                <w:i/>
                <w:iCs/>
                <w:color w:val="000000"/>
                <w:sz w:val="20"/>
                <w:szCs w:val="20"/>
              </w:rPr>
              <w:t>privileges</w:t>
            </w:r>
            <w:r w:rsidRPr="00771360" w:rsidR="00686F79">
              <w:rPr>
                <w:rFonts w:ascii="Mulish" w:hAnsi="Mulish"/>
                <w:color w:val="000000"/>
                <w:sz w:val="20"/>
                <w:szCs w:val="20"/>
              </w:rPr>
              <w:t xml:space="preserve"> </w:t>
            </w:r>
            <w:r w:rsidRPr="00C51B73" w:rsidR="00686F79">
              <w:rPr>
                <w:rFonts w:ascii="Mulish" w:hAnsi="Mulish"/>
                <w:b/>
                <w:bCs/>
                <w:i/>
                <w:iCs/>
                <w:color w:val="000000"/>
                <w:sz w:val="20"/>
                <w:szCs w:val="20"/>
              </w:rPr>
              <w:t xml:space="preserve">role based access control (RBAC) </w:t>
            </w:r>
            <w:r w:rsidRPr="00771360" w:rsidR="00686F79">
              <w:rPr>
                <w:rFonts w:ascii="Mulish" w:hAnsi="Mulish"/>
                <w:color w:val="000000"/>
                <w:sz w:val="20"/>
                <w:szCs w:val="20"/>
              </w:rPr>
              <w:t>model</w:t>
            </w:r>
            <w:r>
              <w:rPr>
                <w:rFonts w:ascii="Mulish" w:hAnsi="Mulish"/>
                <w:color w:val="000000"/>
                <w:sz w:val="20"/>
                <w:szCs w:val="20"/>
              </w:rPr>
              <w:t>, a key requirement of the Calandra platform.</w:t>
            </w:r>
          </w:p>
          <w:p w:rsidRPr="00771360" w:rsidR="00C51B73" w:rsidP="00771360" w:rsidRDefault="00C51B73" w14:paraId="12887C2D" w14:textId="0B3CA20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3E124084"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771360" w:rsidR="00686F79" w:rsidP="00771360" w:rsidRDefault="00686F79" w14:paraId="2A4D2717" w14:textId="2C38EC98">
            <w:pPr>
              <w:rPr>
                <w:rFonts w:ascii="Mulish" w:hAnsi="Mulish"/>
                <w:color w:val="000000"/>
                <w:sz w:val="20"/>
                <w:szCs w:val="20"/>
              </w:rPr>
            </w:pPr>
            <w:r w:rsidRPr="00771360">
              <w:rPr>
                <w:rFonts w:ascii="Mulish" w:hAnsi="Mulish"/>
                <w:color w:val="000000"/>
                <w:sz w:val="20"/>
                <w:szCs w:val="20"/>
              </w:rPr>
              <w:t>ADD-009</w:t>
            </w:r>
          </w:p>
        </w:tc>
        <w:tc>
          <w:tcPr>
            <w:tcW w:w="2075" w:type="dxa"/>
            <w:noWrap/>
            <w:hideMark/>
          </w:tcPr>
          <w:p w:rsidRPr="00771360" w:rsidR="00686F79" w:rsidP="00771360" w:rsidRDefault="00686F79" w14:paraId="6CE1711F" w14:textId="1401D80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FR-010, FR-011, FR-012</w:t>
            </w:r>
          </w:p>
        </w:tc>
        <w:tc>
          <w:tcPr>
            <w:tcW w:w="3543" w:type="dxa"/>
            <w:noWrap/>
            <w:hideMark/>
          </w:tcPr>
          <w:p w:rsidRPr="00771360" w:rsidR="00686F79" w:rsidP="00771360" w:rsidRDefault="00686F79" w14:paraId="1FBDB550" w14:textId="4A72F4FF">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Platform access will be identity-driven</w:t>
            </w:r>
            <w:r w:rsidR="00C51B73">
              <w:rPr>
                <w:rFonts w:ascii="Mulish" w:hAnsi="Mulish"/>
                <w:i/>
                <w:iCs/>
                <w:color w:val="000000"/>
                <w:sz w:val="20"/>
                <w:szCs w:val="20"/>
              </w:rPr>
              <w:t xml:space="preserve"> through Microsoft Entra ID</w:t>
            </w:r>
          </w:p>
        </w:tc>
        <w:tc>
          <w:tcPr>
            <w:tcW w:w="7371" w:type="dxa"/>
            <w:noWrap/>
            <w:hideMark/>
          </w:tcPr>
          <w:p w:rsidR="00686F79" w:rsidP="00771360" w:rsidRDefault="00212B87" w14:paraId="036CC43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Platform a</w:t>
            </w:r>
            <w:r w:rsidRPr="00771360" w:rsidR="00686F79">
              <w:rPr>
                <w:rFonts w:ascii="Mulish" w:hAnsi="Mulish"/>
                <w:color w:val="000000"/>
                <w:sz w:val="20"/>
                <w:szCs w:val="20"/>
              </w:rPr>
              <w:t xml:space="preserve">uthentication and authorisation will be managed through </w:t>
            </w:r>
            <w:r w:rsidRPr="00C51B73" w:rsidR="00686F79">
              <w:rPr>
                <w:rFonts w:ascii="Mulish" w:hAnsi="Mulish"/>
                <w:b/>
                <w:bCs/>
                <w:i/>
                <w:iCs/>
                <w:color w:val="000000"/>
                <w:sz w:val="20"/>
                <w:szCs w:val="20"/>
              </w:rPr>
              <w:t>Microsoft Entra ID</w:t>
            </w:r>
            <w:r>
              <w:rPr>
                <w:rFonts w:ascii="Mulish" w:hAnsi="Mulish"/>
                <w:b/>
                <w:bCs/>
                <w:i/>
                <w:iCs/>
                <w:color w:val="000000"/>
                <w:sz w:val="20"/>
                <w:szCs w:val="20"/>
              </w:rPr>
              <w:t xml:space="preserve">. </w:t>
            </w:r>
            <w:r>
              <w:rPr>
                <w:rFonts w:ascii="Mulish" w:hAnsi="Mulish"/>
                <w:bCs/>
                <w:color w:val="000000"/>
                <w:sz w:val="20"/>
                <w:szCs w:val="20"/>
              </w:rPr>
              <w:t xml:space="preserve">This is </w:t>
            </w:r>
            <w:r w:rsidR="00765FAE">
              <w:rPr>
                <w:rFonts w:ascii="Mulish" w:hAnsi="Mulish"/>
                <w:bCs/>
                <w:color w:val="000000"/>
                <w:sz w:val="20"/>
                <w:szCs w:val="20"/>
              </w:rPr>
              <w:t>integrated</w:t>
            </w:r>
            <w:r w:rsidR="00541EC2">
              <w:rPr>
                <w:rFonts w:ascii="Mulish" w:hAnsi="Mulish"/>
                <w:bCs/>
                <w:color w:val="000000"/>
                <w:sz w:val="20"/>
                <w:szCs w:val="20"/>
              </w:rPr>
              <w:t xml:space="preserve"> with Azure Databricks </w:t>
            </w:r>
            <w:r w:rsidR="00765FAE">
              <w:rPr>
                <w:rFonts w:ascii="Mulish" w:hAnsi="Mulish"/>
                <w:bCs/>
                <w:color w:val="000000"/>
                <w:sz w:val="20"/>
                <w:szCs w:val="20"/>
              </w:rPr>
              <w:t>through</w:t>
            </w:r>
            <w:r w:rsidR="00541EC2">
              <w:rPr>
                <w:rFonts w:ascii="Mulish" w:hAnsi="Mulish"/>
                <w:bCs/>
                <w:color w:val="000000"/>
                <w:sz w:val="20"/>
                <w:szCs w:val="20"/>
              </w:rPr>
              <w:t xml:space="preserve"> identity federation to provide platform single sign on (SSO)</w:t>
            </w:r>
            <w:r w:rsidR="00AC7936">
              <w:rPr>
                <w:rFonts w:ascii="Mulish" w:hAnsi="Mulish"/>
                <w:bCs/>
                <w:color w:val="000000"/>
                <w:sz w:val="20"/>
                <w:szCs w:val="20"/>
              </w:rPr>
              <w:t xml:space="preserve"> and to en</w:t>
            </w:r>
            <w:r w:rsidRPr="00771360" w:rsidR="00686F79">
              <w:rPr>
                <w:rFonts w:ascii="Mulish" w:hAnsi="Mulish"/>
                <w:color w:val="000000"/>
                <w:sz w:val="20"/>
                <w:szCs w:val="20"/>
              </w:rPr>
              <w:t>force least-privilege access</w:t>
            </w:r>
            <w:r w:rsidR="00AC7936">
              <w:rPr>
                <w:rFonts w:ascii="Mulish" w:hAnsi="Mulish"/>
                <w:color w:val="000000"/>
                <w:sz w:val="20"/>
                <w:szCs w:val="20"/>
              </w:rPr>
              <w:t xml:space="preserve"> through Unity Catalogue.</w:t>
            </w:r>
          </w:p>
          <w:p w:rsidRPr="00771360" w:rsidR="00AC7936" w:rsidP="00771360" w:rsidRDefault="00AC7936" w14:paraId="50253294" w14:textId="168B008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457060BF"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771360" w:rsidR="00686F79" w:rsidP="00771360" w:rsidRDefault="00686F79" w14:paraId="5D41DF3E" w14:textId="48C0512E">
            <w:pPr>
              <w:rPr>
                <w:rFonts w:ascii="Mulish" w:hAnsi="Mulish"/>
                <w:color w:val="000000"/>
                <w:sz w:val="20"/>
                <w:szCs w:val="20"/>
              </w:rPr>
            </w:pPr>
            <w:r w:rsidRPr="00771360">
              <w:rPr>
                <w:rFonts w:ascii="Mulish" w:hAnsi="Mulish"/>
                <w:color w:val="000000"/>
                <w:sz w:val="20"/>
                <w:szCs w:val="20"/>
              </w:rPr>
              <w:t>ADD-021</w:t>
            </w:r>
          </w:p>
        </w:tc>
        <w:tc>
          <w:tcPr>
            <w:tcW w:w="2075" w:type="dxa"/>
            <w:noWrap/>
            <w:hideMark/>
          </w:tcPr>
          <w:p w:rsidRPr="00771360" w:rsidR="00686F79" w:rsidP="00771360" w:rsidRDefault="00686F79" w14:paraId="431E3ED1" w14:textId="6C484F9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FR-009, FR-014, FR-017</w:t>
            </w:r>
          </w:p>
        </w:tc>
        <w:tc>
          <w:tcPr>
            <w:tcW w:w="3543" w:type="dxa"/>
            <w:noWrap/>
            <w:hideMark/>
          </w:tcPr>
          <w:p w:rsidRPr="00771360" w:rsidR="00686F79" w:rsidP="00771360" w:rsidRDefault="00686F79" w14:paraId="7A5CA3FA" w14:textId="443D4316">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Enterprise metadata, lineage and data discovery will be managed centrally</w:t>
            </w:r>
          </w:p>
        </w:tc>
        <w:tc>
          <w:tcPr>
            <w:tcW w:w="7371" w:type="dxa"/>
            <w:noWrap/>
            <w:hideMark/>
          </w:tcPr>
          <w:p w:rsidR="00AC7936" w:rsidP="00771360" w:rsidRDefault="00686F79" w14:paraId="2FAA707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 xml:space="preserve">Technical metadata, business metadata, lineage and data discovery capabilities will be managed centrally using </w:t>
            </w:r>
            <w:r w:rsidRPr="00AC7936">
              <w:rPr>
                <w:rFonts w:ascii="Mulish" w:hAnsi="Mulish"/>
                <w:b/>
                <w:bCs/>
                <w:i/>
                <w:iCs/>
                <w:color w:val="000000"/>
                <w:sz w:val="20"/>
                <w:szCs w:val="20"/>
              </w:rPr>
              <w:t>Unity Catalog</w:t>
            </w:r>
            <w:r w:rsidR="00AC7936">
              <w:rPr>
                <w:rFonts w:ascii="Mulish" w:hAnsi="Mulish"/>
                <w:b/>
                <w:bCs/>
                <w:i/>
                <w:iCs/>
                <w:color w:val="000000"/>
                <w:sz w:val="20"/>
                <w:szCs w:val="20"/>
              </w:rPr>
              <w:t>ue</w:t>
            </w:r>
            <w:r w:rsidRPr="00771360">
              <w:rPr>
                <w:rFonts w:ascii="Mulish" w:hAnsi="Mulish"/>
                <w:color w:val="000000"/>
                <w:sz w:val="20"/>
                <w:szCs w:val="20"/>
              </w:rPr>
              <w:t xml:space="preserve"> and supporting governance tooling</w:t>
            </w:r>
            <w:r w:rsidR="00AC7936">
              <w:rPr>
                <w:rFonts w:ascii="Mulish" w:hAnsi="Mulish"/>
                <w:color w:val="000000"/>
                <w:sz w:val="20"/>
                <w:szCs w:val="20"/>
              </w:rPr>
              <w:t xml:space="preserve"> (e.g. Microsoft Purview) where required.</w:t>
            </w:r>
          </w:p>
          <w:p w:rsidR="00AC7936" w:rsidP="00771360" w:rsidRDefault="00AC7936" w14:paraId="39A17EE3"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771360" w:rsidRDefault="00AC7936" w14:paraId="0D611B0C" w14:textId="6B58F1D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This will help </w:t>
            </w:r>
            <w:r w:rsidRPr="00771360" w:rsidR="00686F79">
              <w:rPr>
                <w:rFonts w:ascii="Mulish" w:hAnsi="Mulish"/>
                <w:color w:val="000000"/>
                <w:sz w:val="20"/>
                <w:szCs w:val="20"/>
              </w:rPr>
              <w:t>improve discoverability, impact analysis, regulatory compliance and data trust</w:t>
            </w:r>
            <w:r>
              <w:rPr>
                <w:rFonts w:ascii="Mulish" w:hAnsi="Mulish"/>
                <w:color w:val="000000"/>
                <w:sz w:val="20"/>
                <w:szCs w:val="20"/>
              </w:rPr>
              <w:t xml:space="preserve"> across the Doubtless platform</w:t>
            </w:r>
            <w:r w:rsidRPr="00771360" w:rsidR="00686F79">
              <w:rPr>
                <w:rFonts w:ascii="Mulish" w:hAnsi="Mulish"/>
                <w:color w:val="000000"/>
                <w:sz w:val="20"/>
                <w:szCs w:val="20"/>
              </w:rPr>
              <w:t>.</w:t>
            </w:r>
          </w:p>
          <w:p w:rsidRPr="00771360" w:rsidR="00AC7936" w:rsidP="00771360" w:rsidRDefault="00AC7936" w14:paraId="086C7FD2" w14:textId="74A40C9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1B23F003"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771360" w:rsidR="00686F79" w:rsidP="00771360" w:rsidRDefault="00686F79" w14:paraId="033C67D7" w14:textId="7014C205">
            <w:pPr>
              <w:rPr>
                <w:rFonts w:ascii="Mulish" w:hAnsi="Mulish"/>
                <w:color w:val="000000"/>
                <w:sz w:val="20"/>
                <w:szCs w:val="20"/>
              </w:rPr>
            </w:pPr>
            <w:r w:rsidRPr="00771360">
              <w:rPr>
                <w:rFonts w:ascii="Mulish" w:hAnsi="Mulish"/>
                <w:color w:val="000000"/>
                <w:sz w:val="20"/>
                <w:szCs w:val="20"/>
              </w:rPr>
              <w:t>ADD-022</w:t>
            </w:r>
          </w:p>
        </w:tc>
        <w:tc>
          <w:tcPr>
            <w:tcW w:w="2075" w:type="dxa"/>
            <w:noWrap/>
            <w:hideMark/>
          </w:tcPr>
          <w:p w:rsidRPr="00771360" w:rsidR="00686F79" w:rsidP="00771360" w:rsidRDefault="00686F79" w14:paraId="3F685E86" w14:textId="07B16A6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FR-008, FR-014, FR-015, FR-016</w:t>
            </w:r>
          </w:p>
        </w:tc>
        <w:tc>
          <w:tcPr>
            <w:tcW w:w="3543" w:type="dxa"/>
            <w:noWrap/>
            <w:hideMark/>
          </w:tcPr>
          <w:p w:rsidRPr="00771360" w:rsidR="00686F79" w:rsidP="00771360" w:rsidRDefault="00686F79" w14:paraId="21FF1619" w14:textId="55DAF8AA">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Data quality will be implemented as an automated platform capability</w:t>
            </w:r>
          </w:p>
        </w:tc>
        <w:tc>
          <w:tcPr>
            <w:tcW w:w="7371" w:type="dxa"/>
            <w:noWrap/>
            <w:hideMark/>
          </w:tcPr>
          <w:p w:rsidR="00AC7936" w:rsidP="00771360" w:rsidRDefault="00686F79" w14:paraId="0583BF7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AC7936">
              <w:rPr>
                <w:rFonts w:ascii="Mulish" w:hAnsi="Mulish"/>
                <w:b/>
                <w:bCs/>
                <w:i/>
                <w:iCs/>
                <w:color w:val="000000"/>
                <w:sz w:val="20"/>
                <w:szCs w:val="20"/>
              </w:rPr>
              <w:t>Data quality</w:t>
            </w:r>
            <w:r w:rsidRPr="00771360">
              <w:rPr>
                <w:rFonts w:ascii="Mulish" w:hAnsi="Mulish"/>
                <w:color w:val="000000"/>
                <w:sz w:val="20"/>
                <w:szCs w:val="20"/>
              </w:rPr>
              <w:t xml:space="preserve"> validation, monitoring and exception management will be embedded throughout ingestion and transformation pipelines rather than relying on manual validation. </w:t>
            </w:r>
          </w:p>
          <w:p w:rsidR="00AC7936" w:rsidP="00771360" w:rsidRDefault="00AC7936" w14:paraId="1109B3C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771360" w:rsidRDefault="6D1ED446" w14:paraId="0DDB047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1ADBE79A">
              <w:rPr>
                <w:rFonts w:ascii="Mulish" w:hAnsi="Mulish"/>
                <w:b/>
                <w:bCs/>
                <w:i/>
                <w:iCs/>
                <w:color w:val="000000" w:themeColor="text1"/>
                <w:sz w:val="20"/>
                <w:szCs w:val="20"/>
              </w:rPr>
              <w:t>D</w:t>
            </w:r>
            <w:commentRangeStart w:id="347"/>
            <w:commentRangeStart w:id="348"/>
            <w:r w:rsidRPr="1ADBE79A">
              <w:rPr>
                <w:rFonts w:ascii="Mulish" w:hAnsi="Mulish"/>
                <w:b/>
                <w:bCs/>
                <w:i/>
                <w:iCs/>
                <w:color w:val="000000" w:themeColor="text1"/>
                <w:sz w:val="20"/>
                <w:szCs w:val="20"/>
              </w:rPr>
              <w:t>ata quality rules</w:t>
            </w:r>
            <w:r w:rsidRPr="1ADBE79A">
              <w:rPr>
                <w:rFonts w:ascii="Mulish" w:hAnsi="Mulish"/>
                <w:color w:val="000000" w:themeColor="text1"/>
                <w:sz w:val="20"/>
                <w:szCs w:val="20"/>
              </w:rPr>
              <w:t xml:space="preserve"> will become part of the platform’s standard engineering patterns and implemented in Databricks and through DBT.</w:t>
            </w:r>
            <w:commentRangeEnd w:id="347"/>
            <w:r w:rsidR="00686F79">
              <w:rPr>
                <w:rStyle w:val="CommentReference"/>
                <w:rFonts w:ascii="Mulish" w:hAnsi="Mulish"/>
                <w:color w:val="000000"/>
                <w:sz w:val="20"/>
                <w:szCs w:val="20"/>
              </w:rPr>
              <w:commentReference w:id="347"/>
            </w:r>
            <w:commentRangeEnd w:id="348"/>
            <w:r>
              <w:rPr>
                <w:rStyle w:val="CommentReference"/>
              </w:rPr>
              <w:commentReference w:id="348"/>
            </w:r>
          </w:p>
          <w:p w:rsidRPr="00771360" w:rsidR="00AC7936" w:rsidP="00771360" w:rsidRDefault="00AC7936" w14:paraId="4ED9F8A0" w14:textId="2A54C4A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64320BD8"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771360" w:rsidR="00686F79" w:rsidP="00771360" w:rsidRDefault="00686F79" w14:paraId="4CBB6D6B" w14:textId="1CF3D43F">
            <w:pPr>
              <w:rPr>
                <w:rFonts w:ascii="Mulish" w:hAnsi="Mulish"/>
                <w:color w:val="000000"/>
                <w:sz w:val="20"/>
                <w:szCs w:val="20"/>
              </w:rPr>
            </w:pPr>
            <w:r w:rsidRPr="00771360">
              <w:rPr>
                <w:rFonts w:ascii="Mulish" w:hAnsi="Mulish"/>
                <w:color w:val="000000"/>
                <w:sz w:val="20"/>
                <w:szCs w:val="20"/>
              </w:rPr>
              <w:t>ADD-039</w:t>
            </w:r>
          </w:p>
        </w:tc>
        <w:tc>
          <w:tcPr>
            <w:tcW w:w="2075" w:type="dxa"/>
            <w:noWrap/>
            <w:hideMark/>
          </w:tcPr>
          <w:p w:rsidRPr="00771360" w:rsidR="00686F79" w:rsidP="00771360" w:rsidRDefault="00686F79" w14:paraId="4D6182E7" w14:textId="268A486D">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FR-010, FR-012, FR-013</w:t>
            </w:r>
          </w:p>
        </w:tc>
        <w:tc>
          <w:tcPr>
            <w:tcW w:w="3543" w:type="dxa"/>
            <w:noWrap/>
            <w:hideMark/>
          </w:tcPr>
          <w:p w:rsidRPr="00771360" w:rsidR="00686F79" w:rsidP="00771360" w:rsidRDefault="00686F79" w14:paraId="30E7BA60" w14:textId="274AA2F1">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 xml:space="preserve">Microsoft Entra ID will be the authoritative source for Databricks </w:t>
            </w:r>
            <w:r w:rsidRPr="00771360">
              <w:rPr>
                <w:rFonts w:ascii="Mulish" w:hAnsi="Mulish"/>
                <w:i/>
                <w:iCs/>
                <w:color w:val="000000"/>
                <w:sz w:val="20"/>
                <w:szCs w:val="20"/>
              </w:rPr>
              <w:lastRenderedPageBreak/>
              <w:t>users, groups</w:t>
            </w:r>
            <w:r w:rsidR="00143890">
              <w:rPr>
                <w:rFonts w:ascii="Mulish" w:hAnsi="Mulish"/>
                <w:i/>
                <w:iCs/>
                <w:color w:val="000000"/>
                <w:sz w:val="20"/>
                <w:szCs w:val="20"/>
              </w:rPr>
              <w:t xml:space="preserve">, managed identities and </w:t>
            </w:r>
            <w:r w:rsidRPr="00771360">
              <w:rPr>
                <w:rFonts w:ascii="Mulish" w:hAnsi="Mulish"/>
                <w:i/>
                <w:iCs/>
                <w:color w:val="000000"/>
                <w:sz w:val="20"/>
                <w:szCs w:val="20"/>
              </w:rPr>
              <w:t>service principals.</w:t>
            </w:r>
          </w:p>
        </w:tc>
        <w:tc>
          <w:tcPr>
            <w:tcW w:w="7371" w:type="dxa"/>
            <w:noWrap/>
            <w:hideMark/>
          </w:tcPr>
          <w:p w:rsidR="007100EB" w:rsidP="00771360" w:rsidRDefault="009822FC" w14:paraId="5F6C8B90" w14:textId="02B75ED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lastRenderedPageBreak/>
              <w:t>All users, groups</w:t>
            </w:r>
            <w:r w:rsidR="00564A70">
              <w:rPr>
                <w:rFonts w:ascii="Mulish" w:hAnsi="Mulish"/>
                <w:color w:val="000000"/>
                <w:sz w:val="20"/>
                <w:szCs w:val="20"/>
              </w:rPr>
              <w:t xml:space="preserve">, managed identities and </w:t>
            </w:r>
            <w:r>
              <w:rPr>
                <w:rFonts w:ascii="Mulish" w:hAnsi="Mulish"/>
                <w:color w:val="000000"/>
                <w:sz w:val="20"/>
                <w:szCs w:val="20"/>
              </w:rPr>
              <w:t xml:space="preserve">service principals will be </w:t>
            </w:r>
            <w:r w:rsidR="0095752A">
              <w:rPr>
                <w:rFonts w:ascii="Mulish" w:hAnsi="Mulish"/>
                <w:color w:val="000000"/>
                <w:sz w:val="20"/>
                <w:szCs w:val="20"/>
              </w:rPr>
              <w:t>governed</w:t>
            </w:r>
            <w:r>
              <w:rPr>
                <w:rFonts w:ascii="Mulish" w:hAnsi="Mulish"/>
                <w:color w:val="000000"/>
                <w:sz w:val="20"/>
                <w:szCs w:val="20"/>
              </w:rPr>
              <w:t xml:space="preserve"> </w:t>
            </w:r>
            <w:r w:rsidR="007100EB">
              <w:rPr>
                <w:rFonts w:ascii="Mulish" w:hAnsi="Mulish"/>
                <w:color w:val="000000"/>
                <w:sz w:val="20"/>
                <w:szCs w:val="20"/>
              </w:rPr>
              <w:t>through</w:t>
            </w:r>
            <w:r>
              <w:rPr>
                <w:rFonts w:ascii="Mulish" w:hAnsi="Mulish"/>
                <w:color w:val="000000"/>
                <w:sz w:val="20"/>
                <w:szCs w:val="20"/>
              </w:rPr>
              <w:t xml:space="preserve"> </w:t>
            </w:r>
            <w:r w:rsidRPr="0095752A" w:rsidR="0095752A">
              <w:rPr>
                <w:rFonts w:ascii="Mulish" w:hAnsi="Mulish"/>
                <w:b/>
                <w:bCs/>
                <w:i/>
                <w:iCs/>
                <w:color w:val="000000"/>
                <w:sz w:val="20"/>
                <w:szCs w:val="20"/>
              </w:rPr>
              <w:t>Microsoft</w:t>
            </w:r>
            <w:r w:rsidRPr="0095752A">
              <w:rPr>
                <w:rFonts w:ascii="Mulish" w:hAnsi="Mulish"/>
                <w:b/>
                <w:bCs/>
                <w:i/>
                <w:iCs/>
                <w:color w:val="000000"/>
                <w:sz w:val="20"/>
                <w:szCs w:val="20"/>
              </w:rPr>
              <w:t xml:space="preserve"> Entra ID</w:t>
            </w:r>
            <w:r w:rsidR="007100EB">
              <w:rPr>
                <w:rFonts w:ascii="Mulish" w:hAnsi="Mulish"/>
                <w:color w:val="000000"/>
                <w:sz w:val="20"/>
                <w:szCs w:val="20"/>
              </w:rPr>
              <w:t>, with these being inherited by Databricks through identity federation.</w:t>
            </w:r>
          </w:p>
          <w:p w:rsidR="009639E7" w:rsidP="00771360" w:rsidRDefault="009639E7" w14:paraId="3632AAC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639E7" w:rsidP="00771360" w:rsidRDefault="009639E7" w14:paraId="147BE40D" w14:textId="347E985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Identity l</w:t>
            </w:r>
            <w:r w:rsidRPr="00771360">
              <w:rPr>
                <w:rFonts w:ascii="Mulish" w:hAnsi="Mulish"/>
                <w:color w:val="000000"/>
                <w:sz w:val="20"/>
                <w:szCs w:val="20"/>
              </w:rPr>
              <w:t>ifecycle, group membership and access approvals should be managed centrally in Entra rather than through workspace-local identities. This reduces duplication, supports joiner/mover/leaver controls and provides a consistent enterprise identity model across Azure and Databricks.</w:t>
            </w:r>
          </w:p>
          <w:p w:rsidR="00564A70" w:rsidP="00771360" w:rsidRDefault="00564A70" w14:paraId="426EA69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64A70" w:rsidP="00771360" w:rsidRDefault="004E76E6" w14:paraId="06B6706B" w14:textId="08575CD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For automated workloads between Azure Services</w:t>
            </w:r>
            <w:r w:rsidR="004E67F6">
              <w:rPr>
                <w:rFonts w:ascii="Mulish" w:hAnsi="Mulish"/>
                <w:color w:val="000000"/>
                <w:sz w:val="20"/>
                <w:szCs w:val="20"/>
              </w:rPr>
              <w:t xml:space="preserve"> </w:t>
            </w:r>
            <w:r w:rsidRPr="003D4767" w:rsidR="004E67F6">
              <w:rPr>
                <w:rFonts w:ascii="Mulish" w:hAnsi="Mulish"/>
                <w:b/>
                <w:bCs/>
                <w:i/>
                <w:iCs/>
                <w:color w:val="000000"/>
                <w:sz w:val="20"/>
                <w:szCs w:val="20"/>
              </w:rPr>
              <w:t>Managed Identities</w:t>
            </w:r>
            <w:r w:rsidR="004E67F6">
              <w:rPr>
                <w:rFonts w:ascii="Mulish" w:hAnsi="Mulish"/>
                <w:color w:val="000000"/>
                <w:sz w:val="20"/>
                <w:szCs w:val="20"/>
              </w:rPr>
              <w:t xml:space="preserve"> should be used by default. </w:t>
            </w:r>
            <w:r w:rsidR="003D4767">
              <w:rPr>
                <w:rFonts w:ascii="Mulish" w:hAnsi="Mulish"/>
                <w:color w:val="000000"/>
                <w:sz w:val="20"/>
                <w:szCs w:val="20"/>
              </w:rPr>
              <w:t>Azure manages all credentials associated with the managed identity, including storage, rotation and authentication.</w:t>
            </w:r>
          </w:p>
          <w:p w:rsidR="003D4767" w:rsidP="00771360" w:rsidRDefault="003D4767" w14:paraId="5E48542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3D4767" w:rsidP="00771360" w:rsidRDefault="003D4767" w14:paraId="65A683D5" w14:textId="0D48554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For </w:t>
            </w:r>
            <w:r w:rsidR="00F95505">
              <w:rPr>
                <w:rFonts w:ascii="Mulish" w:hAnsi="Mulish"/>
                <w:color w:val="000000"/>
                <w:sz w:val="20"/>
                <w:szCs w:val="20"/>
              </w:rPr>
              <w:t xml:space="preserve">automated </w:t>
            </w:r>
            <w:r>
              <w:rPr>
                <w:rFonts w:ascii="Mulish" w:hAnsi="Mulish"/>
                <w:color w:val="000000"/>
                <w:sz w:val="20"/>
                <w:szCs w:val="20"/>
              </w:rPr>
              <w:t xml:space="preserve">workloads that must </w:t>
            </w:r>
            <w:r w:rsidR="009639E7">
              <w:rPr>
                <w:rFonts w:ascii="Mulish" w:hAnsi="Mulish"/>
                <w:color w:val="000000"/>
                <w:sz w:val="20"/>
                <w:szCs w:val="20"/>
              </w:rPr>
              <w:t>communicate</w:t>
            </w:r>
            <w:r>
              <w:rPr>
                <w:rFonts w:ascii="Mulish" w:hAnsi="Mulish"/>
                <w:color w:val="000000"/>
                <w:sz w:val="20"/>
                <w:szCs w:val="20"/>
              </w:rPr>
              <w:t xml:space="preserve"> with services outside of Azure (SaaS </w:t>
            </w:r>
            <w:r w:rsidR="00F95505">
              <w:rPr>
                <w:rFonts w:ascii="Mulish" w:hAnsi="Mulish"/>
                <w:color w:val="000000"/>
                <w:sz w:val="20"/>
                <w:szCs w:val="20"/>
              </w:rPr>
              <w:t>platforms</w:t>
            </w:r>
            <w:r>
              <w:rPr>
                <w:rFonts w:ascii="Mulish" w:hAnsi="Mulish"/>
                <w:color w:val="000000"/>
                <w:sz w:val="20"/>
                <w:szCs w:val="20"/>
              </w:rPr>
              <w:t xml:space="preserve"> such as Salesforce or third-party BI tools</w:t>
            </w:r>
            <w:r w:rsidR="00F95505">
              <w:rPr>
                <w:rFonts w:ascii="Mulish" w:hAnsi="Mulish"/>
                <w:color w:val="000000"/>
                <w:sz w:val="20"/>
                <w:szCs w:val="20"/>
              </w:rPr>
              <w:t xml:space="preserve">) then Entra backed </w:t>
            </w:r>
            <w:r w:rsidRPr="009639E7" w:rsidR="00F95505">
              <w:rPr>
                <w:rFonts w:ascii="Mulish" w:hAnsi="Mulish"/>
                <w:b/>
                <w:bCs/>
                <w:i/>
                <w:iCs/>
                <w:color w:val="000000"/>
                <w:sz w:val="20"/>
                <w:szCs w:val="20"/>
              </w:rPr>
              <w:t>Service Principals</w:t>
            </w:r>
            <w:r w:rsidR="00F95505">
              <w:rPr>
                <w:rFonts w:ascii="Mulish" w:hAnsi="Mulish"/>
                <w:color w:val="000000"/>
                <w:sz w:val="20"/>
                <w:szCs w:val="20"/>
              </w:rPr>
              <w:t xml:space="preserve"> should by used. </w:t>
            </w:r>
            <w:r w:rsidRPr="009639E7" w:rsidR="009639E7">
              <w:rPr>
                <w:rFonts w:ascii="Mulish" w:hAnsi="Mulish"/>
                <w:b/>
                <w:bCs/>
                <w:i/>
                <w:iCs/>
                <w:color w:val="000000"/>
                <w:sz w:val="20"/>
                <w:szCs w:val="20"/>
              </w:rPr>
              <w:t>Azure Key Vault</w:t>
            </w:r>
            <w:r w:rsidR="009639E7">
              <w:rPr>
                <w:rFonts w:ascii="Mulish" w:hAnsi="Mulish"/>
                <w:color w:val="000000"/>
                <w:sz w:val="20"/>
                <w:szCs w:val="20"/>
              </w:rPr>
              <w:t xml:space="preserve"> should be used by default for the m</w:t>
            </w:r>
            <w:r w:rsidR="00FB5D70">
              <w:rPr>
                <w:rFonts w:ascii="Mulish" w:hAnsi="Mulish"/>
                <w:color w:val="000000"/>
                <w:sz w:val="20"/>
                <w:szCs w:val="20"/>
              </w:rPr>
              <w:t>anagement of credential storage</w:t>
            </w:r>
            <w:r w:rsidR="00854BD2">
              <w:rPr>
                <w:rFonts w:ascii="Mulish" w:hAnsi="Mulish"/>
                <w:color w:val="000000"/>
                <w:sz w:val="20"/>
                <w:szCs w:val="20"/>
              </w:rPr>
              <w:t xml:space="preserve">, secret rotation and certificate renewal </w:t>
            </w:r>
            <w:r w:rsidR="009639E7">
              <w:rPr>
                <w:rFonts w:ascii="Mulish" w:hAnsi="Mulish"/>
                <w:color w:val="000000"/>
                <w:sz w:val="20"/>
                <w:szCs w:val="20"/>
              </w:rPr>
              <w:t xml:space="preserve">and </w:t>
            </w:r>
            <w:r w:rsidR="00854BD2">
              <w:rPr>
                <w:rFonts w:ascii="Mulish" w:hAnsi="Mulish"/>
                <w:color w:val="000000"/>
                <w:sz w:val="20"/>
                <w:szCs w:val="20"/>
              </w:rPr>
              <w:t>is the responsibility of the Doubtless data platform team</w:t>
            </w:r>
            <w:r w:rsidR="009639E7">
              <w:rPr>
                <w:rFonts w:ascii="Mulish" w:hAnsi="Mulish"/>
                <w:color w:val="000000"/>
                <w:sz w:val="20"/>
                <w:szCs w:val="20"/>
              </w:rPr>
              <w:t>.</w:t>
            </w:r>
          </w:p>
          <w:p w:rsidRPr="00771360" w:rsidR="0095752A" w:rsidP="009639E7" w:rsidRDefault="0095752A" w14:paraId="09823B85" w14:textId="479B2115">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4ED33AD3"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686F79" w:rsidP="00771360" w:rsidRDefault="00686F79" w14:paraId="6EFD55F3" w14:textId="782F976B">
            <w:pPr>
              <w:rPr>
                <w:rFonts w:ascii="Mulish" w:hAnsi="Mulish"/>
                <w:color w:val="000000"/>
                <w:sz w:val="20"/>
                <w:szCs w:val="20"/>
              </w:rPr>
            </w:pPr>
            <w:r w:rsidRPr="00771360">
              <w:rPr>
                <w:rFonts w:ascii="Mulish" w:hAnsi="Mulish"/>
                <w:color w:val="000000"/>
                <w:sz w:val="20"/>
                <w:szCs w:val="20"/>
              </w:rPr>
              <w:t>ADD-040</w:t>
            </w:r>
          </w:p>
        </w:tc>
        <w:tc>
          <w:tcPr>
            <w:tcW w:w="2075" w:type="dxa"/>
            <w:noWrap/>
          </w:tcPr>
          <w:p w:rsidRPr="00771360" w:rsidR="00686F79" w:rsidP="00771360" w:rsidRDefault="00686F79" w14:paraId="07D74E7B" w14:textId="6960A5F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FR-010, FR-012, FR-013</w:t>
            </w:r>
          </w:p>
        </w:tc>
        <w:tc>
          <w:tcPr>
            <w:tcW w:w="3543" w:type="dxa"/>
            <w:noWrap/>
          </w:tcPr>
          <w:p w:rsidRPr="00771360" w:rsidR="00686F79" w:rsidP="00771360" w:rsidRDefault="00686F79" w14:paraId="69EA7A41" w14:textId="13C0B439">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Access will be granted to Entra-backed groups and service principals rather than directly to individual users.</w:t>
            </w:r>
          </w:p>
        </w:tc>
        <w:tc>
          <w:tcPr>
            <w:tcW w:w="7371" w:type="dxa"/>
            <w:noWrap/>
          </w:tcPr>
          <w:p w:rsidR="00686F79" w:rsidP="00771360" w:rsidRDefault="00686F79" w14:paraId="31CC63A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5752A">
              <w:rPr>
                <w:rFonts w:ascii="Mulish" w:hAnsi="Mulish"/>
                <w:b/>
                <w:bCs/>
                <w:i/>
                <w:iCs/>
                <w:color w:val="000000"/>
                <w:sz w:val="20"/>
                <w:szCs w:val="20"/>
              </w:rPr>
              <w:t>Group-based access</w:t>
            </w:r>
            <w:r w:rsidRPr="00771360">
              <w:rPr>
                <w:rFonts w:ascii="Mulish" w:hAnsi="Mulish"/>
                <w:color w:val="000000"/>
                <w:sz w:val="20"/>
                <w:szCs w:val="20"/>
              </w:rPr>
              <w:t xml:space="preserve"> is more scalable, auditable and supportable than user-level grants. Direct user assignments should be treated as controlled exceptions because they create hidden entitlements and complicate recertification.</w:t>
            </w:r>
          </w:p>
          <w:p w:rsidRPr="00771360" w:rsidR="0095752A" w:rsidP="00771360" w:rsidRDefault="0095752A" w14:paraId="7280B601" w14:textId="62CEB73C">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p>
        </w:tc>
      </w:tr>
      <w:tr w:rsidRPr="009D210A" w:rsidR="00686F79" w:rsidTr="1ADBE79A" w14:paraId="428710E1"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686F79" w:rsidP="00771360" w:rsidRDefault="00686F79" w14:paraId="1884913D" w14:textId="6F29D20D">
            <w:pPr>
              <w:rPr>
                <w:rFonts w:ascii="Mulish" w:hAnsi="Mulish"/>
                <w:color w:val="000000"/>
                <w:sz w:val="20"/>
                <w:szCs w:val="20"/>
              </w:rPr>
            </w:pPr>
            <w:r w:rsidRPr="00771360">
              <w:rPr>
                <w:rFonts w:ascii="Mulish" w:hAnsi="Mulish"/>
                <w:color w:val="000000"/>
                <w:sz w:val="20"/>
                <w:szCs w:val="20"/>
              </w:rPr>
              <w:t>ADD-041</w:t>
            </w:r>
          </w:p>
        </w:tc>
        <w:tc>
          <w:tcPr>
            <w:tcW w:w="2075" w:type="dxa"/>
            <w:noWrap/>
          </w:tcPr>
          <w:p w:rsidRPr="00771360" w:rsidR="00686F79" w:rsidP="00771360" w:rsidRDefault="00686F79" w14:paraId="30C489CF" w14:textId="7A3406D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FR-002, FR-010, FR-011, FR-012</w:t>
            </w:r>
          </w:p>
        </w:tc>
        <w:tc>
          <w:tcPr>
            <w:tcW w:w="3543" w:type="dxa"/>
            <w:noWrap/>
          </w:tcPr>
          <w:p w:rsidRPr="00771360" w:rsidR="00686F79" w:rsidP="00771360" w:rsidRDefault="00686F79" w14:paraId="7EE789F6" w14:textId="743F6420">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Databricks access will be separated into persona, data-entitlement and sensitive-data dimensions.</w:t>
            </w:r>
          </w:p>
        </w:tc>
        <w:tc>
          <w:tcPr>
            <w:tcW w:w="7371" w:type="dxa"/>
            <w:noWrap/>
          </w:tcPr>
          <w:p w:rsidR="00D6343C" w:rsidP="00771360" w:rsidRDefault="00686F79" w14:paraId="75CCC0E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 xml:space="preserve">A single group should not attempt to describe the user’s role, legal entity, data scope and sensitivity clearance simultaneously. </w:t>
            </w:r>
          </w:p>
          <w:p w:rsidR="00D6343C" w:rsidP="00771360" w:rsidRDefault="00D6343C" w14:paraId="09AA274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771360" w:rsidRDefault="00686F79" w14:paraId="4F42F55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Separating these concerns enables controlled composition while avoiding excessive persona-specific group variants.</w:t>
            </w:r>
          </w:p>
          <w:p w:rsidRPr="00771360" w:rsidR="00D6343C" w:rsidP="00771360" w:rsidRDefault="00D6343C" w14:paraId="26B9D758" w14:textId="4B11EC7C">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p>
        </w:tc>
      </w:tr>
      <w:tr w:rsidRPr="009D210A" w:rsidR="00686F79" w:rsidTr="1ADBE79A" w14:paraId="462693F3"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686F79" w:rsidP="00771360" w:rsidRDefault="00686F79" w14:paraId="529F4D45" w14:textId="543E221F">
            <w:pPr>
              <w:rPr>
                <w:rFonts w:ascii="Mulish" w:hAnsi="Mulish"/>
                <w:color w:val="000000"/>
                <w:sz w:val="20"/>
                <w:szCs w:val="20"/>
              </w:rPr>
            </w:pPr>
            <w:r w:rsidRPr="00771360">
              <w:rPr>
                <w:rFonts w:ascii="Mulish" w:hAnsi="Mulish"/>
                <w:color w:val="000000"/>
                <w:sz w:val="20"/>
                <w:szCs w:val="20"/>
              </w:rPr>
              <w:t>ADD-042</w:t>
            </w:r>
          </w:p>
        </w:tc>
        <w:tc>
          <w:tcPr>
            <w:tcW w:w="2075" w:type="dxa"/>
            <w:noWrap/>
          </w:tcPr>
          <w:p w:rsidRPr="00771360" w:rsidR="00686F79" w:rsidP="00771360" w:rsidRDefault="00686F79" w14:paraId="44643F7C" w14:textId="6C31003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FR-002, FR-010, FR-012</w:t>
            </w:r>
          </w:p>
        </w:tc>
        <w:tc>
          <w:tcPr>
            <w:tcW w:w="3543" w:type="dxa"/>
            <w:noWrap/>
          </w:tcPr>
          <w:p w:rsidRPr="00771360" w:rsidR="00686F79" w:rsidP="00771360" w:rsidRDefault="00686F79" w14:paraId="54E455B5" w14:textId="2207C7AB">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Persona groups will govern workspace capabilities and compute-service access, but will not grant broad Unity Catalog</w:t>
            </w:r>
            <w:r w:rsidR="006269E1">
              <w:rPr>
                <w:rFonts w:ascii="Mulish" w:hAnsi="Mulish"/>
                <w:i/>
                <w:iCs/>
                <w:color w:val="000000"/>
                <w:sz w:val="20"/>
                <w:szCs w:val="20"/>
              </w:rPr>
              <w:t>ue</w:t>
            </w:r>
            <w:r w:rsidRPr="00771360">
              <w:rPr>
                <w:rFonts w:ascii="Mulish" w:hAnsi="Mulish"/>
                <w:i/>
                <w:iCs/>
                <w:color w:val="000000"/>
                <w:sz w:val="20"/>
                <w:szCs w:val="20"/>
              </w:rPr>
              <w:t xml:space="preserve"> data access.</w:t>
            </w:r>
          </w:p>
        </w:tc>
        <w:tc>
          <w:tcPr>
            <w:tcW w:w="7371" w:type="dxa"/>
            <w:noWrap/>
          </w:tcPr>
          <w:p w:rsidR="00D6343C" w:rsidP="00771360" w:rsidRDefault="00686F79" w14:paraId="475661DB" w14:textId="7AD6E12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D6343C">
              <w:rPr>
                <w:rFonts w:ascii="Mulish" w:hAnsi="Mulish"/>
                <w:b/>
                <w:bCs/>
                <w:i/>
                <w:iCs/>
                <w:color w:val="000000"/>
                <w:sz w:val="20"/>
                <w:szCs w:val="20"/>
              </w:rPr>
              <w:t>Persona groups</w:t>
            </w:r>
            <w:r w:rsidRPr="00771360">
              <w:rPr>
                <w:rFonts w:ascii="Mulish" w:hAnsi="Mulish"/>
                <w:color w:val="000000"/>
                <w:sz w:val="20"/>
                <w:szCs w:val="20"/>
              </w:rPr>
              <w:t xml:space="preserve"> such as </w:t>
            </w:r>
            <w:r w:rsidR="00D6343C">
              <w:rPr>
                <w:rFonts w:ascii="Mulish" w:hAnsi="Mulish"/>
                <w:i/>
                <w:iCs/>
                <w:color w:val="000000"/>
                <w:sz w:val="20"/>
                <w:szCs w:val="20"/>
              </w:rPr>
              <w:t>Agila</w:t>
            </w:r>
            <w:r w:rsidRPr="00D6343C">
              <w:rPr>
                <w:rFonts w:ascii="Mulish" w:hAnsi="Mulish"/>
                <w:i/>
                <w:iCs/>
                <w:color w:val="000000"/>
                <w:sz w:val="20"/>
                <w:szCs w:val="20"/>
              </w:rPr>
              <w:t>-Analysts</w:t>
            </w:r>
            <w:r w:rsidRPr="00771360">
              <w:rPr>
                <w:rFonts w:ascii="Mulish" w:hAnsi="Mulish"/>
                <w:color w:val="000000"/>
                <w:sz w:val="20"/>
                <w:szCs w:val="20"/>
              </w:rPr>
              <w:t xml:space="preserve"> or </w:t>
            </w:r>
            <w:r w:rsidRPr="00D6343C">
              <w:rPr>
                <w:rFonts w:ascii="Mulish" w:hAnsi="Mulish"/>
                <w:i/>
                <w:iCs/>
                <w:color w:val="000000"/>
                <w:sz w:val="20"/>
                <w:szCs w:val="20"/>
              </w:rPr>
              <w:t>Doubtless-Data-Engineers</w:t>
            </w:r>
            <w:r w:rsidRPr="00771360">
              <w:rPr>
                <w:rFonts w:ascii="Mulish" w:hAnsi="Mulish"/>
                <w:color w:val="000000"/>
                <w:sz w:val="20"/>
                <w:szCs w:val="20"/>
              </w:rPr>
              <w:t xml:space="preserve"> should answer what a user can do within Databricks</w:t>
            </w:r>
            <w:r w:rsidR="00D6343C">
              <w:rPr>
                <w:rFonts w:ascii="Mulish" w:hAnsi="Mulish"/>
                <w:color w:val="000000"/>
                <w:sz w:val="20"/>
                <w:szCs w:val="20"/>
              </w:rPr>
              <w:t>. This includes</w:t>
            </w:r>
            <w:r w:rsidR="009E5CCA">
              <w:rPr>
                <w:rFonts w:ascii="Mulish" w:hAnsi="Mulish"/>
                <w:color w:val="000000"/>
                <w:sz w:val="20"/>
                <w:szCs w:val="20"/>
              </w:rPr>
              <w:t xml:space="preserve"> for example</w:t>
            </w:r>
            <w:r w:rsidR="00D6343C">
              <w:rPr>
                <w:rFonts w:ascii="Mulish" w:hAnsi="Mulish"/>
                <w:color w:val="000000"/>
                <w:sz w:val="20"/>
                <w:szCs w:val="20"/>
              </w:rPr>
              <w:t>;</w:t>
            </w:r>
          </w:p>
          <w:p w:rsidR="00D6343C" w:rsidP="00771360" w:rsidRDefault="00D6343C" w14:paraId="66F5003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44602C" w:rsidR="00D6343C" w:rsidP="00B34E3E" w:rsidRDefault="00273AC0" w14:paraId="1272C908" w14:textId="25EAE2B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Pr>
                <w:rFonts w:ascii="Mulish" w:hAnsi="Mulish"/>
                <w:color w:val="000000"/>
                <w:sz w:val="20"/>
                <w:szCs w:val="20"/>
              </w:rPr>
              <w:t>U</w:t>
            </w:r>
            <w:r w:rsidRPr="00D6343C" w:rsidR="00686F79">
              <w:rPr>
                <w:rFonts w:ascii="Mulish" w:hAnsi="Mulish"/>
                <w:color w:val="000000"/>
                <w:sz w:val="20"/>
                <w:szCs w:val="20"/>
              </w:rPr>
              <w:t>se SQL</w:t>
            </w:r>
            <w:r w:rsidR="009E5CCA">
              <w:rPr>
                <w:rFonts w:ascii="Mulish" w:hAnsi="Mulish"/>
                <w:color w:val="000000"/>
                <w:sz w:val="20"/>
                <w:szCs w:val="20"/>
              </w:rPr>
              <w:t xml:space="preserve"> Warehouse</w:t>
            </w:r>
          </w:p>
          <w:p w:rsidRPr="00D6343C" w:rsidR="00D6343C" w:rsidP="00B34E3E" w:rsidRDefault="00273AC0" w14:paraId="1FF7D2F4" w14:textId="616CAD7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Pr>
                <w:rFonts w:ascii="Mulish" w:hAnsi="Mulish"/>
                <w:color w:val="000000"/>
                <w:sz w:val="20"/>
                <w:szCs w:val="20"/>
              </w:rPr>
              <w:t>C</w:t>
            </w:r>
            <w:r w:rsidR="009E5CCA">
              <w:rPr>
                <w:rFonts w:ascii="Mulish" w:hAnsi="Mulish"/>
                <w:color w:val="000000"/>
                <w:sz w:val="20"/>
                <w:szCs w:val="20"/>
              </w:rPr>
              <w:t xml:space="preserve">reate and </w:t>
            </w:r>
            <w:r w:rsidRPr="00D6343C" w:rsidR="00686F79">
              <w:rPr>
                <w:rFonts w:ascii="Mulish" w:hAnsi="Mulish"/>
                <w:color w:val="000000"/>
                <w:sz w:val="20"/>
                <w:szCs w:val="20"/>
              </w:rPr>
              <w:t>edit notebooks</w:t>
            </w:r>
          </w:p>
          <w:p w:rsidRPr="006269E1" w:rsidR="006269E1" w:rsidP="00B34E3E" w:rsidRDefault="00273AC0" w14:paraId="5E6F4B12" w14:textId="0F8AFA7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Pr>
                <w:rFonts w:ascii="Mulish" w:hAnsi="Mulish"/>
                <w:color w:val="000000"/>
                <w:sz w:val="20"/>
                <w:szCs w:val="20"/>
              </w:rPr>
              <w:t>Denied ability to run Jobs and/or Pipelines</w:t>
            </w:r>
            <w:r w:rsidRPr="00D6343C" w:rsidR="00686F79">
              <w:rPr>
                <w:rFonts w:ascii="Mulish" w:hAnsi="Mulish"/>
                <w:color w:val="000000"/>
                <w:sz w:val="20"/>
                <w:szCs w:val="20"/>
              </w:rPr>
              <w:t xml:space="preserve">. </w:t>
            </w:r>
          </w:p>
          <w:p w:rsidR="006269E1" w:rsidP="006269E1" w:rsidRDefault="006269E1" w14:paraId="1DE7865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6269E1" w:rsidRDefault="00686F79" w14:paraId="1C164604" w14:textId="54BCA85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269E1">
              <w:rPr>
                <w:rFonts w:ascii="Mulish" w:hAnsi="Mulish"/>
                <w:color w:val="000000"/>
                <w:sz w:val="20"/>
                <w:szCs w:val="20"/>
              </w:rPr>
              <w:t xml:space="preserve">Granting broad data privileges </w:t>
            </w:r>
            <w:r w:rsidR="00696F5C">
              <w:rPr>
                <w:rFonts w:ascii="Mulish" w:hAnsi="Mulish"/>
                <w:color w:val="000000"/>
                <w:sz w:val="20"/>
                <w:szCs w:val="20"/>
              </w:rPr>
              <w:t xml:space="preserve">(e.g. access to individual schemas) </w:t>
            </w:r>
            <w:r w:rsidRPr="006269E1">
              <w:rPr>
                <w:rFonts w:ascii="Mulish" w:hAnsi="Mulish"/>
                <w:color w:val="000000"/>
                <w:sz w:val="20"/>
                <w:szCs w:val="20"/>
              </w:rPr>
              <w:t>through persona groups would risk exposing multiple entity catalog</w:t>
            </w:r>
            <w:r w:rsidR="006269E1">
              <w:rPr>
                <w:rFonts w:ascii="Mulish" w:hAnsi="Mulish"/>
                <w:color w:val="000000"/>
                <w:sz w:val="20"/>
                <w:szCs w:val="20"/>
              </w:rPr>
              <w:t>ues</w:t>
            </w:r>
            <w:r w:rsidRPr="006269E1">
              <w:rPr>
                <w:rFonts w:ascii="Mulish" w:hAnsi="Mulish"/>
                <w:color w:val="000000"/>
                <w:sz w:val="20"/>
                <w:szCs w:val="20"/>
              </w:rPr>
              <w:t xml:space="preserve"> because </w:t>
            </w:r>
            <w:r w:rsidRPr="00696F5C">
              <w:rPr>
                <w:rFonts w:ascii="Mulish" w:hAnsi="Mulish"/>
                <w:b/>
                <w:bCs/>
                <w:i/>
                <w:iCs/>
                <w:color w:val="000000"/>
                <w:sz w:val="20"/>
                <w:szCs w:val="20"/>
              </w:rPr>
              <w:t>Unity Catalog</w:t>
            </w:r>
            <w:r w:rsidRPr="00696F5C" w:rsidR="006269E1">
              <w:rPr>
                <w:rFonts w:ascii="Mulish" w:hAnsi="Mulish"/>
                <w:b/>
                <w:bCs/>
                <w:i/>
                <w:iCs/>
                <w:color w:val="000000"/>
                <w:sz w:val="20"/>
                <w:szCs w:val="20"/>
              </w:rPr>
              <w:t>ue</w:t>
            </w:r>
            <w:r w:rsidRPr="00696F5C">
              <w:rPr>
                <w:rFonts w:ascii="Mulish" w:hAnsi="Mulish"/>
                <w:b/>
                <w:bCs/>
                <w:i/>
                <w:iCs/>
                <w:color w:val="000000"/>
                <w:sz w:val="20"/>
                <w:szCs w:val="20"/>
              </w:rPr>
              <w:t xml:space="preserve"> privileges are additive</w:t>
            </w:r>
            <w:r w:rsidRPr="006269E1">
              <w:rPr>
                <w:rFonts w:ascii="Mulish" w:hAnsi="Mulish"/>
                <w:color w:val="000000"/>
                <w:sz w:val="20"/>
                <w:szCs w:val="20"/>
              </w:rPr>
              <w:t>.</w:t>
            </w:r>
          </w:p>
          <w:p w:rsidRPr="006269E1" w:rsidR="006269E1" w:rsidP="006269E1" w:rsidRDefault="006269E1" w14:paraId="068F651C" w14:textId="56030D39">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p>
        </w:tc>
      </w:tr>
      <w:tr w:rsidRPr="009D210A" w:rsidR="00686F79" w:rsidTr="1ADBE79A" w14:paraId="5D44B064"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686F79" w:rsidP="00771360" w:rsidRDefault="00686F79" w14:paraId="550ED399" w14:textId="16497F5C">
            <w:pPr>
              <w:rPr>
                <w:rFonts w:ascii="Mulish" w:hAnsi="Mulish"/>
                <w:color w:val="000000"/>
                <w:sz w:val="20"/>
                <w:szCs w:val="20"/>
              </w:rPr>
            </w:pPr>
            <w:r w:rsidRPr="00771360">
              <w:rPr>
                <w:rFonts w:ascii="Mulish" w:hAnsi="Mulish"/>
                <w:color w:val="000000"/>
                <w:sz w:val="20"/>
                <w:szCs w:val="20"/>
              </w:rPr>
              <w:t>ADD-043</w:t>
            </w:r>
          </w:p>
        </w:tc>
        <w:tc>
          <w:tcPr>
            <w:tcW w:w="2075" w:type="dxa"/>
            <w:noWrap/>
          </w:tcPr>
          <w:p w:rsidRPr="00771360" w:rsidR="00686F79" w:rsidP="00771360" w:rsidRDefault="00686F79" w14:paraId="34D87EE8" w14:textId="1CA7BA3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FR-002, FR-010, FR-012</w:t>
            </w:r>
          </w:p>
        </w:tc>
        <w:tc>
          <w:tcPr>
            <w:tcW w:w="3543" w:type="dxa"/>
            <w:noWrap/>
          </w:tcPr>
          <w:p w:rsidRPr="00771360" w:rsidR="00686F79" w:rsidP="00771360" w:rsidRDefault="00686F79" w14:paraId="70895A74" w14:textId="1AF47C64">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Unity Catalog</w:t>
            </w:r>
            <w:r w:rsidR="006269E1">
              <w:rPr>
                <w:rFonts w:ascii="Mulish" w:hAnsi="Mulish"/>
                <w:i/>
                <w:iCs/>
                <w:color w:val="000000"/>
                <w:sz w:val="20"/>
                <w:szCs w:val="20"/>
              </w:rPr>
              <w:t>ue</w:t>
            </w:r>
            <w:r w:rsidRPr="00771360">
              <w:rPr>
                <w:rFonts w:ascii="Mulish" w:hAnsi="Mulish"/>
                <w:i/>
                <w:iCs/>
                <w:color w:val="000000"/>
                <w:sz w:val="20"/>
                <w:szCs w:val="20"/>
              </w:rPr>
              <w:t xml:space="preserve"> data access will be granted through entity-scoped entitlement groups containing complete usable access paths.</w:t>
            </w:r>
          </w:p>
        </w:tc>
        <w:tc>
          <w:tcPr>
            <w:tcW w:w="7371" w:type="dxa"/>
            <w:noWrap/>
          </w:tcPr>
          <w:p w:rsidR="006269E1" w:rsidP="00771360" w:rsidRDefault="00686F79" w14:paraId="0A7F42C4" w14:textId="5825D7D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 xml:space="preserve">An </w:t>
            </w:r>
            <w:r w:rsidRPr="006269E1">
              <w:rPr>
                <w:rFonts w:ascii="Mulish" w:hAnsi="Mulish"/>
                <w:b/>
                <w:bCs/>
                <w:i/>
                <w:iCs/>
                <w:color w:val="000000"/>
                <w:sz w:val="20"/>
                <w:szCs w:val="20"/>
              </w:rPr>
              <w:t>entity-scoped group</w:t>
            </w:r>
            <w:r w:rsidRPr="00771360">
              <w:rPr>
                <w:rFonts w:ascii="Mulish" w:hAnsi="Mulish"/>
                <w:color w:val="000000"/>
                <w:sz w:val="20"/>
                <w:szCs w:val="20"/>
              </w:rPr>
              <w:t xml:space="preserve"> should provide </w:t>
            </w:r>
            <w:r w:rsidR="00696F5C">
              <w:rPr>
                <w:rFonts w:ascii="Mulish" w:hAnsi="Mulish"/>
                <w:color w:val="000000"/>
                <w:sz w:val="20"/>
                <w:szCs w:val="20"/>
              </w:rPr>
              <w:t xml:space="preserve">the following example privileges as </w:t>
            </w:r>
            <w:r w:rsidRPr="00771360">
              <w:rPr>
                <w:rFonts w:ascii="Mulish" w:hAnsi="Mulish"/>
                <w:color w:val="000000"/>
                <w:sz w:val="20"/>
                <w:szCs w:val="20"/>
              </w:rPr>
              <w:t>required</w:t>
            </w:r>
            <w:r w:rsidR="006269E1">
              <w:rPr>
                <w:rFonts w:ascii="Mulish" w:hAnsi="Mulish"/>
                <w:color w:val="000000"/>
                <w:sz w:val="20"/>
                <w:szCs w:val="20"/>
              </w:rPr>
              <w:t>;</w:t>
            </w:r>
          </w:p>
          <w:p w:rsidR="006269E1" w:rsidP="00771360" w:rsidRDefault="006269E1" w14:paraId="2664878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269E1" w:rsidP="00B34E3E" w:rsidRDefault="00686F79" w14:paraId="37D6B9BB"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269E1">
              <w:rPr>
                <w:rFonts w:ascii="Mulish" w:hAnsi="Mulish"/>
                <w:color w:val="000000"/>
                <w:sz w:val="20"/>
                <w:szCs w:val="20"/>
              </w:rPr>
              <w:t>USE CATALOG</w:t>
            </w:r>
          </w:p>
          <w:p w:rsidR="006269E1" w:rsidP="00B34E3E" w:rsidRDefault="00686F79" w14:paraId="5BA93813"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269E1">
              <w:rPr>
                <w:rFonts w:ascii="Mulish" w:hAnsi="Mulish"/>
                <w:color w:val="000000"/>
                <w:sz w:val="20"/>
                <w:szCs w:val="20"/>
              </w:rPr>
              <w:t>USE SCHEMA</w:t>
            </w:r>
          </w:p>
          <w:p w:rsidR="00273A8C" w:rsidP="00B34E3E" w:rsidRDefault="00686F79" w14:paraId="05FBEB63"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6269E1">
              <w:rPr>
                <w:rFonts w:ascii="Mulish" w:hAnsi="Mulish"/>
                <w:color w:val="000000"/>
                <w:sz w:val="20"/>
                <w:szCs w:val="20"/>
              </w:rPr>
              <w:t>SELECT</w:t>
            </w:r>
          </w:p>
          <w:p w:rsidR="00696F5C" w:rsidP="00696F5C" w:rsidRDefault="00696F5C" w14:paraId="01ED092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696F5C" w:rsidRDefault="00686F79" w14:paraId="33308F66" w14:textId="3BAD499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273A8C">
              <w:rPr>
                <w:rFonts w:ascii="Mulish" w:hAnsi="Mulish"/>
                <w:color w:val="000000"/>
                <w:sz w:val="20"/>
                <w:szCs w:val="20"/>
              </w:rPr>
              <w:t>This is clearer and safer than relying on separate persona and entity groups to assemble a usable privilege path indirectly.</w:t>
            </w:r>
          </w:p>
          <w:p w:rsidRPr="00273A8C" w:rsidR="00273A8C" w:rsidP="00273A8C" w:rsidRDefault="00273A8C" w14:paraId="605FFB9D" w14:textId="6C5F18B9">
            <w:pPr>
              <w:ind w:left="360"/>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1D8CA546"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686F79" w:rsidP="00771360" w:rsidRDefault="00686F79" w14:paraId="771B14C6" w14:textId="72930243">
            <w:pPr>
              <w:rPr>
                <w:rFonts w:ascii="Mulish" w:hAnsi="Mulish"/>
                <w:color w:val="000000"/>
                <w:sz w:val="20"/>
                <w:szCs w:val="20"/>
              </w:rPr>
            </w:pPr>
            <w:r w:rsidRPr="00771360">
              <w:rPr>
                <w:rFonts w:ascii="Mulish" w:hAnsi="Mulish"/>
                <w:color w:val="000000"/>
                <w:sz w:val="20"/>
                <w:szCs w:val="20"/>
              </w:rPr>
              <w:t>ADD-044</w:t>
            </w:r>
          </w:p>
        </w:tc>
        <w:tc>
          <w:tcPr>
            <w:tcW w:w="2075" w:type="dxa"/>
            <w:noWrap/>
          </w:tcPr>
          <w:p w:rsidRPr="00771360" w:rsidR="00686F79" w:rsidP="00771360" w:rsidRDefault="00686F79" w14:paraId="64F8D827" w14:textId="0CCAADF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FR-002, FR-010, FR-013</w:t>
            </w:r>
          </w:p>
        </w:tc>
        <w:tc>
          <w:tcPr>
            <w:tcW w:w="3543" w:type="dxa"/>
            <w:noWrap/>
          </w:tcPr>
          <w:p w:rsidRPr="00771360" w:rsidR="00686F79" w:rsidP="00771360" w:rsidRDefault="00686F79" w14:paraId="3989437C" w14:textId="5681A118">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Entity entitlement groups will be aligned to meaningful access packages rather than every individual securable.</w:t>
            </w:r>
          </w:p>
        </w:tc>
        <w:tc>
          <w:tcPr>
            <w:tcW w:w="7371" w:type="dxa"/>
            <w:noWrap/>
          </w:tcPr>
          <w:p w:rsidR="00273A8C" w:rsidP="00771360" w:rsidRDefault="00273A8C" w14:paraId="76A13C8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Entity entitlement g</w:t>
            </w:r>
            <w:r w:rsidRPr="00771360" w:rsidR="00686F79">
              <w:rPr>
                <w:rFonts w:ascii="Mulish" w:hAnsi="Mulish"/>
                <w:color w:val="000000"/>
                <w:sz w:val="20"/>
                <w:szCs w:val="20"/>
              </w:rPr>
              <w:t xml:space="preserve">roups such as </w:t>
            </w:r>
            <w:r w:rsidRPr="00273A8C" w:rsidR="00686F79">
              <w:rPr>
                <w:rFonts w:ascii="Mulish" w:hAnsi="Mulish"/>
                <w:i/>
                <w:iCs/>
                <w:color w:val="000000"/>
                <w:sz w:val="20"/>
                <w:szCs w:val="20"/>
              </w:rPr>
              <w:t>UC-Agila-Analytics-Readers</w:t>
            </w:r>
            <w:r w:rsidRPr="00771360" w:rsidR="00686F79">
              <w:rPr>
                <w:rFonts w:ascii="Mulish" w:hAnsi="Mulish"/>
                <w:color w:val="000000"/>
                <w:sz w:val="20"/>
                <w:szCs w:val="20"/>
              </w:rPr>
              <w:t xml:space="preserve"> can cover an approved set of Silver and Gold schemas, avoiding a proliferation of groups for every schema or table. </w:t>
            </w:r>
          </w:p>
          <w:p w:rsidR="00273A8C" w:rsidP="00771360" w:rsidRDefault="00273A8C" w14:paraId="619EF10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771360" w:rsidRDefault="00686F79" w14:paraId="53875B69" w14:textId="6DABFA82">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More granular groups should be introduced only where business access requirements differ materially</w:t>
            </w:r>
            <w:r w:rsidR="00273A8C">
              <w:rPr>
                <w:rFonts w:ascii="Mulish" w:hAnsi="Mulish"/>
                <w:color w:val="000000"/>
                <w:sz w:val="20"/>
                <w:szCs w:val="20"/>
              </w:rPr>
              <w:t xml:space="preserve"> for that defined at entity entitlement level</w:t>
            </w:r>
            <w:r w:rsidRPr="00771360">
              <w:rPr>
                <w:rFonts w:ascii="Mulish" w:hAnsi="Mulish"/>
                <w:color w:val="000000"/>
                <w:sz w:val="20"/>
                <w:szCs w:val="20"/>
              </w:rPr>
              <w:t>.</w:t>
            </w:r>
          </w:p>
          <w:p w:rsidRPr="00771360" w:rsidR="00273A8C" w:rsidP="00771360" w:rsidRDefault="00273A8C" w14:paraId="61EEB46D" w14:textId="78E23AA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4374EB83"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686F79" w:rsidP="00771360" w:rsidRDefault="00686F79" w14:paraId="69F8E76C" w14:textId="21865D49">
            <w:pPr>
              <w:rPr>
                <w:rFonts w:ascii="Mulish" w:hAnsi="Mulish"/>
                <w:color w:val="000000"/>
                <w:sz w:val="20"/>
                <w:szCs w:val="20"/>
              </w:rPr>
            </w:pPr>
            <w:r w:rsidRPr="00771360">
              <w:rPr>
                <w:rFonts w:ascii="Mulish" w:hAnsi="Mulish"/>
                <w:color w:val="000000"/>
                <w:sz w:val="20"/>
                <w:szCs w:val="20"/>
              </w:rPr>
              <w:t>ADD-045</w:t>
            </w:r>
          </w:p>
        </w:tc>
        <w:tc>
          <w:tcPr>
            <w:tcW w:w="2075" w:type="dxa"/>
            <w:noWrap/>
          </w:tcPr>
          <w:p w:rsidRPr="00771360" w:rsidR="00686F79" w:rsidP="00771360" w:rsidRDefault="00686F79" w14:paraId="0CD312F3" w14:textId="3AB5771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FR-002, FR-010</w:t>
            </w:r>
          </w:p>
        </w:tc>
        <w:tc>
          <w:tcPr>
            <w:tcW w:w="3543" w:type="dxa"/>
            <w:noWrap/>
          </w:tcPr>
          <w:p w:rsidRPr="00771360" w:rsidR="00686F79" w:rsidP="00771360" w:rsidRDefault="00686F79" w14:paraId="188A994B" w14:textId="1BD1C19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Unity Catalog</w:t>
            </w:r>
            <w:r w:rsidR="00273A8C">
              <w:rPr>
                <w:rFonts w:ascii="Mulish" w:hAnsi="Mulish"/>
                <w:i/>
                <w:iCs/>
                <w:color w:val="000000"/>
                <w:sz w:val="20"/>
                <w:szCs w:val="20"/>
              </w:rPr>
              <w:t>ue</w:t>
            </w:r>
            <w:r w:rsidRPr="00771360">
              <w:rPr>
                <w:rFonts w:ascii="Mulish" w:hAnsi="Mulish"/>
                <w:i/>
                <w:iCs/>
                <w:color w:val="000000"/>
                <w:sz w:val="20"/>
                <w:szCs w:val="20"/>
              </w:rPr>
              <w:t xml:space="preserve"> privileges will be treated as additive - group membership will not be assumed to create a logical permission intersection or explicit deny.</w:t>
            </w:r>
          </w:p>
        </w:tc>
        <w:tc>
          <w:tcPr>
            <w:tcW w:w="7371" w:type="dxa"/>
            <w:noWrap/>
          </w:tcPr>
          <w:p w:rsidR="00A0476B" w:rsidP="00771360" w:rsidRDefault="00A0476B" w14:paraId="622E78BC"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In Unity Catalogue an individual </w:t>
            </w:r>
            <w:r w:rsidRPr="00771360" w:rsidR="00686F79">
              <w:rPr>
                <w:rFonts w:ascii="Mulish" w:hAnsi="Mulish"/>
                <w:color w:val="000000"/>
                <w:sz w:val="20"/>
                <w:szCs w:val="20"/>
              </w:rPr>
              <w:t xml:space="preserve">user receives the union of privileges granted directly and through all </w:t>
            </w:r>
            <w:r>
              <w:rPr>
                <w:rFonts w:ascii="Mulish" w:hAnsi="Mulish"/>
                <w:color w:val="000000"/>
                <w:sz w:val="20"/>
                <w:szCs w:val="20"/>
              </w:rPr>
              <w:t xml:space="preserve">relevant </w:t>
            </w:r>
            <w:r w:rsidRPr="00771360" w:rsidR="00686F79">
              <w:rPr>
                <w:rFonts w:ascii="Mulish" w:hAnsi="Mulish"/>
                <w:color w:val="000000"/>
                <w:sz w:val="20"/>
                <w:szCs w:val="20"/>
              </w:rPr>
              <w:t>groups</w:t>
            </w:r>
            <w:r>
              <w:rPr>
                <w:rFonts w:ascii="Mulish" w:hAnsi="Mulish"/>
                <w:color w:val="000000"/>
                <w:sz w:val="20"/>
                <w:szCs w:val="20"/>
              </w:rPr>
              <w:t xml:space="preserve"> assignments</w:t>
            </w:r>
            <w:r w:rsidRPr="00771360" w:rsidR="00686F79">
              <w:rPr>
                <w:rFonts w:ascii="Mulish" w:hAnsi="Mulish"/>
                <w:color w:val="000000"/>
                <w:sz w:val="20"/>
                <w:szCs w:val="20"/>
              </w:rPr>
              <w:t xml:space="preserve">. </w:t>
            </w:r>
          </w:p>
          <w:p w:rsidR="00A0476B" w:rsidP="00771360" w:rsidRDefault="00A0476B" w14:paraId="7EB4C21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771360" w:rsidRDefault="00686F79" w14:paraId="7DA3DA1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An entity group does not constrain privileges from another group, and a missing privilege should not be treated as a robust deny boundary where accidental grants could later complete the access path.</w:t>
            </w:r>
          </w:p>
          <w:p w:rsidRPr="00771360" w:rsidR="00A0476B" w:rsidP="00771360" w:rsidRDefault="00A0476B" w14:paraId="1827A1BF" w14:textId="2BDAA9E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32A3C703"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686F79" w:rsidP="00771360" w:rsidRDefault="00686F79" w14:paraId="59C32114" w14:textId="404ADFF4">
            <w:pPr>
              <w:rPr>
                <w:rFonts w:ascii="Mulish" w:hAnsi="Mulish"/>
                <w:color w:val="000000"/>
                <w:sz w:val="20"/>
                <w:szCs w:val="20"/>
              </w:rPr>
            </w:pPr>
            <w:r w:rsidRPr="00771360">
              <w:rPr>
                <w:rFonts w:ascii="Mulish" w:hAnsi="Mulish"/>
                <w:color w:val="000000"/>
                <w:sz w:val="20"/>
                <w:szCs w:val="20"/>
              </w:rPr>
              <w:t>ADD-046</w:t>
            </w:r>
          </w:p>
        </w:tc>
        <w:tc>
          <w:tcPr>
            <w:tcW w:w="2075" w:type="dxa"/>
            <w:noWrap/>
          </w:tcPr>
          <w:p w:rsidRPr="00771360" w:rsidR="00686F79" w:rsidP="00771360" w:rsidRDefault="00686F79" w14:paraId="2DD8DDD3" w14:textId="137E76B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FR-010, FR-011</w:t>
            </w:r>
          </w:p>
        </w:tc>
        <w:tc>
          <w:tcPr>
            <w:tcW w:w="3543" w:type="dxa"/>
            <w:noWrap/>
          </w:tcPr>
          <w:p w:rsidRPr="00771360" w:rsidR="00686F79" w:rsidP="00771360" w:rsidRDefault="00686F79" w14:paraId="73C2AE28" w14:textId="759C6972">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Sensitive data will be masked or filtered by default, with cleartext access granted through separate elevation groups.</w:t>
            </w:r>
          </w:p>
        </w:tc>
        <w:tc>
          <w:tcPr>
            <w:tcW w:w="7371" w:type="dxa"/>
            <w:noWrap/>
          </w:tcPr>
          <w:p w:rsidR="00C30492" w:rsidP="00771360" w:rsidRDefault="00686F79" w14:paraId="60DC8703" w14:textId="4F5A266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 xml:space="preserve">Sensitive-data </w:t>
            </w:r>
            <w:r w:rsidR="00A0476B">
              <w:rPr>
                <w:rFonts w:ascii="Mulish" w:hAnsi="Mulish"/>
                <w:color w:val="000000"/>
                <w:sz w:val="20"/>
                <w:szCs w:val="20"/>
              </w:rPr>
              <w:t>(</w:t>
            </w:r>
            <w:r w:rsidR="009639E7">
              <w:rPr>
                <w:rFonts w:ascii="Mulish" w:hAnsi="Mulish"/>
                <w:color w:val="000000"/>
                <w:sz w:val="20"/>
                <w:szCs w:val="20"/>
              </w:rPr>
              <w:t>personally</w:t>
            </w:r>
            <w:r w:rsidR="00A0476B">
              <w:rPr>
                <w:rFonts w:ascii="Mulish" w:hAnsi="Mulish"/>
                <w:color w:val="000000"/>
                <w:sz w:val="20"/>
                <w:szCs w:val="20"/>
              </w:rPr>
              <w:t xml:space="preserve"> identifiable information (PII) or financial </w:t>
            </w:r>
            <w:r w:rsidR="00C30492">
              <w:rPr>
                <w:rFonts w:ascii="Mulish" w:hAnsi="Mulish"/>
                <w:color w:val="000000"/>
                <w:sz w:val="20"/>
                <w:szCs w:val="20"/>
              </w:rPr>
              <w:t xml:space="preserve">details) </w:t>
            </w:r>
            <w:r w:rsidRPr="00771360">
              <w:rPr>
                <w:rFonts w:ascii="Mulish" w:hAnsi="Mulish"/>
                <w:color w:val="000000"/>
                <w:sz w:val="20"/>
                <w:szCs w:val="20"/>
              </w:rPr>
              <w:t xml:space="preserve">access is </w:t>
            </w:r>
            <w:r w:rsidR="00C30492">
              <w:rPr>
                <w:rFonts w:ascii="Mulish" w:hAnsi="Mulish"/>
                <w:color w:val="000000"/>
                <w:sz w:val="20"/>
                <w:szCs w:val="20"/>
              </w:rPr>
              <w:t xml:space="preserve">treated as </w:t>
            </w:r>
            <w:r w:rsidRPr="00771360">
              <w:rPr>
                <w:rFonts w:ascii="Mulish" w:hAnsi="Mulish"/>
                <w:color w:val="000000"/>
                <w:sz w:val="20"/>
                <w:szCs w:val="20"/>
              </w:rPr>
              <w:t xml:space="preserve">an </w:t>
            </w:r>
            <w:r w:rsidRPr="00C30492">
              <w:rPr>
                <w:rFonts w:ascii="Mulish" w:hAnsi="Mulish"/>
                <w:b/>
                <w:bCs/>
                <w:i/>
                <w:iCs/>
                <w:color w:val="000000"/>
                <w:sz w:val="20"/>
                <w:szCs w:val="20"/>
              </w:rPr>
              <w:t>additional privilege</w:t>
            </w:r>
            <w:r w:rsidRPr="00771360">
              <w:rPr>
                <w:rFonts w:ascii="Mulish" w:hAnsi="Mulish"/>
                <w:color w:val="000000"/>
                <w:sz w:val="20"/>
                <w:szCs w:val="20"/>
              </w:rPr>
              <w:t xml:space="preserve">, not a standard part of persona or entity membership. </w:t>
            </w:r>
          </w:p>
          <w:p w:rsidR="00C30492" w:rsidP="00771360" w:rsidRDefault="00C30492" w14:paraId="7E6E938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771360" w:rsidRDefault="00686F79" w14:paraId="23C1C1B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lastRenderedPageBreak/>
              <w:t xml:space="preserve">Users with base data access should see </w:t>
            </w:r>
            <w:r w:rsidR="00C30492">
              <w:rPr>
                <w:rFonts w:ascii="Mulish" w:hAnsi="Mulish"/>
                <w:color w:val="000000"/>
                <w:sz w:val="20"/>
                <w:szCs w:val="20"/>
              </w:rPr>
              <w:t>masked</w:t>
            </w:r>
            <w:r w:rsidRPr="00771360">
              <w:rPr>
                <w:rFonts w:ascii="Mulish" w:hAnsi="Mulish"/>
                <w:color w:val="000000"/>
                <w:sz w:val="20"/>
                <w:szCs w:val="20"/>
              </w:rPr>
              <w:t xml:space="preserve"> values</w:t>
            </w:r>
            <w:r w:rsidR="00C30492">
              <w:rPr>
                <w:rFonts w:ascii="Mulish" w:hAnsi="Mulish"/>
                <w:color w:val="000000"/>
                <w:sz w:val="20"/>
                <w:szCs w:val="20"/>
              </w:rPr>
              <w:t xml:space="preserve"> by default</w:t>
            </w:r>
            <w:r w:rsidRPr="00771360">
              <w:rPr>
                <w:rFonts w:ascii="Mulish" w:hAnsi="Mulish"/>
                <w:color w:val="000000"/>
                <w:sz w:val="20"/>
                <w:szCs w:val="20"/>
              </w:rPr>
              <w:t xml:space="preserve"> unless they are explicitly approved for a sensitive-data exemption.</w:t>
            </w:r>
            <w:r w:rsidR="00C30492">
              <w:rPr>
                <w:rFonts w:ascii="Mulish" w:hAnsi="Mulish"/>
                <w:color w:val="000000"/>
                <w:sz w:val="20"/>
                <w:szCs w:val="20"/>
              </w:rPr>
              <w:t xml:space="preserve"> Masking rules can be applied </w:t>
            </w:r>
            <w:r w:rsidR="0042395C">
              <w:rPr>
                <w:rFonts w:ascii="Mulish" w:hAnsi="Mulish"/>
                <w:color w:val="000000"/>
                <w:sz w:val="20"/>
                <w:szCs w:val="20"/>
              </w:rPr>
              <w:t>through</w:t>
            </w:r>
            <w:r w:rsidR="00C30492">
              <w:rPr>
                <w:rFonts w:ascii="Mulish" w:hAnsi="Mulish"/>
                <w:color w:val="000000"/>
                <w:sz w:val="20"/>
                <w:szCs w:val="20"/>
              </w:rPr>
              <w:t xml:space="preserve"> Unity Catalogue</w:t>
            </w:r>
            <w:r w:rsidR="0042395C">
              <w:rPr>
                <w:rFonts w:ascii="Mulish" w:hAnsi="Mulish"/>
                <w:color w:val="000000"/>
                <w:sz w:val="20"/>
                <w:szCs w:val="20"/>
              </w:rPr>
              <w:t>.</w:t>
            </w:r>
          </w:p>
          <w:p w:rsidRPr="00771360" w:rsidR="0042395C" w:rsidP="00771360" w:rsidRDefault="0042395C" w14:paraId="0EA031D1" w14:textId="22B4C7A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686F79" w:rsidTr="1ADBE79A" w14:paraId="2934D0B5"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686F79" w:rsidP="00771360" w:rsidRDefault="00686F79" w14:paraId="39D3A895" w14:textId="1338FFF2">
            <w:pPr>
              <w:rPr>
                <w:rFonts w:ascii="Mulish" w:hAnsi="Mulish"/>
                <w:color w:val="000000"/>
                <w:sz w:val="20"/>
                <w:szCs w:val="20"/>
              </w:rPr>
            </w:pPr>
            <w:r w:rsidRPr="00771360">
              <w:rPr>
                <w:rFonts w:ascii="Mulish" w:hAnsi="Mulish"/>
                <w:color w:val="000000"/>
                <w:sz w:val="20"/>
                <w:szCs w:val="20"/>
              </w:rPr>
              <w:t>ADD-047</w:t>
            </w:r>
          </w:p>
        </w:tc>
        <w:tc>
          <w:tcPr>
            <w:tcW w:w="2075" w:type="dxa"/>
            <w:noWrap/>
          </w:tcPr>
          <w:p w:rsidRPr="00771360" w:rsidR="00686F79" w:rsidP="00771360" w:rsidRDefault="00686F79" w14:paraId="07F72CD5" w14:textId="0CBFA78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FR-010, FR-013, FR-019</w:t>
            </w:r>
          </w:p>
        </w:tc>
        <w:tc>
          <w:tcPr>
            <w:tcW w:w="3543" w:type="dxa"/>
            <w:noWrap/>
          </w:tcPr>
          <w:p w:rsidRPr="00771360" w:rsidR="00686F79" w:rsidP="00771360" w:rsidRDefault="00686F79" w14:paraId="307F8C8B" w14:textId="1CAE88DC">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Unity Catalog</w:t>
            </w:r>
            <w:r w:rsidR="0042395C">
              <w:rPr>
                <w:rFonts w:ascii="Mulish" w:hAnsi="Mulish"/>
                <w:i/>
                <w:iCs/>
                <w:color w:val="000000"/>
                <w:sz w:val="20"/>
                <w:szCs w:val="20"/>
              </w:rPr>
              <w:t>ue</w:t>
            </w:r>
            <w:r w:rsidRPr="00771360">
              <w:rPr>
                <w:rFonts w:ascii="Mulish" w:hAnsi="Mulish"/>
                <w:i/>
                <w:iCs/>
                <w:color w:val="000000"/>
                <w:sz w:val="20"/>
                <w:szCs w:val="20"/>
              </w:rPr>
              <w:t xml:space="preserve"> securables, ownership and baseline grants will be managed through Terraform.</w:t>
            </w:r>
          </w:p>
        </w:tc>
        <w:tc>
          <w:tcPr>
            <w:tcW w:w="7371" w:type="dxa"/>
            <w:noWrap/>
          </w:tcPr>
          <w:p w:rsidR="0042395C" w:rsidP="00771360" w:rsidRDefault="0042395C" w14:paraId="5C7FC57B" w14:textId="44EA599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Where possible, all Unity Catal</w:t>
            </w:r>
            <w:r w:rsidR="004C0807">
              <w:rPr>
                <w:rFonts w:ascii="Mulish" w:hAnsi="Mulish"/>
                <w:color w:val="000000"/>
                <w:sz w:val="20"/>
                <w:szCs w:val="20"/>
              </w:rPr>
              <w:t>ogue securables, baseline grants and ownership should be defined through Terraform, the Calandra platform’s Infrastructure-as-code (IaC) service of choice.</w:t>
            </w:r>
          </w:p>
          <w:p w:rsidR="0042395C" w:rsidP="00771360" w:rsidRDefault="0042395C" w14:paraId="0A6C6142"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686F79" w:rsidP="00771360" w:rsidRDefault="004C0807" w14:paraId="29ADEFC4" w14:textId="7A38A5F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IaC</w:t>
            </w:r>
            <w:r w:rsidRPr="00771360" w:rsidR="00686F79">
              <w:rPr>
                <w:rFonts w:ascii="Mulish" w:hAnsi="Mulish"/>
                <w:color w:val="000000"/>
                <w:sz w:val="20"/>
                <w:szCs w:val="20"/>
              </w:rPr>
              <w:t xml:space="preserve"> provides repeatability, </w:t>
            </w:r>
            <w:r>
              <w:rPr>
                <w:rFonts w:ascii="Mulish" w:hAnsi="Mulish"/>
                <w:color w:val="000000"/>
                <w:sz w:val="20"/>
                <w:szCs w:val="20"/>
              </w:rPr>
              <w:t xml:space="preserve">clear </w:t>
            </w:r>
            <w:r w:rsidRPr="00771360" w:rsidR="00686F79">
              <w:rPr>
                <w:rFonts w:ascii="Mulish" w:hAnsi="Mulish"/>
                <w:color w:val="000000"/>
                <w:sz w:val="20"/>
                <w:szCs w:val="20"/>
              </w:rPr>
              <w:t xml:space="preserve">peer review, audit history and consistency across </w:t>
            </w:r>
            <w:r>
              <w:rPr>
                <w:rFonts w:ascii="Mulish" w:hAnsi="Mulish"/>
                <w:color w:val="000000"/>
                <w:sz w:val="20"/>
                <w:szCs w:val="20"/>
              </w:rPr>
              <w:t xml:space="preserve">all </w:t>
            </w:r>
            <w:r w:rsidRPr="00771360" w:rsidR="00686F79">
              <w:rPr>
                <w:rFonts w:ascii="Mulish" w:hAnsi="Mulish"/>
                <w:color w:val="000000"/>
                <w:sz w:val="20"/>
                <w:szCs w:val="20"/>
              </w:rPr>
              <w:t>environments. It also reduces configuration drift and makes access changes part of the controlled delivery process.</w:t>
            </w:r>
          </w:p>
          <w:p w:rsidRPr="00771360" w:rsidR="004C0807" w:rsidP="00771360" w:rsidRDefault="004C0807" w14:paraId="283F8DEF" w14:textId="2B674C3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9D210A" w:rsidR="00771360" w:rsidTr="1ADBE79A" w14:paraId="7E101D2D"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771360" w:rsidR="00771360" w:rsidP="00771360" w:rsidRDefault="00771360" w14:paraId="0C75B93C" w14:textId="7AF77E49">
            <w:pPr>
              <w:rPr>
                <w:rFonts w:ascii="Mulish" w:hAnsi="Mulish"/>
                <w:color w:val="000000"/>
                <w:sz w:val="20"/>
                <w:szCs w:val="20"/>
              </w:rPr>
            </w:pPr>
            <w:r w:rsidRPr="00771360">
              <w:rPr>
                <w:rFonts w:ascii="Mulish" w:hAnsi="Mulish"/>
                <w:color w:val="000000"/>
                <w:sz w:val="20"/>
                <w:szCs w:val="20"/>
              </w:rPr>
              <w:t>ADD-049</w:t>
            </w:r>
          </w:p>
        </w:tc>
        <w:tc>
          <w:tcPr>
            <w:tcW w:w="2075" w:type="dxa"/>
            <w:noWrap/>
          </w:tcPr>
          <w:p w:rsidRPr="00771360" w:rsidR="00771360" w:rsidP="00771360" w:rsidRDefault="00771360" w14:paraId="1B4FE12E" w14:textId="179889C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FR-010, FR-012, FR-015, FR-019</w:t>
            </w:r>
          </w:p>
        </w:tc>
        <w:tc>
          <w:tcPr>
            <w:tcW w:w="3543" w:type="dxa"/>
            <w:noWrap/>
          </w:tcPr>
          <w:p w:rsidRPr="00771360" w:rsidR="00771360" w:rsidP="00771360" w:rsidRDefault="00771360" w14:paraId="627E65E5" w14:textId="790842AF">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771360">
              <w:rPr>
                <w:rFonts w:ascii="Mulish" w:hAnsi="Mulish"/>
                <w:i/>
                <w:iCs/>
                <w:color w:val="000000"/>
                <w:sz w:val="20"/>
                <w:szCs w:val="20"/>
              </w:rPr>
              <w:t>Production writes will be performed through</w:t>
            </w:r>
            <w:r w:rsidR="009639E7">
              <w:rPr>
                <w:rFonts w:ascii="Mulish" w:hAnsi="Mulish"/>
                <w:i/>
                <w:iCs/>
                <w:color w:val="000000"/>
                <w:sz w:val="20"/>
                <w:szCs w:val="20"/>
              </w:rPr>
              <w:t xml:space="preserve"> managed identities and</w:t>
            </w:r>
            <w:r w:rsidRPr="00771360">
              <w:rPr>
                <w:rFonts w:ascii="Mulish" w:hAnsi="Mulish"/>
                <w:i/>
                <w:iCs/>
                <w:color w:val="000000"/>
                <w:sz w:val="20"/>
                <w:szCs w:val="20"/>
              </w:rPr>
              <w:t xml:space="preserve"> service principals rather than interactive user identities.</w:t>
            </w:r>
          </w:p>
        </w:tc>
        <w:tc>
          <w:tcPr>
            <w:tcW w:w="7371" w:type="dxa"/>
            <w:noWrap/>
          </w:tcPr>
          <w:p w:rsidR="0093329E" w:rsidP="00771360" w:rsidRDefault="00771360" w14:paraId="0294335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 xml:space="preserve">Production ingestion, transformation and publication </w:t>
            </w:r>
            <w:r w:rsidR="009639E7">
              <w:rPr>
                <w:rFonts w:ascii="Mulish" w:hAnsi="Mulish"/>
                <w:color w:val="000000"/>
                <w:sz w:val="20"/>
                <w:szCs w:val="20"/>
              </w:rPr>
              <w:t xml:space="preserve">workloads </w:t>
            </w:r>
            <w:r w:rsidRPr="00771360">
              <w:rPr>
                <w:rFonts w:ascii="Mulish" w:hAnsi="Mulish"/>
                <w:color w:val="000000"/>
                <w:sz w:val="20"/>
                <w:szCs w:val="20"/>
              </w:rPr>
              <w:t>should run under controlled workload identities</w:t>
            </w:r>
            <w:r w:rsidR="009639E7">
              <w:rPr>
                <w:rFonts w:ascii="Mulish" w:hAnsi="Mulish"/>
                <w:color w:val="000000"/>
                <w:sz w:val="20"/>
                <w:szCs w:val="20"/>
              </w:rPr>
              <w:t xml:space="preserve">, </w:t>
            </w:r>
            <w:r w:rsidRPr="0093329E" w:rsidR="009639E7">
              <w:rPr>
                <w:rFonts w:ascii="Mulish" w:hAnsi="Mulish"/>
                <w:b/>
                <w:bCs/>
                <w:i/>
                <w:iCs/>
                <w:color w:val="000000"/>
                <w:sz w:val="20"/>
                <w:szCs w:val="20"/>
              </w:rPr>
              <w:t>managed identities</w:t>
            </w:r>
            <w:r w:rsidR="009639E7">
              <w:rPr>
                <w:rFonts w:ascii="Mulish" w:hAnsi="Mulish"/>
                <w:color w:val="000000"/>
                <w:sz w:val="20"/>
                <w:szCs w:val="20"/>
              </w:rPr>
              <w:t xml:space="preserve"> for Azure Services and </w:t>
            </w:r>
            <w:r w:rsidRPr="0093329E" w:rsidR="009576CC">
              <w:rPr>
                <w:rFonts w:ascii="Mulish" w:hAnsi="Mulish"/>
                <w:b/>
                <w:bCs/>
                <w:i/>
                <w:iCs/>
                <w:color w:val="000000"/>
                <w:sz w:val="20"/>
                <w:szCs w:val="20"/>
              </w:rPr>
              <w:t>service principals</w:t>
            </w:r>
            <w:r w:rsidR="009639E7">
              <w:rPr>
                <w:rFonts w:ascii="Mulish" w:hAnsi="Mulish"/>
                <w:color w:val="000000"/>
                <w:sz w:val="20"/>
                <w:szCs w:val="20"/>
              </w:rPr>
              <w:t xml:space="preserve"> for third-party SaaS products</w:t>
            </w:r>
            <w:r w:rsidR="0093329E">
              <w:rPr>
                <w:rFonts w:ascii="Mulish" w:hAnsi="Mulish"/>
                <w:color w:val="000000"/>
                <w:sz w:val="20"/>
                <w:szCs w:val="20"/>
              </w:rPr>
              <w:t>.</w:t>
            </w:r>
          </w:p>
          <w:p w:rsidR="0093329E" w:rsidP="00771360" w:rsidRDefault="0093329E" w14:paraId="3A269B0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576CC" w:rsidP="00771360" w:rsidRDefault="0093329E" w14:paraId="5FB2C36B" w14:textId="459E86F3">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Workloads in production should </w:t>
            </w:r>
            <w:r w:rsidRPr="0093329E">
              <w:rPr>
                <w:rFonts w:ascii="Mulish" w:hAnsi="Mulish"/>
                <w:b/>
                <w:bCs/>
                <w:i/>
                <w:iCs/>
                <w:color w:val="000000"/>
                <w:sz w:val="20"/>
                <w:szCs w:val="20"/>
              </w:rPr>
              <w:t>never</w:t>
            </w:r>
            <w:r>
              <w:rPr>
                <w:rFonts w:ascii="Mulish" w:hAnsi="Mulish"/>
                <w:color w:val="000000"/>
                <w:sz w:val="20"/>
                <w:szCs w:val="20"/>
              </w:rPr>
              <w:t xml:space="preserve"> be run by </w:t>
            </w:r>
            <w:r w:rsidRPr="0093329E" w:rsidR="004C0807">
              <w:rPr>
                <w:rFonts w:ascii="Mulish" w:hAnsi="Mulish"/>
                <w:b/>
                <w:bCs/>
                <w:i/>
                <w:iCs/>
                <w:color w:val="000000"/>
                <w:sz w:val="20"/>
                <w:szCs w:val="20"/>
              </w:rPr>
              <w:t>individual users</w:t>
            </w:r>
            <w:r w:rsidRPr="00771360" w:rsidR="00771360">
              <w:rPr>
                <w:rFonts w:ascii="Mulish" w:hAnsi="Mulish"/>
                <w:color w:val="000000"/>
                <w:sz w:val="20"/>
                <w:szCs w:val="20"/>
              </w:rPr>
              <w:t xml:space="preserve">. </w:t>
            </w:r>
          </w:p>
          <w:p w:rsidR="009576CC" w:rsidP="00771360" w:rsidRDefault="009576CC" w14:paraId="5A55F7D6"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771360" w:rsidR="00771360" w:rsidP="00771360" w:rsidRDefault="00771360" w14:paraId="2617E746" w14:textId="67FFC5D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71360">
              <w:rPr>
                <w:rFonts w:ascii="Mulish" w:hAnsi="Mulish"/>
                <w:color w:val="000000"/>
                <w:sz w:val="20"/>
                <w:szCs w:val="20"/>
              </w:rPr>
              <w:t>This provides predictable ownership, stronger audibility and removes dependency on individual user accounts. Human users should not receive routine production write permissions.</w:t>
            </w:r>
          </w:p>
        </w:tc>
      </w:tr>
    </w:tbl>
    <w:p w:rsidR="00C32E6F" w:rsidP="00C32E6F" w:rsidRDefault="00C32E6F" w14:paraId="4FBFE7BF" w14:textId="77777777"/>
    <w:p w:rsidR="00343394" w:rsidP="00C32E6F" w:rsidRDefault="000E74A7" w14:paraId="66A78C50" w14:textId="5E6D2B91">
      <w:pPr>
        <w:rPr>
          <w:rFonts w:ascii="Mulish" w:hAnsi="Mulish"/>
        </w:rPr>
      </w:pPr>
      <w:r w:rsidRPr="00C662FB">
        <w:rPr>
          <w:rFonts w:ascii="Mulish" w:hAnsi="Mulish"/>
        </w:rPr>
        <w:t>The following table provides a summary of the</w:t>
      </w:r>
      <w:r w:rsidRPr="00C662FB" w:rsidR="001E683A">
        <w:rPr>
          <w:rFonts w:ascii="Mulish" w:hAnsi="Mulish"/>
        </w:rPr>
        <w:t xml:space="preserve"> proposed access group categories</w:t>
      </w:r>
      <w:r w:rsidR="00B82DF9">
        <w:rPr>
          <w:rFonts w:ascii="Mulish" w:hAnsi="Mulish"/>
        </w:rPr>
        <w:t xml:space="preserve">, example groups and typical permissions. </w:t>
      </w:r>
      <w:r w:rsidRPr="00B82DF9" w:rsidR="00B82DF9">
        <w:rPr>
          <w:rFonts w:ascii="Mulish" w:hAnsi="Mulish"/>
          <w:b/>
          <w:bCs/>
          <w:i/>
          <w:iCs/>
        </w:rPr>
        <w:t>NB:</w:t>
      </w:r>
      <w:r w:rsidR="00B82DF9">
        <w:rPr>
          <w:rFonts w:ascii="Mulish" w:hAnsi="Mulish"/>
        </w:rPr>
        <w:t xml:space="preserve"> This is not meant to be an exhaustive list</w:t>
      </w:r>
      <w:r w:rsidRPr="00C662FB">
        <w:rPr>
          <w:rFonts w:ascii="Mulish" w:hAnsi="Mulish"/>
        </w:rPr>
        <w:t>;</w:t>
      </w:r>
    </w:p>
    <w:p w:rsidRPr="00C662FB" w:rsidR="00010F3A" w:rsidP="00C32E6F" w:rsidRDefault="00010F3A" w14:paraId="18C8D799" w14:textId="77777777">
      <w:pPr>
        <w:rPr>
          <w:rFonts w:ascii="Mulish" w:hAnsi="Mulish"/>
        </w:rPr>
      </w:pPr>
    </w:p>
    <w:tbl>
      <w:tblPr>
        <w:tblStyle w:val="PlainTable3"/>
        <w:tblW w:w="0" w:type="auto"/>
        <w:tblLook w:val="06A0" w:firstRow="1" w:lastRow="0" w:firstColumn="1" w:lastColumn="0" w:noHBand="1" w:noVBand="1"/>
      </w:tblPr>
      <w:tblGrid>
        <w:gridCol w:w="2268"/>
        <w:gridCol w:w="4253"/>
        <w:gridCol w:w="3544"/>
        <w:gridCol w:w="3893"/>
        <w:tblGridChange w:id="349">
          <w:tblGrid>
            <w:gridCol w:w="2268"/>
            <w:gridCol w:w="4253"/>
            <w:gridCol w:w="3544"/>
            <w:gridCol w:w="3893"/>
          </w:tblGrid>
        </w:tblGridChange>
      </w:tblGrid>
      <w:tr w:rsidRPr="00010F3A" w:rsidR="000E74A7" w:rsidTr="1ADBE79A" w14:paraId="1A86FF8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hideMark/>
          </w:tcPr>
          <w:p w:rsidRPr="00010F3A" w:rsidR="000E74A7" w:rsidP="000E74A7" w:rsidRDefault="000E74A7" w14:paraId="22B80BC7" w14:textId="77777777">
            <w:pPr>
              <w:jc w:val="center"/>
              <w:rPr>
                <w:rFonts w:ascii="Mulish" w:hAnsi="Mulish"/>
                <w:sz w:val="20"/>
                <w:szCs w:val="20"/>
              </w:rPr>
            </w:pPr>
            <w:r w:rsidRPr="00010F3A">
              <w:rPr>
                <w:rFonts w:ascii="Mulish" w:hAnsi="Mulish"/>
                <w:sz w:val="20"/>
                <w:szCs w:val="20"/>
              </w:rPr>
              <w:t>Access Group Category</w:t>
            </w:r>
          </w:p>
        </w:tc>
        <w:tc>
          <w:tcPr>
            <w:tcW w:w="4253" w:type="dxa"/>
            <w:hideMark/>
          </w:tcPr>
          <w:p w:rsidRPr="00010F3A" w:rsidR="000E74A7" w:rsidP="000E74A7" w:rsidRDefault="000E74A7" w14:paraId="09A88645" w14:textId="77777777">
            <w:pPr>
              <w:jc w:val="center"/>
              <w:cnfStyle w:val="100000000000" w:firstRow="1"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Purpose</w:t>
            </w:r>
          </w:p>
        </w:tc>
        <w:tc>
          <w:tcPr>
            <w:tcW w:w="3544" w:type="dxa"/>
            <w:hideMark/>
          </w:tcPr>
          <w:p w:rsidRPr="00010F3A" w:rsidR="000E74A7" w:rsidP="000E74A7" w:rsidRDefault="000E74A7" w14:paraId="2133C8A7" w14:textId="77777777">
            <w:pPr>
              <w:jc w:val="center"/>
              <w:cnfStyle w:val="100000000000" w:firstRow="1"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Example Groups</w:t>
            </w:r>
          </w:p>
        </w:tc>
        <w:tc>
          <w:tcPr>
            <w:tcW w:w="3893" w:type="dxa"/>
            <w:hideMark/>
          </w:tcPr>
          <w:p w:rsidRPr="00010F3A" w:rsidR="000E74A7" w:rsidP="000E74A7" w:rsidRDefault="000E74A7" w14:paraId="5AA5825D" w14:textId="77777777">
            <w:pPr>
              <w:jc w:val="center"/>
              <w:cnfStyle w:val="100000000000" w:firstRow="1"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Typical Permissions</w:t>
            </w:r>
          </w:p>
        </w:tc>
      </w:tr>
      <w:tr w:rsidRPr="00010F3A" w:rsidR="000E74A7" w:rsidTr="1ADBE79A" w14:paraId="1BCE5026" w14:textId="77777777">
        <w:tc>
          <w:tcPr>
            <w:cnfStyle w:val="001000000000" w:firstRow="0" w:lastRow="0" w:firstColumn="1" w:lastColumn="0" w:oddVBand="0" w:evenVBand="0" w:oddHBand="0" w:evenHBand="0" w:firstRowFirstColumn="0" w:firstRowLastColumn="0" w:lastRowFirstColumn="0" w:lastRowLastColumn="0"/>
            <w:tcW w:w="2268" w:type="dxa"/>
            <w:hideMark/>
          </w:tcPr>
          <w:p w:rsidRPr="00010F3A" w:rsidR="000E74A7" w:rsidP="000E74A7" w:rsidRDefault="000E74A7" w14:paraId="4804C9E9" w14:textId="0DF1FB80">
            <w:pPr>
              <w:rPr>
                <w:rFonts w:ascii="Mulish" w:hAnsi="Mulish"/>
                <w:sz w:val="20"/>
                <w:szCs w:val="20"/>
              </w:rPr>
            </w:pPr>
            <w:r w:rsidRPr="00010F3A">
              <w:rPr>
                <w:rFonts w:ascii="Mulish" w:hAnsi="Mulish"/>
                <w:sz w:val="20"/>
                <w:szCs w:val="20"/>
              </w:rPr>
              <w:t>Persona Groups</w:t>
            </w:r>
          </w:p>
        </w:tc>
        <w:tc>
          <w:tcPr>
            <w:tcW w:w="4253" w:type="dxa"/>
            <w:hideMark/>
          </w:tcPr>
          <w:p w:rsidRPr="00010F3A" w:rsidR="000E74A7" w:rsidP="000E74A7" w:rsidRDefault="000E74A7" w14:paraId="7AC2C582" w14:textId="45FA664D">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 xml:space="preserve">These groups define what a user </w:t>
            </w:r>
            <w:r w:rsidRPr="00010F3A">
              <w:rPr>
                <w:rFonts w:ascii="Mulish" w:hAnsi="Mulish"/>
                <w:b/>
                <w:bCs/>
                <w:i/>
                <w:iCs/>
                <w:sz w:val="20"/>
                <w:szCs w:val="20"/>
              </w:rPr>
              <w:t>can do</w:t>
            </w:r>
            <w:r w:rsidRPr="00010F3A">
              <w:rPr>
                <w:rFonts w:ascii="Mulish" w:hAnsi="Mulish"/>
                <w:sz w:val="20"/>
                <w:szCs w:val="20"/>
              </w:rPr>
              <w:t xml:space="preserve"> within the Databricks platform. Specifically, they govern workspace capabilities, compute usage and general platform permissions, but </w:t>
            </w:r>
            <w:r w:rsidRPr="00010F3A">
              <w:rPr>
                <w:rFonts w:ascii="Mulish" w:hAnsi="Mulish"/>
                <w:b/>
                <w:bCs/>
                <w:i/>
                <w:iCs/>
                <w:sz w:val="20"/>
                <w:szCs w:val="20"/>
              </w:rPr>
              <w:t>do</w:t>
            </w:r>
            <w:r w:rsidRPr="00010F3A">
              <w:rPr>
                <w:rFonts w:ascii="Mulish" w:hAnsi="Mulish"/>
                <w:sz w:val="20"/>
                <w:szCs w:val="20"/>
              </w:rPr>
              <w:t xml:space="preserve"> </w:t>
            </w:r>
            <w:r w:rsidRPr="00010F3A">
              <w:rPr>
                <w:rFonts w:ascii="Mulish" w:hAnsi="Mulish"/>
                <w:b/>
                <w:bCs/>
                <w:i/>
                <w:iCs/>
                <w:sz w:val="20"/>
                <w:szCs w:val="20"/>
              </w:rPr>
              <w:t>not</w:t>
            </w:r>
            <w:r w:rsidRPr="00010F3A">
              <w:rPr>
                <w:rFonts w:ascii="Mulish" w:hAnsi="Mulish"/>
                <w:sz w:val="20"/>
                <w:szCs w:val="20"/>
              </w:rPr>
              <w:t xml:space="preserve"> grant business data access.</w:t>
            </w:r>
          </w:p>
        </w:tc>
        <w:tc>
          <w:tcPr>
            <w:tcW w:w="3544" w:type="dxa"/>
            <w:hideMark/>
          </w:tcPr>
          <w:p w:rsidRPr="00010F3A" w:rsidR="000E74A7" w:rsidP="000E74A7" w:rsidRDefault="00726514" w14:paraId="1D201293" w14:textId="3C137973">
            <w:pPr>
              <w:cnfStyle w:val="000000000000" w:firstRow="0" w:lastRow="0" w:firstColumn="0" w:lastColumn="0" w:oddVBand="0" w:evenVBand="0" w:oddHBand="0" w:evenHBand="0" w:firstRowFirstColumn="0" w:firstRowLastColumn="0" w:lastRowFirstColumn="0" w:lastRowLastColumn="0"/>
              <w:rPr>
                <w:rFonts w:ascii="Mulish" w:hAnsi="Mulish"/>
                <w:i/>
                <w:iCs/>
                <w:sz w:val="20"/>
                <w:szCs w:val="20"/>
              </w:rPr>
            </w:pPr>
            <w:r w:rsidRPr="00010F3A">
              <w:rPr>
                <w:rFonts w:ascii="Mulish" w:hAnsi="Mulish" w:cs="Courier New"/>
                <w:i/>
                <w:iCs/>
                <w:sz w:val="20"/>
                <w:szCs w:val="20"/>
              </w:rPr>
              <w:t>Doubtless-ADB</w:t>
            </w:r>
            <w:r w:rsidRPr="00010F3A" w:rsidR="000E74A7">
              <w:rPr>
                <w:rFonts w:ascii="Mulish" w:hAnsi="Mulish" w:cs="Courier New"/>
                <w:i/>
                <w:iCs/>
                <w:sz w:val="20"/>
                <w:szCs w:val="20"/>
              </w:rPr>
              <w:t>-Analysts</w:t>
            </w:r>
            <w:r w:rsidRPr="00010F3A" w:rsidR="000E74A7">
              <w:rPr>
                <w:rFonts w:ascii="Mulish" w:hAnsi="Mulish"/>
                <w:i/>
                <w:iCs/>
                <w:sz w:val="20"/>
                <w:szCs w:val="20"/>
              </w:rPr>
              <w:br/>
            </w:r>
            <w:r w:rsidRPr="00010F3A">
              <w:rPr>
                <w:rFonts w:ascii="Mulish" w:hAnsi="Mulish" w:cs="Courier New"/>
                <w:i/>
                <w:iCs/>
                <w:sz w:val="20"/>
                <w:szCs w:val="20"/>
              </w:rPr>
              <w:t>Doubtless-ADB</w:t>
            </w:r>
            <w:r w:rsidRPr="00010F3A" w:rsidR="000E74A7">
              <w:rPr>
                <w:rFonts w:ascii="Mulish" w:hAnsi="Mulish" w:cs="Courier New"/>
                <w:i/>
                <w:iCs/>
                <w:sz w:val="20"/>
                <w:szCs w:val="20"/>
              </w:rPr>
              <w:t>-DataEngineers</w:t>
            </w:r>
            <w:r w:rsidRPr="00010F3A" w:rsidR="000E74A7">
              <w:rPr>
                <w:rFonts w:ascii="Mulish" w:hAnsi="Mulish"/>
                <w:i/>
                <w:iCs/>
                <w:sz w:val="20"/>
                <w:szCs w:val="20"/>
              </w:rPr>
              <w:br/>
            </w:r>
            <w:r w:rsidRPr="00010F3A">
              <w:rPr>
                <w:rFonts w:ascii="Mulish" w:hAnsi="Mulish" w:cs="Courier New"/>
                <w:i/>
                <w:iCs/>
                <w:sz w:val="20"/>
                <w:szCs w:val="20"/>
              </w:rPr>
              <w:t>Doubtless-ADB</w:t>
            </w:r>
            <w:r w:rsidRPr="00010F3A" w:rsidR="000E74A7">
              <w:rPr>
                <w:rFonts w:ascii="Mulish" w:hAnsi="Mulish" w:cs="Courier New"/>
                <w:i/>
                <w:iCs/>
                <w:sz w:val="20"/>
                <w:szCs w:val="20"/>
              </w:rPr>
              <w:t>-DataScientists</w:t>
            </w:r>
            <w:r w:rsidRPr="00010F3A" w:rsidR="000E74A7">
              <w:rPr>
                <w:rFonts w:ascii="Mulish" w:hAnsi="Mulish"/>
                <w:i/>
                <w:iCs/>
                <w:sz w:val="20"/>
                <w:szCs w:val="20"/>
              </w:rPr>
              <w:br/>
            </w:r>
            <w:r w:rsidRPr="00010F3A">
              <w:rPr>
                <w:rFonts w:ascii="Mulish" w:hAnsi="Mulish" w:cs="Courier New"/>
                <w:i/>
                <w:iCs/>
                <w:sz w:val="20"/>
                <w:szCs w:val="20"/>
              </w:rPr>
              <w:t>Doubtless-ADB</w:t>
            </w:r>
            <w:r w:rsidRPr="00010F3A" w:rsidR="000E74A7">
              <w:rPr>
                <w:rFonts w:ascii="Mulish" w:hAnsi="Mulish" w:cs="Courier New"/>
                <w:i/>
                <w:iCs/>
                <w:sz w:val="20"/>
                <w:szCs w:val="20"/>
              </w:rPr>
              <w:t>-PlatformEngineers</w:t>
            </w:r>
          </w:p>
        </w:tc>
        <w:tc>
          <w:tcPr>
            <w:tcW w:w="3893" w:type="dxa"/>
            <w:hideMark/>
          </w:tcPr>
          <w:p w:rsidRPr="00010F3A" w:rsidR="00726514" w:rsidP="00B34E3E" w:rsidRDefault="000E74A7" w14:paraId="652076EF"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Workspace access</w:t>
            </w:r>
          </w:p>
          <w:p w:rsidRPr="00010F3A" w:rsidR="00726514" w:rsidP="00B34E3E" w:rsidRDefault="000E74A7" w14:paraId="518844BB"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Databricks SQL access</w:t>
            </w:r>
          </w:p>
          <w:p w:rsidRPr="00010F3A" w:rsidR="00726514" w:rsidP="00B34E3E" w:rsidRDefault="000E74A7" w14:paraId="1938DC9D"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Notebook authoring</w:t>
            </w:r>
          </w:p>
          <w:p w:rsidRPr="00010F3A" w:rsidR="00726514" w:rsidP="00B34E3E" w:rsidRDefault="000E74A7" w14:paraId="700DBF29"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CAN USE approved SQL Warehouses</w:t>
            </w:r>
          </w:p>
          <w:p w:rsidRPr="00010F3A" w:rsidR="00726514" w:rsidP="00B34E3E" w:rsidRDefault="000E74A7" w14:paraId="213D95B7"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CAN USE approved Compute Policies (if required)</w:t>
            </w:r>
          </w:p>
          <w:p w:rsidRPr="00010F3A" w:rsidR="00726514" w:rsidP="00B34E3E" w:rsidRDefault="000E74A7" w14:paraId="626ADA41"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lastRenderedPageBreak/>
              <w:t>Job authoring (engineering only)</w:t>
            </w:r>
          </w:p>
          <w:p w:rsidRPr="00010F3A" w:rsidR="000E74A7" w:rsidP="00B34E3E" w:rsidRDefault="000E74A7" w14:paraId="326691C3"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sz w:val="20"/>
                <w:szCs w:val="20"/>
              </w:rPr>
            </w:pPr>
            <w:r w:rsidRPr="00010F3A">
              <w:rPr>
                <w:rFonts w:ascii="Mulish" w:hAnsi="Mulish"/>
                <w:b/>
                <w:bCs/>
                <w:i/>
                <w:iCs/>
                <w:sz w:val="20"/>
                <w:szCs w:val="20"/>
              </w:rPr>
              <w:t>No Unity Catalog</w:t>
            </w:r>
            <w:r w:rsidRPr="00010F3A" w:rsidR="00726514">
              <w:rPr>
                <w:rFonts w:ascii="Mulish" w:hAnsi="Mulish"/>
                <w:b/>
                <w:bCs/>
                <w:i/>
                <w:iCs/>
                <w:sz w:val="20"/>
                <w:szCs w:val="20"/>
              </w:rPr>
              <w:t>ue</w:t>
            </w:r>
            <w:r w:rsidRPr="00010F3A">
              <w:rPr>
                <w:rFonts w:ascii="Mulish" w:hAnsi="Mulish"/>
                <w:b/>
                <w:bCs/>
                <w:i/>
                <w:iCs/>
                <w:sz w:val="20"/>
                <w:szCs w:val="20"/>
              </w:rPr>
              <w:t xml:space="preserve"> business data permissions</w:t>
            </w:r>
          </w:p>
          <w:p w:rsidRPr="00010F3A" w:rsidR="00726514" w:rsidP="00726514" w:rsidRDefault="00726514" w14:paraId="72755F1A" w14:textId="1C660F60">
            <w:pPr>
              <w:pStyle w:val="ListParagraph"/>
              <w:cnfStyle w:val="000000000000" w:firstRow="0" w:lastRow="0" w:firstColumn="0" w:lastColumn="0" w:oddVBand="0" w:evenVBand="0" w:oddHBand="0" w:evenHBand="0" w:firstRowFirstColumn="0" w:firstRowLastColumn="0" w:lastRowFirstColumn="0" w:lastRowLastColumn="0"/>
              <w:rPr>
                <w:rFonts w:ascii="Mulish" w:hAnsi="Mulish"/>
                <w:b/>
                <w:bCs/>
                <w:i/>
                <w:iCs/>
                <w:sz w:val="20"/>
                <w:szCs w:val="20"/>
              </w:rPr>
            </w:pPr>
          </w:p>
        </w:tc>
      </w:tr>
      <w:tr w:rsidRPr="00010F3A" w:rsidR="000E74A7" w:rsidTr="1ADBE79A" w14:paraId="7C814846" w14:textId="77777777">
        <w:tblPrEx>
          <w:tblW w:w="0" w:type="auto"/>
          <w:tblLook w:val="06A0" w:firstRow="1" w:lastRow="0" w:firstColumn="1" w:lastColumn="0" w:noHBand="1" w:noVBand="1"/>
          <w:tblPrExChange w:author="Roisin Bowen" w:date="2026-09-18T18:13:00Z" w:id="350">
            <w:tblPrEx>
              <w:tblW w:w="0" w:type="auto"/>
              <w:tblLook w:val="06A0" w:firstRow="1" w:lastRow="0" w:firstColumn="1" w:lastColumn="0" w:noHBand="1" w:noVBand="1"/>
            </w:tblPrEx>
          </w:tblPrExChange>
        </w:tblPrEx>
        <w:trPr>
          <w:trHeight w:val="2164"/>
          <w:trPrChange w:author="Roisin Bowen" w:date="2026-09-18T18:13:00Z" w:id="351">
            <w:trPr>
              <w:trHeight w:val="300"/>
            </w:trPr>
          </w:trPrChange>
        </w:trPr>
        <w:tc>
          <w:tcPr>
            <w:cnfStyle w:val="001000000000" w:firstRow="0" w:lastRow="0" w:firstColumn="1" w:lastColumn="0" w:oddVBand="0" w:evenVBand="0" w:oddHBand="0" w:evenHBand="0" w:firstRowFirstColumn="0" w:firstRowLastColumn="0" w:lastRowFirstColumn="0" w:lastRowLastColumn="0"/>
            <w:tcW w:w="2268" w:type="dxa"/>
            <w:hideMark/>
            <w:tcPrChange w:author="Roisin Bowen" w:date="2026-09-18T18:13:00Z" w:id="352">
              <w:tcPr>
                <w:tcW w:w="2268" w:type="dxa"/>
                <w:hideMark/>
              </w:tcPr>
            </w:tcPrChange>
          </w:tcPr>
          <w:p w:rsidRPr="00010F3A" w:rsidR="000E74A7" w:rsidP="000E74A7" w:rsidRDefault="000E74A7" w14:paraId="54E58444" w14:textId="704EBFD9">
            <w:pPr>
              <w:rPr>
                <w:rFonts w:ascii="Mulish" w:hAnsi="Mulish"/>
                <w:sz w:val="20"/>
                <w:szCs w:val="20"/>
              </w:rPr>
            </w:pPr>
            <w:r w:rsidRPr="00010F3A">
              <w:rPr>
                <w:rFonts w:ascii="Mulish" w:hAnsi="Mulish"/>
                <w:sz w:val="20"/>
                <w:szCs w:val="20"/>
              </w:rPr>
              <w:t>Entity Data Entitlement Groups</w:t>
            </w:r>
          </w:p>
        </w:tc>
        <w:tc>
          <w:tcPr>
            <w:tcW w:w="4253" w:type="dxa"/>
            <w:hideMark/>
            <w:tcPrChange w:author="Roisin Bowen" w:date="2026-09-18T18:13:00Z" w:id="353">
              <w:tcPr>
                <w:tcW w:w="4253" w:type="dxa"/>
                <w:hideMark/>
              </w:tcPr>
            </w:tcPrChange>
          </w:tcPr>
          <w:p w:rsidRPr="00010F3A" w:rsidR="000E74A7" w:rsidP="000E74A7" w:rsidRDefault="00726514" w14:paraId="041002F8" w14:textId="57F4410B">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These groups d</w:t>
            </w:r>
            <w:r w:rsidRPr="00010F3A" w:rsidR="000E74A7">
              <w:rPr>
                <w:rFonts w:ascii="Mulish" w:hAnsi="Mulish"/>
                <w:sz w:val="20"/>
                <w:szCs w:val="20"/>
              </w:rPr>
              <w:t xml:space="preserve">efine which </w:t>
            </w:r>
            <w:r w:rsidRPr="00010F3A" w:rsidR="000E74A7">
              <w:rPr>
                <w:rFonts w:ascii="Mulish" w:hAnsi="Mulish"/>
                <w:b/>
                <w:bCs/>
                <w:i/>
                <w:iCs/>
                <w:sz w:val="20"/>
                <w:szCs w:val="20"/>
              </w:rPr>
              <w:t>business data</w:t>
            </w:r>
            <w:r w:rsidRPr="00010F3A" w:rsidR="000E74A7">
              <w:rPr>
                <w:rFonts w:ascii="Mulish" w:hAnsi="Mulish"/>
                <w:sz w:val="20"/>
                <w:szCs w:val="20"/>
              </w:rPr>
              <w:t xml:space="preserve"> a user may access within Unity Catalog</w:t>
            </w:r>
            <w:r w:rsidRPr="00010F3A">
              <w:rPr>
                <w:rFonts w:ascii="Mulish" w:hAnsi="Mulish"/>
                <w:sz w:val="20"/>
                <w:szCs w:val="20"/>
              </w:rPr>
              <w:t>ue</w:t>
            </w:r>
            <w:r w:rsidRPr="00010F3A" w:rsidR="000E74A7">
              <w:rPr>
                <w:rFonts w:ascii="Mulish" w:hAnsi="Mulish"/>
                <w:sz w:val="20"/>
                <w:szCs w:val="20"/>
              </w:rPr>
              <w:t>. Each group represents a complete, usable data entitlement for an entity or domain.</w:t>
            </w:r>
          </w:p>
        </w:tc>
        <w:tc>
          <w:tcPr>
            <w:tcW w:w="3544" w:type="dxa"/>
            <w:hideMark/>
            <w:tcPrChange w:author="Roisin Bowen" w:date="2026-09-18T18:13:00Z" w:id="354">
              <w:tcPr>
                <w:tcW w:w="3544" w:type="dxa"/>
                <w:hideMark/>
              </w:tcPr>
            </w:tcPrChange>
          </w:tcPr>
          <w:p w:rsidRPr="00010F3A" w:rsidR="000E74A7" w:rsidP="000E74A7" w:rsidRDefault="00726514" w14:paraId="754E8489" w14:textId="3194A13E">
            <w:pPr>
              <w:cnfStyle w:val="000000000000" w:firstRow="0" w:lastRow="0" w:firstColumn="0" w:lastColumn="0" w:oddVBand="0" w:evenVBand="0" w:oddHBand="0" w:evenHBand="0" w:firstRowFirstColumn="0" w:firstRowLastColumn="0" w:lastRowFirstColumn="0" w:lastRowLastColumn="0"/>
              <w:rPr>
                <w:rFonts w:ascii="Mulish" w:hAnsi="Mulish"/>
                <w:i/>
                <w:iCs/>
                <w:sz w:val="20"/>
                <w:szCs w:val="20"/>
              </w:rPr>
            </w:pPr>
            <w:r w:rsidRPr="00010F3A">
              <w:rPr>
                <w:rFonts w:ascii="Mulish" w:hAnsi="Mulish" w:cs="Courier New"/>
                <w:i/>
                <w:iCs/>
                <w:sz w:val="20"/>
                <w:szCs w:val="20"/>
              </w:rPr>
              <w:t>Doubtless-</w:t>
            </w:r>
            <w:r w:rsidRPr="00010F3A" w:rsidR="000E74A7">
              <w:rPr>
                <w:rFonts w:ascii="Mulish" w:hAnsi="Mulish" w:cs="Courier New"/>
                <w:i/>
                <w:iCs/>
                <w:sz w:val="20"/>
                <w:szCs w:val="20"/>
              </w:rPr>
              <w:t>UC-Agila-Analytics-Readers</w:t>
            </w:r>
            <w:r w:rsidRPr="00010F3A" w:rsidR="000E74A7">
              <w:rPr>
                <w:rFonts w:ascii="Mulish" w:hAnsi="Mulish"/>
                <w:i/>
                <w:iCs/>
                <w:sz w:val="20"/>
                <w:szCs w:val="20"/>
              </w:rPr>
              <w:br/>
            </w:r>
            <w:r w:rsidRPr="00010F3A">
              <w:rPr>
                <w:rFonts w:ascii="Mulish" w:hAnsi="Mulish" w:cs="Courier New"/>
                <w:i/>
                <w:iCs/>
                <w:sz w:val="20"/>
                <w:szCs w:val="20"/>
              </w:rPr>
              <w:t>Doubtless-</w:t>
            </w:r>
            <w:r w:rsidRPr="00010F3A" w:rsidR="000E74A7">
              <w:rPr>
                <w:rFonts w:ascii="Mulish" w:hAnsi="Mulish" w:cs="Courier New"/>
                <w:i/>
                <w:iCs/>
                <w:sz w:val="20"/>
                <w:szCs w:val="20"/>
              </w:rPr>
              <w:t>UC-PPUK-Analytics-Readers</w:t>
            </w:r>
            <w:r w:rsidRPr="00010F3A" w:rsidR="000E74A7">
              <w:rPr>
                <w:rFonts w:ascii="Mulish" w:hAnsi="Mulish"/>
                <w:i/>
                <w:iCs/>
                <w:sz w:val="20"/>
                <w:szCs w:val="20"/>
              </w:rPr>
              <w:br/>
            </w:r>
            <w:r w:rsidRPr="00010F3A">
              <w:rPr>
                <w:rFonts w:ascii="Mulish" w:hAnsi="Mulish" w:cs="Courier New"/>
                <w:i/>
                <w:iCs/>
                <w:sz w:val="20"/>
                <w:szCs w:val="20"/>
              </w:rPr>
              <w:t>Doubtless-</w:t>
            </w:r>
            <w:r w:rsidRPr="00010F3A" w:rsidR="000E74A7">
              <w:rPr>
                <w:rFonts w:ascii="Mulish" w:hAnsi="Mulish" w:cs="Courier New"/>
                <w:i/>
                <w:iCs/>
                <w:sz w:val="20"/>
                <w:szCs w:val="20"/>
              </w:rPr>
              <w:t>UC-</w:t>
            </w:r>
            <w:r w:rsidRPr="00010F3A" w:rsidR="00CA3C7B">
              <w:rPr>
                <w:rFonts w:ascii="Mulish" w:hAnsi="Mulish" w:cs="Courier New"/>
                <w:i/>
                <w:iCs/>
                <w:sz w:val="20"/>
                <w:szCs w:val="20"/>
              </w:rPr>
              <w:t>Figo</w:t>
            </w:r>
            <w:r w:rsidRPr="00010F3A" w:rsidR="000E74A7">
              <w:rPr>
                <w:rFonts w:ascii="Mulish" w:hAnsi="Mulish" w:cs="Courier New"/>
                <w:i/>
                <w:iCs/>
                <w:sz w:val="20"/>
                <w:szCs w:val="20"/>
              </w:rPr>
              <w:t>-Analytics-Readers</w:t>
            </w:r>
            <w:r w:rsidRPr="00010F3A" w:rsidR="000E74A7">
              <w:rPr>
                <w:rFonts w:ascii="Mulish" w:hAnsi="Mulish"/>
                <w:i/>
                <w:iCs/>
                <w:sz w:val="20"/>
                <w:szCs w:val="20"/>
              </w:rPr>
              <w:br/>
            </w:r>
            <w:r w:rsidRPr="00010F3A">
              <w:rPr>
                <w:rFonts w:ascii="Mulish" w:hAnsi="Mulish" w:cs="Courier New"/>
                <w:i/>
                <w:iCs/>
                <w:sz w:val="20"/>
                <w:szCs w:val="20"/>
              </w:rPr>
              <w:t>Doubtless-</w:t>
            </w:r>
            <w:r w:rsidRPr="00010F3A" w:rsidR="000E74A7">
              <w:rPr>
                <w:rFonts w:ascii="Mulish" w:hAnsi="Mulish" w:cs="Courier New"/>
                <w:i/>
                <w:iCs/>
                <w:sz w:val="20"/>
                <w:szCs w:val="20"/>
              </w:rPr>
              <w:t>UC-Group-Reporting-Readers</w:t>
            </w:r>
          </w:p>
        </w:tc>
        <w:tc>
          <w:tcPr>
            <w:tcW w:w="3893" w:type="dxa"/>
            <w:hideMark/>
            <w:tcPrChange w:author="Roisin Bowen" w:date="2026-09-18T18:13:00Z" w:id="355">
              <w:tcPr>
                <w:tcW w:w="3893" w:type="dxa"/>
                <w:hideMark/>
              </w:tcPr>
            </w:tcPrChange>
          </w:tcPr>
          <w:p w:rsidRPr="00010F3A" w:rsidR="00726514" w:rsidP="00B34E3E" w:rsidRDefault="000E74A7" w14:paraId="54A5B23E"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cs="Courier New"/>
                <w:sz w:val="20"/>
                <w:szCs w:val="20"/>
              </w:rPr>
              <w:t>USE CATALOG</w:t>
            </w:r>
          </w:p>
          <w:p w:rsidRPr="00010F3A" w:rsidR="00726514" w:rsidP="00B34E3E" w:rsidRDefault="000E74A7" w14:paraId="1680D717"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cs="Courier New"/>
                <w:sz w:val="20"/>
                <w:szCs w:val="20"/>
              </w:rPr>
              <w:t>USE SCHEMA</w:t>
            </w:r>
            <w:r w:rsidRPr="00010F3A">
              <w:rPr>
                <w:rFonts w:ascii="Mulish" w:hAnsi="Mulish"/>
                <w:sz w:val="20"/>
                <w:szCs w:val="20"/>
              </w:rPr>
              <w:t xml:space="preserve"> on approved Silver/Gold schemas</w:t>
            </w:r>
          </w:p>
          <w:p w:rsidRPr="00010F3A" w:rsidR="00726514" w:rsidP="00B34E3E" w:rsidRDefault="000E74A7" w14:paraId="1680C449"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cs="Courier New"/>
                <w:sz w:val="20"/>
                <w:szCs w:val="20"/>
              </w:rPr>
              <w:t>SELECT</w:t>
            </w:r>
            <w:r w:rsidRPr="00010F3A">
              <w:rPr>
                <w:rFonts w:ascii="Mulish" w:hAnsi="Mulish"/>
                <w:sz w:val="20"/>
                <w:szCs w:val="20"/>
              </w:rPr>
              <w:t xml:space="preserve"> on approved tables/views</w:t>
            </w:r>
          </w:p>
          <w:p w:rsidRPr="00010F3A" w:rsidR="00726514" w:rsidP="00B34E3E" w:rsidRDefault="000E74A7" w14:paraId="4C524AEC"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Read-only production access</w:t>
            </w:r>
          </w:p>
          <w:p w:rsidRPr="00010F3A" w:rsidR="000E74A7" w:rsidP="1ADBE79A" w:rsidRDefault="000E74A7" w14:paraId="337C5EB4"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sz w:val="20"/>
                <w:szCs w:val="20"/>
              </w:rPr>
            </w:pPr>
            <w:commentRangeStart w:id="356"/>
            <w:commentRangeStart w:id="357"/>
            <w:r w:rsidRPr="1ADBE79A">
              <w:rPr>
                <w:rFonts w:ascii="Mulish" w:hAnsi="Mulish"/>
                <w:b/>
                <w:bCs/>
                <w:i/>
                <w:iCs/>
                <w:sz w:val="20"/>
                <w:szCs w:val="20"/>
              </w:rPr>
              <w:t>No workspace or compute permissions</w:t>
            </w:r>
            <w:commentRangeEnd w:id="356"/>
            <w:r w:rsidRPr="00010F3A">
              <w:rPr>
                <w:rStyle w:val="CommentReference"/>
                <w:rFonts w:ascii="Mulish" w:hAnsi="Mulish"/>
                <w:b/>
                <w:bCs/>
                <w:i/>
                <w:iCs/>
                <w:sz w:val="20"/>
                <w:szCs w:val="20"/>
              </w:rPr>
              <w:commentReference w:id="356"/>
            </w:r>
            <w:commentRangeEnd w:id="357"/>
            <w:r>
              <w:rPr>
                <w:rStyle w:val="CommentReference"/>
              </w:rPr>
              <w:commentReference w:id="357"/>
            </w:r>
          </w:p>
          <w:p w:rsidRPr="00010F3A" w:rsidR="00726514" w:rsidP="00726514" w:rsidRDefault="00726514" w14:paraId="603F6E8F" w14:textId="66EDD005">
            <w:pPr>
              <w:pStyle w:val="ListParagraph"/>
              <w:cnfStyle w:val="000000000000" w:firstRow="0" w:lastRow="0" w:firstColumn="0" w:lastColumn="0" w:oddVBand="0" w:evenVBand="0" w:oddHBand="0" w:evenHBand="0" w:firstRowFirstColumn="0" w:firstRowLastColumn="0" w:lastRowFirstColumn="0" w:lastRowLastColumn="0"/>
              <w:rPr>
                <w:rFonts w:ascii="Mulish" w:hAnsi="Mulish"/>
                <w:b/>
                <w:bCs/>
                <w:i/>
                <w:iCs/>
                <w:sz w:val="20"/>
                <w:szCs w:val="20"/>
              </w:rPr>
            </w:pPr>
          </w:p>
        </w:tc>
      </w:tr>
      <w:tr w:rsidRPr="00010F3A" w:rsidR="000E74A7" w:rsidTr="1ADBE79A" w14:paraId="6B9B17FD" w14:textId="77777777">
        <w:tc>
          <w:tcPr>
            <w:cnfStyle w:val="001000000000" w:firstRow="0" w:lastRow="0" w:firstColumn="1" w:lastColumn="0" w:oddVBand="0" w:evenVBand="0" w:oddHBand="0" w:evenHBand="0" w:firstRowFirstColumn="0" w:firstRowLastColumn="0" w:lastRowFirstColumn="0" w:lastRowLastColumn="0"/>
            <w:tcW w:w="2268" w:type="dxa"/>
            <w:hideMark/>
          </w:tcPr>
          <w:p w:rsidRPr="00010F3A" w:rsidR="000E74A7" w:rsidP="000E74A7" w:rsidRDefault="000E74A7" w14:paraId="06BEADF4" w14:textId="17FD88F4">
            <w:pPr>
              <w:rPr>
                <w:rFonts w:ascii="Mulish" w:hAnsi="Mulish"/>
                <w:sz w:val="20"/>
                <w:szCs w:val="20"/>
              </w:rPr>
            </w:pPr>
            <w:r w:rsidRPr="1ADBE79A">
              <w:rPr>
                <w:rFonts w:ascii="Mulish" w:hAnsi="Mulish"/>
                <w:sz w:val="20"/>
                <w:szCs w:val="20"/>
              </w:rPr>
              <w:t>S</w:t>
            </w:r>
            <w:commentRangeStart w:id="358"/>
            <w:commentRangeStart w:id="359"/>
            <w:r w:rsidRPr="1ADBE79A">
              <w:rPr>
                <w:rFonts w:ascii="Mulish" w:hAnsi="Mulish"/>
                <w:sz w:val="20"/>
                <w:szCs w:val="20"/>
              </w:rPr>
              <w:t>ensitive Data Entitlement Groups</w:t>
            </w:r>
            <w:commentRangeEnd w:id="358"/>
            <w:r w:rsidRPr="00010F3A">
              <w:rPr>
                <w:rStyle w:val="CommentReference"/>
                <w:rFonts w:ascii="Mulish" w:hAnsi="Mulish"/>
                <w:sz w:val="20"/>
                <w:szCs w:val="20"/>
              </w:rPr>
              <w:commentReference w:id="358"/>
            </w:r>
            <w:commentRangeEnd w:id="359"/>
            <w:r>
              <w:rPr>
                <w:rStyle w:val="CommentReference"/>
              </w:rPr>
              <w:commentReference w:id="359"/>
            </w:r>
          </w:p>
        </w:tc>
        <w:tc>
          <w:tcPr>
            <w:tcW w:w="4253" w:type="dxa"/>
            <w:hideMark/>
          </w:tcPr>
          <w:p w:rsidR="000E74A7" w:rsidP="000E74A7" w:rsidRDefault="00726514" w14:paraId="71489D2E" w14:textId="74CB48B4">
            <w:pPr>
              <w:cnfStyle w:val="000000000000" w:firstRow="0" w:lastRow="0" w:firstColumn="0" w:lastColumn="0" w:oddVBand="0" w:evenVBand="0" w:oddHBand="0" w:evenHBand="0" w:firstRowFirstColumn="0" w:firstRowLastColumn="0" w:lastRowFirstColumn="0" w:lastRowLastColumn="0"/>
              <w:rPr>
                <w:ins w:author="Tom Wilson" w:date="2026-09-22T09:43:00Z" w16du:dateUtc="2026-09-22T08:43:00Z" w:id="360"/>
                <w:rFonts w:ascii="Mulish" w:hAnsi="Mulish"/>
                <w:sz w:val="20"/>
                <w:szCs w:val="20"/>
              </w:rPr>
            </w:pPr>
            <w:r w:rsidRPr="00010F3A">
              <w:rPr>
                <w:rFonts w:ascii="Mulish" w:hAnsi="Mulish"/>
                <w:sz w:val="20"/>
                <w:szCs w:val="20"/>
              </w:rPr>
              <w:t>These groups g</w:t>
            </w:r>
            <w:r w:rsidRPr="00010F3A" w:rsidR="000E74A7">
              <w:rPr>
                <w:rFonts w:ascii="Mulish" w:hAnsi="Mulish"/>
                <w:sz w:val="20"/>
                <w:szCs w:val="20"/>
              </w:rPr>
              <w:t xml:space="preserve">rant exception-based access to sensitive information. Sensitive data is </w:t>
            </w:r>
            <w:r w:rsidRPr="00010F3A" w:rsidR="000E74A7">
              <w:rPr>
                <w:rFonts w:ascii="Mulish" w:hAnsi="Mulish"/>
                <w:b/>
                <w:bCs/>
                <w:i/>
                <w:iCs/>
                <w:sz w:val="20"/>
                <w:szCs w:val="20"/>
              </w:rPr>
              <w:t>masked by default</w:t>
            </w:r>
            <w:r w:rsidRPr="00010F3A" w:rsidR="000E74A7">
              <w:rPr>
                <w:rFonts w:ascii="Mulish" w:hAnsi="Mulish"/>
                <w:sz w:val="20"/>
                <w:szCs w:val="20"/>
              </w:rPr>
              <w:t xml:space="preserve"> and only revealed to authorised users through explicit membership.</w:t>
            </w:r>
            <w:ins w:author="Tom Wilson" w:date="2026-09-22T09:43:00Z" w16du:dateUtc="2026-09-22T08:43:00Z" w:id="361">
              <w:r w:rsidR="00D10E5C">
                <w:rPr>
                  <w:rFonts w:ascii="Mulish" w:hAnsi="Mulish"/>
                  <w:sz w:val="20"/>
                  <w:szCs w:val="20"/>
                </w:rPr>
                <w:t xml:space="preserve"> </w:t>
              </w:r>
              <w:r w:rsidRPr="00010F3A" w:rsidR="00D10E5C">
                <w:rPr>
                  <w:rFonts w:ascii="Mulish" w:hAnsi="Mulish"/>
                  <w:sz w:val="20"/>
                  <w:szCs w:val="20"/>
                </w:rPr>
                <w:t xml:space="preserve">Membership should be tightly controlled and </w:t>
              </w:r>
              <w:r w:rsidRPr="00010F3A" w:rsidR="00D10E5C">
                <w:rPr>
                  <w:rFonts w:ascii="Mulish" w:hAnsi="Mulish"/>
                  <w:b/>
                  <w:bCs/>
                  <w:i/>
                  <w:iCs/>
                  <w:sz w:val="20"/>
                  <w:szCs w:val="20"/>
                </w:rPr>
                <w:t>time-bound</w:t>
              </w:r>
              <w:r w:rsidRPr="00010F3A" w:rsidR="00D10E5C">
                <w:rPr>
                  <w:rFonts w:ascii="Mulish" w:hAnsi="Mulish"/>
                  <w:sz w:val="20"/>
                  <w:szCs w:val="20"/>
                </w:rPr>
                <w:t xml:space="preserve"> through </w:t>
              </w:r>
            </w:ins>
            <w:ins w:author="Tom Wilson" w:date="2026-09-22T09:44:00Z" w16du:dateUtc="2026-09-22T08:44:00Z" w:id="362">
              <w:r w:rsidR="00D10E5C">
                <w:rPr>
                  <w:rFonts w:ascii="Mulish" w:hAnsi="Mulish"/>
                  <w:sz w:val="20"/>
                  <w:szCs w:val="20"/>
                </w:rPr>
                <w:t>privileged identity management (</w:t>
              </w:r>
            </w:ins>
            <w:ins w:author="Tom Wilson" w:date="2026-09-22T09:43:00Z" w16du:dateUtc="2026-09-22T08:43:00Z" w:id="363">
              <w:r w:rsidRPr="00010F3A" w:rsidR="00D10E5C">
                <w:rPr>
                  <w:rFonts w:ascii="Mulish" w:hAnsi="Mulish"/>
                  <w:b/>
                  <w:bCs/>
                  <w:i/>
                  <w:iCs/>
                  <w:sz w:val="20"/>
                  <w:szCs w:val="20"/>
                </w:rPr>
                <w:t>PIM</w:t>
              </w:r>
            </w:ins>
            <w:ins w:author="Tom Wilson" w:date="2026-09-22T09:44:00Z" w16du:dateUtc="2026-09-22T08:44:00Z" w:id="364">
              <w:r w:rsidR="00D10E5C">
                <w:rPr>
                  <w:rFonts w:ascii="Mulish" w:hAnsi="Mulish"/>
                  <w:b/>
                  <w:bCs/>
                  <w:i/>
                  <w:iCs/>
                  <w:sz w:val="20"/>
                  <w:szCs w:val="20"/>
                </w:rPr>
                <w:t>).</w:t>
              </w:r>
            </w:ins>
          </w:p>
          <w:p w:rsidRPr="00010F3A" w:rsidR="00D10E5C" w:rsidP="000E74A7" w:rsidRDefault="00D10E5C" w14:paraId="5C241B2B" w14:textId="04C5BEF8">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p>
        </w:tc>
        <w:tc>
          <w:tcPr>
            <w:tcW w:w="3544" w:type="dxa"/>
            <w:hideMark/>
          </w:tcPr>
          <w:p w:rsidRPr="00010F3A" w:rsidR="000E74A7" w:rsidP="000E74A7" w:rsidRDefault="00726514" w14:paraId="70331CEE" w14:textId="2A442275">
            <w:pPr>
              <w:cnfStyle w:val="000000000000" w:firstRow="0" w:lastRow="0" w:firstColumn="0" w:lastColumn="0" w:oddVBand="0" w:evenVBand="0" w:oddHBand="0" w:evenHBand="0" w:firstRowFirstColumn="0" w:firstRowLastColumn="0" w:lastRowFirstColumn="0" w:lastRowLastColumn="0"/>
              <w:rPr>
                <w:rFonts w:ascii="Mulish" w:hAnsi="Mulish"/>
                <w:i/>
                <w:iCs/>
                <w:sz w:val="20"/>
                <w:szCs w:val="20"/>
              </w:rPr>
            </w:pPr>
            <w:r w:rsidRPr="00010F3A">
              <w:rPr>
                <w:rFonts w:ascii="Mulish" w:hAnsi="Mulish" w:cs="Courier New"/>
                <w:i/>
                <w:iCs/>
                <w:sz w:val="20"/>
                <w:szCs w:val="20"/>
              </w:rPr>
              <w:t>Doubtless-</w:t>
            </w:r>
            <w:r w:rsidRPr="00010F3A" w:rsidR="000E74A7">
              <w:rPr>
                <w:rFonts w:ascii="Mulish" w:hAnsi="Mulish" w:cs="Courier New"/>
                <w:i/>
                <w:iCs/>
                <w:sz w:val="20"/>
                <w:szCs w:val="20"/>
              </w:rPr>
              <w:t>UC-Agila-PII</w:t>
            </w:r>
            <w:r w:rsidRPr="00010F3A">
              <w:rPr>
                <w:rFonts w:ascii="Mulish" w:hAnsi="Mulish" w:cs="Courier New"/>
                <w:i/>
                <w:iCs/>
                <w:sz w:val="20"/>
                <w:szCs w:val="20"/>
              </w:rPr>
              <w:t>-</w:t>
            </w:r>
            <w:r w:rsidRPr="00010F3A" w:rsidR="000E74A7">
              <w:rPr>
                <w:rFonts w:ascii="Mulish" w:hAnsi="Mulish" w:cs="Courier New"/>
                <w:i/>
                <w:iCs/>
                <w:sz w:val="20"/>
                <w:szCs w:val="20"/>
              </w:rPr>
              <w:t>Cleartext-Readers</w:t>
            </w:r>
            <w:r w:rsidRPr="00010F3A" w:rsidR="000E74A7">
              <w:rPr>
                <w:rFonts w:ascii="Mulish" w:hAnsi="Mulish"/>
                <w:i/>
                <w:iCs/>
                <w:sz w:val="20"/>
                <w:szCs w:val="20"/>
              </w:rPr>
              <w:br/>
            </w:r>
            <w:r w:rsidRPr="00010F3A">
              <w:rPr>
                <w:rFonts w:ascii="Mulish" w:hAnsi="Mulish" w:cs="Courier New"/>
                <w:i/>
                <w:iCs/>
                <w:sz w:val="20"/>
                <w:szCs w:val="20"/>
              </w:rPr>
              <w:t>Doubtless-</w:t>
            </w:r>
            <w:r w:rsidRPr="00010F3A" w:rsidR="000E74A7">
              <w:rPr>
                <w:rFonts w:ascii="Mulish" w:hAnsi="Mulish" w:cs="Courier New"/>
                <w:i/>
                <w:iCs/>
                <w:sz w:val="20"/>
                <w:szCs w:val="20"/>
              </w:rPr>
              <w:t>UC-PPUK-PII-Cleartext-Readers</w:t>
            </w:r>
            <w:r w:rsidRPr="00010F3A" w:rsidR="000E74A7">
              <w:rPr>
                <w:rFonts w:ascii="Mulish" w:hAnsi="Mulish"/>
                <w:i/>
                <w:iCs/>
                <w:sz w:val="20"/>
                <w:szCs w:val="20"/>
              </w:rPr>
              <w:br/>
            </w:r>
            <w:r w:rsidRPr="00010F3A">
              <w:rPr>
                <w:rFonts w:ascii="Mulish" w:hAnsi="Mulish" w:cs="Courier New"/>
                <w:i/>
                <w:iCs/>
                <w:sz w:val="20"/>
                <w:szCs w:val="20"/>
              </w:rPr>
              <w:t>Doubtless-</w:t>
            </w:r>
            <w:r w:rsidRPr="00010F3A" w:rsidR="000E74A7">
              <w:rPr>
                <w:rFonts w:ascii="Mulish" w:hAnsi="Mulish" w:cs="Courier New"/>
                <w:i/>
                <w:iCs/>
                <w:sz w:val="20"/>
                <w:szCs w:val="20"/>
              </w:rPr>
              <w:t>UC-Group-Audit-Readers</w:t>
            </w:r>
          </w:p>
        </w:tc>
        <w:tc>
          <w:tcPr>
            <w:tcW w:w="3893" w:type="dxa"/>
            <w:hideMark/>
          </w:tcPr>
          <w:p w:rsidRPr="00010F3A" w:rsidR="00726514" w:rsidP="00B34E3E" w:rsidRDefault="000E74A7" w14:paraId="2E17ADAE"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Exemption from PII masking</w:t>
            </w:r>
          </w:p>
          <w:p w:rsidRPr="00010F3A" w:rsidR="00726514" w:rsidP="00B34E3E" w:rsidRDefault="000E74A7" w14:paraId="064028A2"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Access to protected columns where authorised</w:t>
            </w:r>
          </w:p>
          <w:p w:rsidRPr="00010F3A" w:rsidR="00726514" w:rsidP="00B34E3E" w:rsidRDefault="000E74A7" w14:paraId="63B9377F"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sz w:val="20"/>
                <w:szCs w:val="20"/>
              </w:rPr>
            </w:pPr>
            <w:r w:rsidRPr="00010F3A">
              <w:rPr>
                <w:rFonts w:ascii="Mulish" w:hAnsi="Mulish"/>
                <w:b/>
                <w:bCs/>
                <w:i/>
                <w:iCs/>
                <w:sz w:val="20"/>
                <w:szCs w:val="20"/>
              </w:rPr>
              <w:t>No additional table or schema permissions</w:t>
            </w:r>
          </w:p>
          <w:p w:rsidRPr="00010F3A" w:rsidR="000E74A7" w:rsidP="00B34E3E" w:rsidRDefault="000E74A7" w14:paraId="47F1696D"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b/>
                <w:bCs/>
                <w:i/>
                <w:iCs/>
                <w:sz w:val="20"/>
                <w:szCs w:val="20"/>
              </w:rPr>
              <w:t>No workspace permissions</w:t>
            </w:r>
          </w:p>
          <w:p w:rsidRPr="00010F3A" w:rsidR="00726514" w:rsidP="00726514" w:rsidRDefault="00726514" w14:paraId="73E9CE45" w14:textId="58E1A664">
            <w:pPr>
              <w:ind w:left="360"/>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p>
        </w:tc>
      </w:tr>
      <w:tr w:rsidRPr="00010F3A" w:rsidR="000E74A7" w:rsidTr="1ADBE79A" w14:paraId="73A47819" w14:textId="77777777">
        <w:tc>
          <w:tcPr>
            <w:cnfStyle w:val="001000000000" w:firstRow="0" w:lastRow="0" w:firstColumn="1" w:lastColumn="0" w:oddVBand="0" w:evenVBand="0" w:oddHBand="0" w:evenHBand="0" w:firstRowFirstColumn="0" w:firstRowLastColumn="0" w:lastRowFirstColumn="0" w:lastRowLastColumn="0"/>
            <w:tcW w:w="2268" w:type="dxa"/>
            <w:hideMark/>
          </w:tcPr>
          <w:p w:rsidRPr="00010F3A" w:rsidR="000E74A7" w:rsidP="000E74A7" w:rsidRDefault="000E74A7" w14:paraId="37F4268B" w14:textId="0275F839">
            <w:pPr>
              <w:rPr>
                <w:rFonts w:ascii="Mulish" w:hAnsi="Mulish"/>
                <w:sz w:val="20"/>
                <w:szCs w:val="20"/>
              </w:rPr>
            </w:pPr>
            <w:r w:rsidRPr="00010F3A">
              <w:rPr>
                <w:rFonts w:ascii="Mulish" w:hAnsi="Mulish"/>
                <w:sz w:val="20"/>
                <w:szCs w:val="20"/>
              </w:rPr>
              <w:t>Operational &amp; Administrative Groups</w:t>
            </w:r>
          </w:p>
        </w:tc>
        <w:tc>
          <w:tcPr>
            <w:tcW w:w="4253" w:type="dxa"/>
            <w:hideMark/>
          </w:tcPr>
          <w:p w:rsidRPr="00010F3A" w:rsidR="000E74A7" w:rsidP="000E74A7" w:rsidRDefault="00726514" w14:paraId="2C77700C" w14:textId="6E52682D">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 xml:space="preserve">These groups </w:t>
            </w:r>
            <w:r w:rsidRPr="00010F3A" w:rsidR="009E2C1B">
              <w:rPr>
                <w:rFonts w:ascii="Mulish" w:hAnsi="Mulish"/>
                <w:sz w:val="20"/>
                <w:szCs w:val="20"/>
              </w:rPr>
              <w:t>s</w:t>
            </w:r>
            <w:r w:rsidRPr="00010F3A" w:rsidR="000E74A7">
              <w:rPr>
                <w:rFonts w:ascii="Mulish" w:hAnsi="Mulish"/>
                <w:sz w:val="20"/>
                <w:szCs w:val="20"/>
              </w:rPr>
              <w:t xml:space="preserve">upport platform administration and operational support activities. </w:t>
            </w:r>
            <w:ins w:author="Tom Wilson" w:date="2026-09-22T09:44:00Z" w16du:dateUtc="2026-09-22T08:44:00Z" w:id="365">
              <w:r w:rsidRPr="00010F3A" w:rsidR="00D10E5C">
                <w:rPr>
                  <w:rFonts w:ascii="Mulish" w:hAnsi="Mulish"/>
                  <w:sz w:val="20"/>
                  <w:szCs w:val="20"/>
                </w:rPr>
                <w:t xml:space="preserve">Membership should be tightly controlled and </w:t>
              </w:r>
              <w:r w:rsidRPr="00010F3A" w:rsidR="00D10E5C">
                <w:rPr>
                  <w:rFonts w:ascii="Mulish" w:hAnsi="Mulish"/>
                  <w:b/>
                  <w:bCs/>
                  <w:i/>
                  <w:iCs/>
                  <w:sz w:val="20"/>
                  <w:szCs w:val="20"/>
                </w:rPr>
                <w:t>time-bound</w:t>
              </w:r>
              <w:r w:rsidRPr="00010F3A" w:rsidR="00D10E5C">
                <w:rPr>
                  <w:rFonts w:ascii="Mulish" w:hAnsi="Mulish"/>
                  <w:sz w:val="20"/>
                  <w:szCs w:val="20"/>
                </w:rPr>
                <w:t xml:space="preserve"> through </w:t>
              </w:r>
              <w:r w:rsidR="00D10E5C">
                <w:rPr>
                  <w:rFonts w:ascii="Mulish" w:hAnsi="Mulish"/>
                  <w:sz w:val="20"/>
                  <w:szCs w:val="20"/>
                </w:rPr>
                <w:t>privileged identity management (</w:t>
              </w:r>
              <w:r w:rsidRPr="00010F3A" w:rsidR="00D10E5C">
                <w:rPr>
                  <w:rFonts w:ascii="Mulish" w:hAnsi="Mulish"/>
                  <w:b/>
                  <w:bCs/>
                  <w:i/>
                  <w:iCs/>
                  <w:sz w:val="20"/>
                  <w:szCs w:val="20"/>
                </w:rPr>
                <w:t>PIM</w:t>
              </w:r>
              <w:r w:rsidR="00D10E5C">
                <w:rPr>
                  <w:rFonts w:ascii="Mulish" w:hAnsi="Mulish"/>
                  <w:b/>
                  <w:bCs/>
                  <w:i/>
                  <w:iCs/>
                  <w:sz w:val="20"/>
                  <w:szCs w:val="20"/>
                </w:rPr>
                <w:t>)</w:t>
              </w:r>
            </w:ins>
            <w:del w:author="Tom Wilson" w:date="2026-09-22T09:44:00Z" w16du:dateUtc="2026-09-22T08:44:00Z" w:id="366">
              <w:r w:rsidRPr="00010F3A" w:rsidDel="00D10E5C" w:rsidR="000E74A7">
                <w:rPr>
                  <w:rFonts w:ascii="Mulish" w:hAnsi="Mulish"/>
                  <w:sz w:val="20"/>
                  <w:szCs w:val="20"/>
                </w:rPr>
                <w:delText xml:space="preserve">Membership should be tightly controlled and </w:delText>
              </w:r>
            </w:del>
            <w:del w:author="Tom Wilson" w:date="2026-09-22T09:43:00Z" w16du:dateUtc="2026-09-22T08:43:00Z" w:id="367">
              <w:r w:rsidRPr="00010F3A" w:rsidDel="00D10E5C" w:rsidR="000E74A7">
                <w:rPr>
                  <w:rFonts w:ascii="Mulish" w:hAnsi="Mulish"/>
                  <w:sz w:val="20"/>
                  <w:szCs w:val="20"/>
                </w:rPr>
                <w:delText xml:space="preserve">ideally </w:delText>
              </w:r>
            </w:del>
            <w:del w:author="Tom Wilson" w:date="2026-09-22T09:44:00Z" w16du:dateUtc="2026-09-22T08:44:00Z" w:id="368">
              <w:r w:rsidRPr="00010F3A" w:rsidDel="00D10E5C" w:rsidR="000E74A7">
                <w:rPr>
                  <w:rFonts w:ascii="Mulish" w:hAnsi="Mulish"/>
                  <w:b/>
                  <w:bCs/>
                  <w:i/>
                  <w:iCs/>
                  <w:sz w:val="20"/>
                  <w:szCs w:val="20"/>
                </w:rPr>
                <w:delText>time-bound</w:delText>
              </w:r>
              <w:r w:rsidRPr="00010F3A" w:rsidDel="00D10E5C" w:rsidR="000E74A7">
                <w:rPr>
                  <w:rFonts w:ascii="Mulish" w:hAnsi="Mulish"/>
                  <w:sz w:val="20"/>
                  <w:szCs w:val="20"/>
                </w:rPr>
                <w:delText xml:space="preserve"> through </w:delText>
              </w:r>
              <w:r w:rsidRPr="00010F3A" w:rsidDel="00D10E5C" w:rsidR="000E74A7">
                <w:rPr>
                  <w:rFonts w:ascii="Mulish" w:hAnsi="Mulish"/>
                  <w:b/>
                  <w:bCs/>
                  <w:i/>
                  <w:iCs/>
                  <w:sz w:val="20"/>
                  <w:szCs w:val="20"/>
                </w:rPr>
                <w:delText>PIM</w:delText>
              </w:r>
              <w:r w:rsidRPr="00010F3A" w:rsidDel="00D10E5C" w:rsidR="000E74A7">
                <w:rPr>
                  <w:rFonts w:ascii="Mulish" w:hAnsi="Mulish"/>
                  <w:sz w:val="20"/>
                  <w:szCs w:val="20"/>
                </w:rPr>
                <w:delText xml:space="preserve"> or equivalent privileged access management.</w:delText>
              </w:r>
            </w:del>
            <w:ins w:author="Tom Wilson" w:date="2026-09-22T09:44:00Z" w16du:dateUtc="2026-09-22T08:44:00Z" w:id="369">
              <w:r w:rsidR="00D10E5C">
                <w:rPr>
                  <w:rFonts w:ascii="Mulish" w:hAnsi="Mulish"/>
                  <w:sz w:val="20"/>
                  <w:szCs w:val="20"/>
                </w:rPr>
                <w:t>.</w:t>
              </w:r>
            </w:ins>
          </w:p>
        </w:tc>
        <w:tc>
          <w:tcPr>
            <w:tcW w:w="3544" w:type="dxa"/>
            <w:hideMark/>
          </w:tcPr>
          <w:p w:rsidRPr="00010F3A" w:rsidR="000E74A7" w:rsidP="000E74A7" w:rsidRDefault="00726514" w14:paraId="7D12561F" w14:textId="4251147B">
            <w:pPr>
              <w:cnfStyle w:val="000000000000" w:firstRow="0" w:lastRow="0" w:firstColumn="0" w:lastColumn="0" w:oddVBand="0" w:evenVBand="0" w:oddHBand="0" w:evenHBand="0" w:firstRowFirstColumn="0" w:firstRowLastColumn="0" w:lastRowFirstColumn="0" w:lastRowLastColumn="0"/>
              <w:rPr>
                <w:rFonts w:ascii="Mulish" w:hAnsi="Mulish"/>
                <w:i/>
                <w:iCs/>
                <w:sz w:val="20"/>
                <w:szCs w:val="20"/>
              </w:rPr>
            </w:pPr>
            <w:r w:rsidRPr="00010F3A">
              <w:rPr>
                <w:rFonts w:ascii="Mulish" w:hAnsi="Mulish" w:cs="Courier New"/>
                <w:i/>
                <w:iCs/>
                <w:sz w:val="20"/>
                <w:szCs w:val="20"/>
              </w:rPr>
              <w:t>Doubtless-ADB</w:t>
            </w:r>
            <w:r w:rsidRPr="00010F3A" w:rsidR="000E74A7">
              <w:rPr>
                <w:rFonts w:ascii="Mulish" w:hAnsi="Mulish" w:cs="Courier New"/>
                <w:i/>
                <w:iCs/>
                <w:sz w:val="20"/>
                <w:szCs w:val="20"/>
              </w:rPr>
              <w:t>-Workspace-Admins</w:t>
            </w:r>
            <w:r w:rsidRPr="00010F3A" w:rsidR="000E74A7">
              <w:rPr>
                <w:rFonts w:ascii="Mulish" w:hAnsi="Mulish"/>
                <w:i/>
                <w:iCs/>
                <w:sz w:val="20"/>
                <w:szCs w:val="20"/>
              </w:rPr>
              <w:br/>
            </w:r>
            <w:r w:rsidRPr="00010F3A">
              <w:rPr>
                <w:rFonts w:ascii="Mulish" w:hAnsi="Mulish" w:cs="Courier New"/>
                <w:i/>
                <w:iCs/>
                <w:sz w:val="20"/>
                <w:szCs w:val="20"/>
              </w:rPr>
              <w:t>Doubtless-ADB</w:t>
            </w:r>
            <w:r w:rsidRPr="00010F3A" w:rsidR="000E74A7">
              <w:rPr>
                <w:rFonts w:ascii="Mulish" w:hAnsi="Mulish" w:cs="Courier New"/>
                <w:i/>
                <w:iCs/>
                <w:sz w:val="20"/>
                <w:szCs w:val="20"/>
              </w:rPr>
              <w:t>-UnityCatalog</w:t>
            </w:r>
            <w:r w:rsidRPr="00010F3A">
              <w:rPr>
                <w:rFonts w:ascii="Mulish" w:hAnsi="Mulish" w:cs="Courier New"/>
                <w:i/>
                <w:iCs/>
                <w:sz w:val="20"/>
                <w:szCs w:val="20"/>
              </w:rPr>
              <w:t>ue</w:t>
            </w:r>
            <w:r w:rsidRPr="00010F3A" w:rsidR="000E74A7">
              <w:rPr>
                <w:rFonts w:ascii="Mulish" w:hAnsi="Mulish" w:cs="Courier New"/>
                <w:i/>
                <w:iCs/>
                <w:sz w:val="20"/>
                <w:szCs w:val="20"/>
              </w:rPr>
              <w:t>-Admins</w:t>
            </w:r>
            <w:r w:rsidRPr="00010F3A" w:rsidR="000E74A7">
              <w:rPr>
                <w:rFonts w:ascii="Mulish" w:hAnsi="Mulish"/>
                <w:i/>
                <w:iCs/>
                <w:sz w:val="20"/>
                <w:szCs w:val="20"/>
              </w:rPr>
              <w:br/>
            </w:r>
            <w:r w:rsidRPr="00010F3A">
              <w:rPr>
                <w:rFonts w:ascii="Mulish" w:hAnsi="Mulish" w:cs="Courier New"/>
                <w:i/>
                <w:iCs/>
                <w:sz w:val="20"/>
                <w:szCs w:val="20"/>
              </w:rPr>
              <w:t>Doubtless-ADB</w:t>
            </w:r>
            <w:r w:rsidRPr="00010F3A" w:rsidR="000E74A7">
              <w:rPr>
                <w:rFonts w:ascii="Mulish" w:hAnsi="Mulish" w:cs="Courier New"/>
                <w:i/>
                <w:iCs/>
                <w:sz w:val="20"/>
                <w:szCs w:val="20"/>
              </w:rPr>
              <w:t>-Production-Support</w:t>
            </w:r>
            <w:r w:rsidRPr="00010F3A" w:rsidR="000E74A7">
              <w:rPr>
                <w:rFonts w:ascii="Mulish" w:hAnsi="Mulish"/>
                <w:i/>
                <w:iCs/>
                <w:sz w:val="20"/>
                <w:szCs w:val="20"/>
              </w:rPr>
              <w:br/>
            </w:r>
            <w:r w:rsidRPr="00010F3A">
              <w:rPr>
                <w:rFonts w:ascii="Mulish" w:hAnsi="Mulish" w:cs="Courier New"/>
                <w:i/>
                <w:iCs/>
                <w:sz w:val="20"/>
                <w:szCs w:val="20"/>
              </w:rPr>
              <w:t>Doubtless-ADB</w:t>
            </w:r>
            <w:r w:rsidRPr="00010F3A" w:rsidR="000E74A7">
              <w:rPr>
                <w:rFonts w:ascii="Mulish" w:hAnsi="Mulish" w:cs="Courier New"/>
                <w:i/>
                <w:iCs/>
                <w:sz w:val="20"/>
                <w:szCs w:val="20"/>
              </w:rPr>
              <w:t>-SQL-Warehouse-Admins</w:t>
            </w:r>
          </w:p>
        </w:tc>
        <w:tc>
          <w:tcPr>
            <w:tcW w:w="3893" w:type="dxa"/>
            <w:hideMark/>
          </w:tcPr>
          <w:p w:rsidRPr="00010F3A" w:rsidR="009E2C1B" w:rsidP="00B34E3E" w:rsidRDefault="000E74A7" w14:paraId="46840ED4"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Workspace administration</w:t>
            </w:r>
          </w:p>
          <w:p w:rsidRPr="00010F3A" w:rsidR="009E2C1B" w:rsidP="00B34E3E" w:rsidRDefault="000E74A7" w14:paraId="223B25F2"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Unity Catalog</w:t>
            </w:r>
            <w:r w:rsidRPr="00010F3A" w:rsidR="00726514">
              <w:rPr>
                <w:rFonts w:ascii="Mulish" w:hAnsi="Mulish"/>
                <w:sz w:val="20"/>
                <w:szCs w:val="20"/>
              </w:rPr>
              <w:t>ue</w:t>
            </w:r>
            <w:r w:rsidRPr="00010F3A">
              <w:rPr>
                <w:rFonts w:ascii="Mulish" w:hAnsi="Mulish"/>
                <w:sz w:val="20"/>
                <w:szCs w:val="20"/>
              </w:rPr>
              <w:t xml:space="preserve"> administration</w:t>
            </w:r>
          </w:p>
          <w:p w:rsidRPr="00010F3A" w:rsidR="009E2C1B" w:rsidP="00B34E3E" w:rsidRDefault="000E74A7" w14:paraId="4C97268B"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Compute Policy administration</w:t>
            </w:r>
          </w:p>
          <w:p w:rsidRPr="00010F3A" w:rsidR="009E2C1B" w:rsidP="00B34E3E" w:rsidRDefault="000E74A7" w14:paraId="7DFCA839"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SQL Warehouse management</w:t>
            </w:r>
          </w:p>
          <w:p w:rsidRPr="00010F3A" w:rsidR="009E2C1B" w:rsidP="00B34E3E" w:rsidRDefault="000E74A7" w14:paraId="37F016AA"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Production troubleshooting</w:t>
            </w:r>
          </w:p>
          <w:p w:rsidRPr="00010F3A" w:rsidR="000E74A7" w:rsidP="00B34E3E" w:rsidRDefault="000E74A7" w14:paraId="3B021035"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sz w:val="20"/>
                <w:szCs w:val="20"/>
              </w:rPr>
            </w:pPr>
            <w:r w:rsidRPr="00010F3A">
              <w:rPr>
                <w:rFonts w:ascii="Mulish" w:hAnsi="Mulish"/>
                <w:b/>
                <w:bCs/>
                <w:i/>
                <w:iCs/>
                <w:sz w:val="20"/>
                <w:szCs w:val="20"/>
              </w:rPr>
              <w:t>No automatic business data access beyond operational need</w:t>
            </w:r>
          </w:p>
          <w:p w:rsidRPr="00010F3A" w:rsidR="009E2C1B" w:rsidP="009E2C1B" w:rsidRDefault="009E2C1B" w14:paraId="437ED454" w14:textId="78BE4F2B">
            <w:pPr>
              <w:pStyle w:val="ListParagraph"/>
              <w:cnfStyle w:val="000000000000" w:firstRow="0" w:lastRow="0" w:firstColumn="0" w:lastColumn="0" w:oddVBand="0" w:evenVBand="0" w:oddHBand="0" w:evenHBand="0" w:firstRowFirstColumn="0" w:firstRowLastColumn="0" w:lastRowFirstColumn="0" w:lastRowLastColumn="0"/>
              <w:rPr>
                <w:rFonts w:ascii="Mulish" w:hAnsi="Mulish"/>
                <w:b/>
                <w:bCs/>
                <w:i/>
                <w:iCs/>
                <w:sz w:val="20"/>
                <w:szCs w:val="20"/>
              </w:rPr>
            </w:pPr>
          </w:p>
        </w:tc>
      </w:tr>
      <w:tr w:rsidRPr="00010F3A" w:rsidR="000E74A7" w:rsidTr="1ADBE79A" w14:paraId="06E19294" w14:textId="77777777">
        <w:trPr>
          <w:trHeight w:val="2267"/>
        </w:trPr>
        <w:tc>
          <w:tcPr>
            <w:cnfStyle w:val="001000000000" w:firstRow="0" w:lastRow="0" w:firstColumn="1" w:lastColumn="0" w:oddVBand="0" w:evenVBand="0" w:oddHBand="0" w:evenHBand="0" w:firstRowFirstColumn="0" w:firstRowLastColumn="0" w:lastRowFirstColumn="0" w:lastRowLastColumn="0"/>
            <w:tcW w:w="2268" w:type="dxa"/>
            <w:hideMark/>
          </w:tcPr>
          <w:p w:rsidRPr="00010F3A" w:rsidR="000E74A7" w:rsidP="000E74A7" w:rsidRDefault="000E74A7" w14:paraId="07A05245" w14:textId="28A39B07">
            <w:pPr>
              <w:rPr>
                <w:rFonts w:ascii="Mulish" w:hAnsi="Mulish"/>
                <w:sz w:val="20"/>
                <w:szCs w:val="20"/>
              </w:rPr>
            </w:pPr>
            <w:r w:rsidRPr="00010F3A">
              <w:rPr>
                <w:rFonts w:ascii="Mulish" w:hAnsi="Mulish"/>
                <w:sz w:val="20"/>
                <w:szCs w:val="20"/>
              </w:rPr>
              <w:lastRenderedPageBreak/>
              <w:t>Workload Identity Groups</w:t>
            </w:r>
          </w:p>
        </w:tc>
        <w:tc>
          <w:tcPr>
            <w:tcW w:w="4253" w:type="dxa"/>
            <w:hideMark/>
          </w:tcPr>
          <w:p w:rsidRPr="00010F3A" w:rsidR="000E74A7" w:rsidP="000E74A7" w:rsidRDefault="63193E1D" w14:paraId="2C80C5DC" w14:textId="0CF0500C">
            <w:p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commentRangeStart w:id="370"/>
            <w:commentRangeStart w:id="371"/>
            <w:r w:rsidRPr="1ADBE79A">
              <w:rPr>
                <w:rFonts w:ascii="Mulish" w:hAnsi="Mulish"/>
                <w:sz w:val="20"/>
                <w:szCs w:val="20"/>
              </w:rPr>
              <w:t>These groups d</w:t>
            </w:r>
            <w:r w:rsidRPr="1ADBE79A" w:rsidR="000E74A7">
              <w:rPr>
                <w:rFonts w:ascii="Mulish" w:hAnsi="Mulish"/>
                <w:sz w:val="20"/>
                <w:szCs w:val="20"/>
              </w:rPr>
              <w:t>efine permissions for non-human identities</w:t>
            </w:r>
            <w:r w:rsidRPr="1ADBE79A">
              <w:rPr>
                <w:rFonts w:ascii="Mulish" w:hAnsi="Mulish"/>
                <w:sz w:val="20"/>
                <w:szCs w:val="20"/>
              </w:rPr>
              <w:t xml:space="preserve">, </w:t>
            </w:r>
            <w:r w:rsidRPr="1ADBE79A" w:rsidR="000E74A7">
              <w:rPr>
                <w:rFonts w:ascii="Mulish" w:hAnsi="Mulish"/>
                <w:sz w:val="20"/>
                <w:szCs w:val="20"/>
              </w:rPr>
              <w:t>used by production workloads. These groups contain Service Principals or Managed Identities rather than users.</w:t>
            </w:r>
          </w:p>
        </w:tc>
        <w:tc>
          <w:tcPr>
            <w:tcW w:w="3544" w:type="dxa"/>
            <w:hideMark/>
          </w:tcPr>
          <w:p w:rsidRPr="00010F3A" w:rsidR="000E74A7" w:rsidP="000E74A7" w:rsidRDefault="00126EC5" w14:paraId="63334384" w14:textId="63ECE482">
            <w:pPr>
              <w:cnfStyle w:val="000000000000" w:firstRow="0" w:lastRow="0" w:firstColumn="0" w:lastColumn="0" w:oddVBand="0" w:evenVBand="0" w:oddHBand="0" w:evenHBand="0" w:firstRowFirstColumn="0" w:firstRowLastColumn="0" w:lastRowFirstColumn="0" w:lastRowLastColumn="0"/>
              <w:rPr>
                <w:rFonts w:ascii="Mulish" w:hAnsi="Mulish"/>
                <w:i/>
                <w:iCs/>
                <w:sz w:val="20"/>
                <w:szCs w:val="20"/>
              </w:rPr>
            </w:pPr>
            <w:r w:rsidRPr="00010F3A">
              <w:rPr>
                <w:rFonts w:ascii="Mulish" w:hAnsi="Mulish" w:cs="Courier New"/>
                <w:i/>
                <w:iCs/>
                <w:sz w:val="20"/>
                <w:szCs w:val="20"/>
              </w:rPr>
              <w:t>Doubtless-</w:t>
            </w:r>
            <w:r w:rsidRPr="00010F3A" w:rsidR="000E74A7">
              <w:rPr>
                <w:rFonts w:ascii="Mulish" w:hAnsi="Mulish" w:cs="Courier New"/>
                <w:i/>
                <w:iCs/>
                <w:sz w:val="20"/>
                <w:szCs w:val="20"/>
              </w:rPr>
              <w:t>SP-dbt</w:t>
            </w:r>
            <w:ins w:author="Tom Wilson" w:date="2026-09-22T09:47:00Z" w16du:dateUtc="2026-09-22T08:47:00Z" w:id="372">
              <w:r w:rsidR="00393E73">
                <w:rPr>
                  <w:rFonts w:ascii="Mulish" w:hAnsi="Mulish" w:cs="Courier New"/>
                  <w:i/>
                  <w:iCs/>
                  <w:sz w:val="20"/>
                  <w:szCs w:val="20"/>
                </w:rPr>
                <w:t>-AFI</w:t>
              </w:r>
            </w:ins>
            <w:r w:rsidRPr="00010F3A" w:rsidR="000E74A7">
              <w:rPr>
                <w:rFonts w:ascii="Mulish" w:hAnsi="Mulish" w:cs="Courier New"/>
                <w:i/>
                <w:iCs/>
                <w:sz w:val="20"/>
                <w:szCs w:val="20"/>
              </w:rPr>
              <w:t>-Prod</w:t>
            </w:r>
            <w:r w:rsidRPr="00010F3A" w:rsidR="000E74A7">
              <w:rPr>
                <w:rFonts w:ascii="Mulish" w:hAnsi="Mulish"/>
                <w:i/>
                <w:iCs/>
                <w:sz w:val="20"/>
                <w:szCs w:val="20"/>
              </w:rPr>
              <w:br/>
            </w:r>
            <w:r w:rsidRPr="00010F3A">
              <w:rPr>
                <w:rFonts w:ascii="Mulish" w:hAnsi="Mulish" w:cs="Courier New"/>
                <w:i/>
                <w:iCs/>
                <w:sz w:val="20"/>
                <w:szCs w:val="20"/>
              </w:rPr>
              <w:t>Doubtless-</w:t>
            </w:r>
            <w:r w:rsidRPr="00010F3A" w:rsidR="000E74A7">
              <w:rPr>
                <w:rFonts w:ascii="Mulish" w:hAnsi="Mulish" w:cs="Courier New"/>
                <w:i/>
                <w:iCs/>
                <w:sz w:val="20"/>
                <w:szCs w:val="20"/>
              </w:rPr>
              <w:t>SP-PowerBI-Prod</w:t>
            </w:r>
            <w:r w:rsidRPr="00010F3A" w:rsidR="000E74A7">
              <w:rPr>
                <w:rFonts w:ascii="Mulish" w:hAnsi="Mulish"/>
                <w:i/>
                <w:iCs/>
                <w:sz w:val="20"/>
                <w:szCs w:val="20"/>
              </w:rPr>
              <w:br/>
            </w:r>
            <w:r w:rsidRPr="00010F3A">
              <w:rPr>
                <w:rFonts w:ascii="Mulish" w:hAnsi="Mulish" w:cs="Courier New"/>
                <w:i/>
                <w:iCs/>
                <w:sz w:val="20"/>
                <w:szCs w:val="20"/>
              </w:rPr>
              <w:t>Doubtless-</w:t>
            </w:r>
            <w:r w:rsidRPr="00010F3A" w:rsidR="000E74A7">
              <w:rPr>
                <w:rFonts w:ascii="Mulish" w:hAnsi="Mulish" w:cs="Courier New"/>
                <w:i/>
                <w:iCs/>
                <w:sz w:val="20"/>
                <w:szCs w:val="20"/>
              </w:rPr>
              <w:t>SP-</w:t>
            </w:r>
            <w:r w:rsidRPr="00010F3A">
              <w:rPr>
                <w:rFonts w:ascii="Mulish" w:hAnsi="Mulish" w:cs="Courier New"/>
                <w:i/>
                <w:iCs/>
                <w:sz w:val="20"/>
                <w:szCs w:val="20"/>
              </w:rPr>
              <w:t>PolicyIntegration</w:t>
            </w:r>
            <w:r w:rsidRPr="00010F3A" w:rsidR="000E74A7">
              <w:rPr>
                <w:rFonts w:ascii="Mulish" w:hAnsi="Mulish" w:cs="Courier New"/>
                <w:i/>
                <w:iCs/>
                <w:sz w:val="20"/>
                <w:szCs w:val="20"/>
              </w:rPr>
              <w:t>-Prod</w:t>
            </w:r>
            <w:r w:rsidRPr="00010F3A" w:rsidR="000E74A7">
              <w:rPr>
                <w:rFonts w:ascii="Mulish" w:hAnsi="Mulish"/>
                <w:i/>
                <w:iCs/>
                <w:sz w:val="20"/>
                <w:szCs w:val="20"/>
              </w:rPr>
              <w:br/>
            </w:r>
            <w:r w:rsidRPr="00010F3A">
              <w:rPr>
                <w:rFonts w:ascii="Mulish" w:hAnsi="Mulish" w:cs="Courier New"/>
                <w:i/>
                <w:iCs/>
                <w:sz w:val="20"/>
                <w:szCs w:val="20"/>
              </w:rPr>
              <w:t>Doubtless-</w:t>
            </w:r>
            <w:r w:rsidRPr="00010F3A" w:rsidR="000E74A7">
              <w:rPr>
                <w:rFonts w:ascii="Mulish" w:hAnsi="Mulish" w:cs="Courier New"/>
                <w:i/>
                <w:iCs/>
                <w:sz w:val="20"/>
                <w:szCs w:val="20"/>
              </w:rPr>
              <w:t>SP-Lakeflow</w:t>
            </w:r>
            <w:ins w:author="Tom Wilson" w:date="2026-09-22T09:47:00Z" w16du:dateUtc="2026-09-22T08:47:00Z" w:id="373">
              <w:r w:rsidR="00393E73">
                <w:rPr>
                  <w:rFonts w:ascii="Mulish" w:hAnsi="Mulish" w:cs="Courier New"/>
                  <w:i/>
                  <w:iCs/>
                  <w:sz w:val="20"/>
                  <w:szCs w:val="20"/>
                </w:rPr>
                <w:t>-Agila</w:t>
              </w:r>
            </w:ins>
            <w:r w:rsidRPr="00010F3A" w:rsidR="000E74A7">
              <w:rPr>
                <w:rFonts w:ascii="Mulish" w:hAnsi="Mulish" w:cs="Courier New"/>
                <w:i/>
                <w:iCs/>
                <w:sz w:val="20"/>
                <w:szCs w:val="20"/>
              </w:rPr>
              <w:t>-Prod</w:t>
            </w:r>
          </w:p>
        </w:tc>
        <w:tc>
          <w:tcPr>
            <w:tcW w:w="3893" w:type="dxa"/>
            <w:hideMark/>
          </w:tcPr>
          <w:p w:rsidRPr="00010F3A" w:rsidR="00126EC5" w:rsidP="00B34E3E" w:rsidRDefault="000E74A7" w14:paraId="0F422D36"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Production execution permissions</w:t>
            </w:r>
          </w:p>
          <w:p w:rsidRPr="00010F3A" w:rsidR="00126EC5" w:rsidP="00B34E3E" w:rsidRDefault="000E74A7" w14:paraId="71D99B24" w14:textId="667E4F3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Unity Catalog</w:t>
            </w:r>
            <w:r w:rsidRPr="00010F3A" w:rsidR="00126EC5">
              <w:rPr>
                <w:rFonts w:ascii="Mulish" w:hAnsi="Mulish"/>
                <w:sz w:val="20"/>
                <w:szCs w:val="20"/>
              </w:rPr>
              <w:t>ue</w:t>
            </w:r>
            <w:r w:rsidRPr="00010F3A">
              <w:rPr>
                <w:rFonts w:ascii="Mulish" w:hAnsi="Mulish"/>
                <w:sz w:val="20"/>
                <w:szCs w:val="20"/>
              </w:rPr>
              <w:t xml:space="preserve"> read/write required by workload</w:t>
            </w:r>
          </w:p>
          <w:p w:rsidRPr="00010F3A" w:rsidR="00126EC5" w:rsidP="00B34E3E" w:rsidRDefault="000E74A7" w14:paraId="28C01604"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SQL Warehouse access</w:t>
            </w:r>
          </w:p>
          <w:p w:rsidRPr="00010F3A" w:rsidR="00126EC5" w:rsidP="00B34E3E" w:rsidRDefault="000E74A7" w14:paraId="1899C08F"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Job execution</w:t>
            </w:r>
          </w:p>
          <w:p w:rsidRPr="00010F3A" w:rsidR="00126EC5" w:rsidP="00B34E3E" w:rsidRDefault="000E74A7" w14:paraId="7C811744"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sz w:val="20"/>
                <w:szCs w:val="20"/>
              </w:rPr>
            </w:pPr>
            <w:r w:rsidRPr="00010F3A">
              <w:rPr>
                <w:rFonts w:ascii="Mulish" w:hAnsi="Mulish"/>
                <w:sz w:val="20"/>
                <w:szCs w:val="20"/>
              </w:rPr>
              <w:t>Storage credentials where required</w:t>
            </w:r>
          </w:p>
          <w:p w:rsidRPr="00010F3A" w:rsidR="000E74A7" w:rsidP="1ADBE79A" w:rsidRDefault="000E74A7" w14:paraId="40B1FA71" w14:textId="39A7FC26">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b/>
                <w:bCs/>
                <w:i/>
                <w:iCs/>
                <w:sz w:val="20"/>
                <w:szCs w:val="20"/>
              </w:rPr>
            </w:pPr>
            <w:r w:rsidRPr="1ADBE79A">
              <w:rPr>
                <w:rFonts w:ascii="Mulish" w:hAnsi="Mulish"/>
                <w:b/>
                <w:bCs/>
                <w:i/>
                <w:iCs/>
                <w:sz w:val="20"/>
                <w:szCs w:val="20"/>
              </w:rPr>
              <w:t>No interactive workspace access</w:t>
            </w:r>
            <w:commentRangeEnd w:id="370"/>
            <w:r w:rsidRPr="00010F3A">
              <w:rPr>
                <w:rStyle w:val="CommentReference"/>
                <w:rFonts w:ascii="Mulish" w:hAnsi="Mulish"/>
                <w:b/>
                <w:bCs/>
                <w:i/>
                <w:iCs/>
                <w:sz w:val="20"/>
                <w:szCs w:val="20"/>
              </w:rPr>
              <w:commentReference w:id="370"/>
            </w:r>
            <w:commentRangeEnd w:id="371"/>
            <w:r>
              <w:rPr>
                <w:rStyle w:val="CommentReference"/>
              </w:rPr>
              <w:commentReference w:id="371"/>
            </w:r>
          </w:p>
        </w:tc>
      </w:tr>
    </w:tbl>
    <w:p w:rsidR="00C662FB" w:rsidP="00C662FB" w:rsidRDefault="00C662FB" w14:paraId="6F39C6DA" w14:textId="48726863">
      <w:pPr>
        <w:rPr>
          <w:rFonts w:ascii="Mulish" w:hAnsi="Mulish"/>
        </w:rPr>
      </w:pPr>
      <w:r>
        <w:rPr>
          <w:rFonts w:ascii="Mulish" w:hAnsi="Mulish"/>
        </w:rPr>
        <w:t>For added clarity, below are two specific worked examples;</w:t>
      </w:r>
    </w:p>
    <w:p w:rsidRPr="00C662FB" w:rsidR="00C662FB" w:rsidP="00C662FB" w:rsidRDefault="00C662FB" w14:paraId="6FEA2716" w14:textId="007C15D1">
      <w:pPr>
        <w:rPr>
          <w:rFonts w:ascii="Mulish" w:hAnsi="Mulish"/>
          <w:b/>
          <w:bCs/>
        </w:rPr>
      </w:pPr>
      <w:r w:rsidRPr="00C662FB">
        <w:rPr>
          <w:rFonts w:ascii="Mulish" w:hAnsi="Mulish"/>
          <w:b/>
          <w:bCs/>
        </w:rPr>
        <w:t>Example 1 – A Data Analyst who is part of the Agila data team</w:t>
      </w:r>
    </w:p>
    <w:p w:rsidRPr="00C662FB" w:rsidR="00C662FB" w:rsidP="00C662FB" w:rsidRDefault="00C662FB" w14:paraId="04EA7912" w14:textId="77777777">
      <w:pPr>
        <w:rPr>
          <w:rFonts w:ascii="Mulish" w:hAnsi="Mulish"/>
        </w:rPr>
      </w:pPr>
      <w:r w:rsidRPr="00C662FB">
        <w:rPr>
          <w:rFonts w:ascii="Mulish" w:hAnsi="Mulish"/>
        </w:rPr>
        <w:t>A typical analyst would simply be a member of three groups:</w:t>
      </w:r>
    </w:p>
    <w:p w:rsidR="00857DC0" w:rsidP="00B34E3E" w:rsidRDefault="00C662FB" w14:paraId="30B10B9E" w14:textId="77777777">
      <w:pPr>
        <w:pStyle w:val="ListParagraph"/>
        <w:numPr>
          <w:ilvl w:val="0"/>
          <w:numId w:val="7"/>
        </w:numPr>
        <w:rPr>
          <w:rFonts w:ascii="Mulish" w:hAnsi="Mulish"/>
        </w:rPr>
      </w:pPr>
      <w:r w:rsidRPr="00857DC0">
        <w:rPr>
          <w:rFonts w:ascii="Mulish" w:hAnsi="Mulish"/>
          <w:b/>
          <w:bCs/>
          <w:i/>
          <w:iCs/>
        </w:rPr>
        <w:t>Doubtless-ADB-Analysts</w:t>
      </w:r>
      <w:r w:rsidRPr="00857DC0">
        <w:rPr>
          <w:rFonts w:ascii="Mulish" w:hAnsi="Mulish"/>
        </w:rPr>
        <w:t>: Granted access to use Databricks SQL, notebooks and approved serverless SQL warehouses</w:t>
      </w:r>
    </w:p>
    <w:p w:rsidR="009C257E" w:rsidP="00B34E3E" w:rsidRDefault="00857DC0" w14:paraId="369718E8" w14:textId="77777777">
      <w:pPr>
        <w:pStyle w:val="ListParagraph"/>
        <w:numPr>
          <w:ilvl w:val="0"/>
          <w:numId w:val="7"/>
        </w:numPr>
        <w:rPr>
          <w:rFonts w:ascii="Mulish" w:hAnsi="Mulish"/>
        </w:rPr>
      </w:pPr>
      <w:r>
        <w:rPr>
          <w:rFonts w:ascii="Mulish" w:hAnsi="Mulish"/>
          <w:b/>
          <w:bCs/>
          <w:i/>
          <w:iCs/>
        </w:rPr>
        <w:t>Doubtless</w:t>
      </w:r>
      <w:r w:rsidRPr="00857DC0">
        <w:rPr>
          <w:rFonts w:ascii="Mulish" w:hAnsi="Mulish"/>
          <w:b/>
          <w:bCs/>
          <w:i/>
          <w:iCs/>
        </w:rPr>
        <w:t>-</w:t>
      </w:r>
      <w:r w:rsidRPr="00857DC0" w:rsidR="00C662FB">
        <w:rPr>
          <w:rFonts w:ascii="Mulish" w:hAnsi="Mulish"/>
          <w:b/>
          <w:bCs/>
          <w:i/>
          <w:iCs/>
        </w:rPr>
        <w:t>UC-Agila-Analytics-Readers</w:t>
      </w:r>
      <w:r>
        <w:rPr>
          <w:rFonts w:ascii="Mulish" w:hAnsi="Mulish"/>
          <w:b/>
          <w:bCs/>
          <w:i/>
          <w:iCs/>
        </w:rPr>
        <w:t>:</w:t>
      </w:r>
      <w:r>
        <w:rPr>
          <w:rFonts w:ascii="Mulish" w:hAnsi="Mulish"/>
        </w:rPr>
        <w:t xml:space="preserve"> Granted access to q</w:t>
      </w:r>
      <w:r w:rsidRPr="00857DC0" w:rsidR="00C662FB">
        <w:rPr>
          <w:rFonts w:ascii="Mulish" w:hAnsi="Mulish"/>
        </w:rPr>
        <w:t xml:space="preserve">uery </w:t>
      </w:r>
      <w:r>
        <w:rPr>
          <w:rFonts w:ascii="Mulish" w:hAnsi="Mulish"/>
        </w:rPr>
        <w:t xml:space="preserve">Silver </w:t>
      </w:r>
      <w:r w:rsidRPr="00857DC0" w:rsidR="00C662FB">
        <w:rPr>
          <w:rFonts w:ascii="Mulish" w:hAnsi="Mulish"/>
        </w:rPr>
        <w:t xml:space="preserve">and Gold </w:t>
      </w:r>
      <w:r>
        <w:rPr>
          <w:rFonts w:ascii="Mulish" w:hAnsi="Mulish"/>
        </w:rPr>
        <w:t xml:space="preserve">schemas </w:t>
      </w:r>
      <w:r w:rsidRPr="00857DC0" w:rsidR="00C662FB">
        <w:rPr>
          <w:rFonts w:ascii="Mulish" w:hAnsi="Mulish"/>
        </w:rPr>
        <w:t>within</w:t>
      </w:r>
      <w:r>
        <w:rPr>
          <w:rFonts w:ascii="Mulish" w:hAnsi="Mulish"/>
        </w:rPr>
        <w:t xml:space="preserve"> the Agila</w:t>
      </w:r>
      <w:r w:rsidRPr="00857DC0" w:rsidR="00C662FB">
        <w:rPr>
          <w:rFonts w:ascii="Mulish" w:hAnsi="Mulish"/>
        </w:rPr>
        <w:t xml:space="preserve"> Unity Catalog</w:t>
      </w:r>
      <w:r>
        <w:rPr>
          <w:rFonts w:ascii="Mulish" w:hAnsi="Mulish"/>
        </w:rPr>
        <w:t>ue</w:t>
      </w:r>
      <w:r w:rsidR="009C257E">
        <w:rPr>
          <w:rFonts w:ascii="Mulish" w:hAnsi="Mulish"/>
        </w:rPr>
        <w:t>s</w:t>
      </w:r>
      <w:r w:rsidRPr="00857DC0" w:rsidR="00C662FB">
        <w:rPr>
          <w:rFonts w:ascii="Mulish" w:hAnsi="Mulish"/>
        </w:rPr>
        <w:t>.</w:t>
      </w:r>
    </w:p>
    <w:p w:rsidRPr="009C257E" w:rsidR="00C662FB" w:rsidP="00B34E3E" w:rsidRDefault="009C257E" w14:paraId="4EA9C4D1" w14:textId="57CCDFE1">
      <w:pPr>
        <w:pStyle w:val="ListParagraph"/>
        <w:numPr>
          <w:ilvl w:val="0"/>
          <w:numId w:val="7"/>
        </w:numPr>
        <w:rPr>
          <w:rFonts w:ascii="Mulish" w:hAnsi="Mulish"/>
        </w:rPr>
      </w:pPr>
      <w:r w:rsidRPr="009C257E">
        <w:rPr>
          <w:rFonts w:ascii="Mulish" w:hAnsi="Mulish"/>
          <w:b/>
          <w:bCs/>
          <w:i/>
          <w:iCs/>
        </w:rPr>
        <w:t>Doubtless-</w:t>
      </w:r>
      <w:r w:rsidRPr="009C257E" w:rsidR="00C662FB">
        <w:rPr>
          <w:rFonts w:ascii="Mulish" w:hAnsi="Mulish"/>
          <w:b/>
          <w:bCs/>
          <w:i/>
          <w:iCs/>
        </w:rPr>
        <w:t>UC-Agila-PII-Cleartext-Readers</w:t>
      </w:r>
      <w:r>
        <w:rPr>
          <w:rFonts w:ascii="Mulish" w:hAnsi="Mulish"/>
          <w:b/>
          <w:bCs/>
          <w:i/>
          <w:iCs/>
        </w:rPr>
        <w:t xml:space="preserve"> (optional): </w:t>
      </w:r>
      <w:r w:rsidRPr="009C257E" w:rsidR="00C662FB">
        <w:rPr>
          <w:rFonts w:ascii="Mulish" w:hAnsi="Mulish"/>
        </w:rPr>
        <w:t>May view unmasked PII where business approval has been granted</w:t>
      </w:r>
      <w:r w:rsidR="002956D3">
        <w:rPr>
          <w:rFonts w:ascii="Mulish" w:hAnsi="Mulish"/>
        </w:rPr>
        <w:t xml:space="preserve"> for a specific use case</w:t>
      </w:r>
      <w:r w:rsidRPr="009C257E" w:rsidR="00C662FB">
        <w:rPr>
          <w:rFonts w:ascii="Mulish" w:hAnsi="Mulish"/>
        </w:rPr>
        <w:t>.</w:t>
      </w:r>
    </w:p>
    <w:p w:rsidRPr="00C662FB" w:rsidR="00C662FB" w:rsidP="00C662FB" w:rsidRDefault="002956D3" w14:paraId="0EC895CB" w14:textId="5FF35E19">
      <w:pPr>
        <w:rPr>
          <w:rFonts w:ascii="Mulish" w:hAnsi="Mulish"/>
        </w:rPr>
      </w:pPr>
      <w:r w:rsidRPr="005E7686">
        <w:rPr>
          <w:rFonts w:ascii="Mulish" w:hAnsi="Mulish"/>
          <w:b/>
          <w:bCs/>
        </w:rPr>
        <w:t>NB:</w:t>
      </w:r>
      <w:r>
        <w:rPr>
          <w:rFonts w:ascii="Mulish" w:hAnsi="Mulish"/>
        </w:rPr>
        <w:t xml:space="preserve"> </w:t>
      </w:r>
      <w:r w:rsidRPr="00C662FB" w:rsidR="00C662FB">
        <w:rPr>
          <w:rFonts w:ascii="Mulish" w:hAnsi="Mulish"/>
        </w:rPr>
        <w:t>Without the third group, the analyst can still query the data</w:t>
      </w:r>
      <w:r>
        <w:rPr>
          <w:rFonts w:ascii="Mulish" w:hAnsi="Mulish"/>
        </w:rPr>
        <w:t xml:space="preserve"> in the required catalogues</w:t>
      </w:r>
      <w:r w:rsidRPr="00C662FB" w:rsidR="00C662FB">
        <w:rPr>
          <w:rFonts w:ascii="Mulish" w:hAnsi="Mulish"/>
        </w:rPr>
        <w:t>, but sensitive columns remain masked.</w:t>
      </w:r>
    </w:p>
    <w:p w:rsidR="002956D3" w:rsidP="00C662FB" w:rsidRDefault="002956D3" w14:paraId="2AE63FB1" w14:textId="77777777">
      <w:pPr>
        <w:rPr>
          <w:rFonts w:ascii="Mulish" w:hAnsi="Mulish"/>
        </w:rPr>
      </w:pPr>
    </w:p>
    <w:p w:rsidRPr="002956D3" w:rsidR="00C662FB" w:rsidP="00C662FB" w:rsidRDefault="00C662FB" w14:paraId="4027332F" w14:textId="644BFD4D">
      <w:pPr>
        <w:rPr>
          <w:rFonts w:ascii="Mulish" w:hAnsi="Mulish"/>
          <w:b/>
          <w:bCs/>
          <w:i/>
          <w:iCs/>
        </w:rPr>
      </w:pPr>
      <w:r w:rsidRPr="002956D3">
        <w:rPr>
          <w:rFonts w:ascii="Mulish" w:hAnsi="Mulish"/>
          <w:b/>
          <w:bCs/>
          <w:i/>
          <w:iCs/>
        </w:rPr>
        <w:t>Example</w:t>
      </w:r>
      <w:r w:rsidRPr="002956D3" w:rsidR="002956D3">
        <w:rPr>
          <w:rFonts w:ascii="Mulish" w:hAnsi="Mulish"/>
          <w:b/>
          <w:bCs/>
          <w:i/>
          <w:iCs/>
        </w:rPr>
        <w:t xml:space="preserve"> 2</w:t>
      </w:r>
      <w:r w:rsidRPr="002956D3">
        <w:rPr>
          <w:rFonts w:ascii="Mulish" w:hAnsi="Mulish"/>
          <w:b/>
          <w:bCs/>
          <w:i/>
          <w:iCs/>
        </w:rPr>
        <w:t>: Production</w:t>
      </w:r>
      <w:r w:rsidRPr="002956D3" w:rsidR="002956D3">
        <w:rPr>
          <w:rFonts w:ascii="Mulish" w:hAnsi="Mulish"/>
          <w:b/>
          <w:bCs/>
          <w:i/>
          <w:iCs/>
        </w:rPr>
        <w:t xml:space="preserve"> Semantic Model Refreh in</w:t>
      </w:r>
      <w:r w:rsidRPr="002956D3">
        <w:rPr>
          <w:rFonts w:ascii="Mulish" w:hAnsi="Mulish"/>
          <w:b/>
          <w:bCs/>
          <w:i/>
          <w:iCs/>
        </w:rPr>
        <w:t xml:space="preserve"> Power BI</w:t>
      </w:r>
    </w:p>
    <w:p w:rsidRPr="00C662FB" w:rsidR="00C662FB" w:rsidP="00C662FB" w:rsidRDefault="002956D3" w14:paraId="3AE372E2" w14:textId="66393462">
      <w:pPr>
        <w:rPr>
          <w:rFonts w:ascii="Mulish" w:hAnsi="Mulish"/>
        </w:rPr>
      </w:pPr>
      <w:r>
        <w:rPr>
          <w:rFonts w:ascii="Mulish" w:hAnsi="Mulish"/>
        </w:rPr>
        <w:t>As</w:t>
      </w:r>
      <w:r w:rsidRPr="00C662FB" w:rsidR="00C662FB">
        <w:rPr>
          <w:rFonts w:ascii="Mulish" w:hAnsi="Mulish"/>
        </w:rPr>
        <w:t xml:space="preserve"> Power BI</w:t>
      </w:r>
      <w:r>
        <w:rPr>
          <w:rFonts w:ascii="Mulish" w:hAnsi="Mulish"/>
        </w:rPr>
        <w:t xml:space="preserve"> is an Azure service we would use a Managed Identity</w:t>
      </w:r>
      <w:r w:rsidR="00960115">
        <w:rPr>
          <w:rFonts w:ascii="Mulish" w:hAnsi="Mulish"/>
        </w:rPr>
        <w:t>, which would instead</w:t>
      </w:r>
      <w:r w:rsidRPr="00C662FB" w:rsidR="00C662FB">
        <w:rPr>
          <w:rFonts w:ascii="Mulish" w:hAnsi="Mulish"/>
        </w:rPr>
        <w:t xml:space="preserve"> belong to</w:t>
      </w:r>
      <w:r w:rsidR="00960115">
        <w:rPr>
          <w:rFonts w:ascii="Mulish" w:hAnsi="Mulish"/>
        </w:rPr>
        <w:t xml:space="preserve"> the following groups</w:t>
      </w:r>
      <w:r w:rsidRPr="00C662FB" w:rsidR="00C662FB">
        <w:rPr>
          <w:rFonts w:ascii="Mulish" w:hAnsi="Mulish"/>
        </w:rPr>
        <w:t>:</w:t>
      </w:r>
    </w:p>
    <w:p w:rsidR="00C21B83" w:rsidP="00B34E3E" w:rsidRDefault="00960115" w14:paraId="59314463" w14:textId="77777777">
      <w:pPr>
        <w:pStyle w:val="ListParagraph"/>
        <w:numPr>
          <w:ilvl w:val="0"/>
          <w:numId w:val="7"/>
        </w:numPr>
        <w:rPr>
          <w:rFonts w:ascii="Mulish" w:hAnsi="Mulish"/>
        </w:rPr>
      </w:pPr>
      <w:r w:rsidRPr="00960115">
        <w:rPr>
          <w:rFonts w:ascii="Mulish" w:hAnsi="Mulish"/>
          <w:b/>
          <w:bCs/>
          <w:i/>
          <w:iCs/>
        </w:rPr>
        <w:t>Doubtless-</w:t>
      </w:r>
      <w:r w:rsidRPr="00960115" w:rsidR="00C662FB">
        <w:rPr>
          <w:rFonts w:ascii="Mulish" w:hAnsi="Mulish"/>
          <w:b/>
          <w:bCs/>
          <w:i/>
          <w:iCs/>
        </w:rPr>
        <w:t>SP-PowerBI-Prod</w:t>
      </w:r>
      <w:r>
        <w:rPr>
          <w:rFonts w:ascii="Mulish" w:hAnsi="Mulish"/>
        </w:rPr>
        <w:t xml:space="preserve">: </w:t>
      </w:r>
      <w:r w:rsidRPr="00960115" w:rsidR="00C662FB">
        <w:rPr>
          <w:rFonts w:ascii="Mulish" w:hAnsi="Mulish"/>
        </w:rPr>
        <w:t>May use the Production SQL Warehouse and refresh semantic models</w:t>
      </w:r>
      <w:r w:rsidR="00C21B83">
        <w:rPr>
          <w:rFonts w:ascii="Mulish" w:hAnsi="Mulish"/>
        </w:rPr>
        <w:t>.</w:t>
      </w:r>
    </w:p>
    <w:p w:rsidRPr="005E7686" w:rsidR="00C662FB" w:rsidP="00B34E3E" w:rsidRDefault="00C21B83" w14:paraId="755902EF" w14:textId="6D11CC27">
      <w:pPr>
        <w:pStyle w:val="ListParagraph"/>
        <w:numPr>
          <w:ilvl w:val="0"/>
          <w:numId w:val="7"/>
        </w:numPr>
        <w:rPr>
          <w:rFonts w:ascii="Mulish" w:hAnsi="Mulish"/>
        </w:rPr>
      </w:pPr>
      <w:r w:rsidRPr="00C21B83">
        <w:rPr>
          <w:rFonts w:ascii="Mulish" w:hAnsi="Mulish"/>
          <w:b/>
          <w:bCs/>
          <w:i/>
          <w:iCs/>
        </w:rPr>
        <w:t>Doubtless-</w:t>
      </w:r>
      <w:r w:rsidRPr="00C21B83" w:rsidR="00C662FB">
        <w:rPr>
          <w:rFonts w:ascii="Mulish" w:hAnsi="Mulish"/>
          <w:b/>
          <w:bCs/>
          <w:i/>
          <w:iCs/>
        </w:rPr>
        <w:t>UC-Group-Reporting-Readers</w:t>
      </w:r>
      <w:r>
        <w:rPr>
          <w:rFonts w:ascii="Mulish" w:hAnsi="Mulish"/>
        </w:rPr>
        <w:t xml:space="preserve">: </w:t>
      </w:r>
      <w:r w:rsidRPr="00C21B83" w:rsidR="00C662FB">
        <w:rPr>
          <w:rFonts w:ascii="Mulish" w:hAnsi="Mulish"/>
        </w:rPr>
        <w:t>Read access to approved Gold reporting views</w:t>
      </w:r>
      <w:r>
        <w:rPr>
          <w:rFonts w:ascii="Mulish" w:hAnsi="Mulish"/>
        </w:rPr>
        <w:t xml:space="preserve"> ONLY in the requisite </w:t>
      </w:r>
      <w:r w:rsidR="005E7686">
        <w:rPr>
          <w:rFonts w:ascii="Mulish" w:hAnsi="Mulish"/>
        </w:rPr>
        <w:t>Unity Catalogues</w:t>
      </w:r>
      <w:r w:rsidRPr="00C21B83" w:rsidR="00C662FB">
        <w:rPr>
          <w:rFonts w:ascii="Mulish" w:hAnsi="Mulish"/>
        </w:rPr>
        <w:t>.</w:t>
      </w:r>
    </w:p>
    <w:p w:rsidR="00AE09C2" w:rsidRDefault="005E7686" w14:paraId="03BA38A3" w14:textId="3841EA38">
      <w:pPr>
        <w:rPr>
          <w:rFonts w:ascii="Mulish" w:hAnsi="Mulish"/>
        </w:rPr>
      </w:pPr>
      <w:r w:rsidRPr="005E7686">
        <w:rPr>
          <w:rFonts w:ascii="Mulish" w:hAnsi="Mulish"/>
          <w:b/>
          <w:bCs/>
        </w:rPr>
        <w:t>NB:</w:t>
      </w:r>
      <w:r w:rsidRPr="005E7686">
        <w:rPr>
          <w:rFonts w:ascii="Mulish" w:hAnsi="Mulish"/>
        </w:rPr>
        <w:t xml:space="preserve"> </w:t>
      </w:r>
      <w:r w:rsidRPr="005E7686" w:rsidR="00C662FB">
        <w:rPr>
          <w:rFonts w:ascii="Mulish" w:hAnsi="Mulish"/>
        </w:rPr>
        <w:t>Notice it doesn't need a persona group because it isn't an interactive user.</w:t>
      </w:r>
    </w:p>
    <w:p w:rsidR="009A1BB6" w:rsidRDefault="009A1BB6" w14:paraId="572FDD69" w14:textId="77777777">
      <w:pPr>
        <w:rPr>
          <w:rFonts w:ascii="Mulish" w:hAnsi="Mulish"/>
        </w:rPr>
      </w:pPr>
      <w:r>
        <w:rPr>
          <w:rFonts w:ascii="Mulish" w:hAnsi="Mulish"/>
        </w:rPr>
        <w:br w:type="page"/>
      </w:r>
    </w:p>
    <w:p w:rsidR="00EE368F" w:rsidP="00DB080E" w:rsidRDefault="00693CD7" w14:paraId="3EB73711" w14:textId="01F4CE39">
      <w:pPr>
        <w:pStyle w:val="Heading4"/>
        <w:rPr>
          <w:rStyle w:val="Heading4Char"/>
          <w:rFonts w:ascii="Mulish" w:hAnsi="Mulish"/>
          <w:i/>
          <w:iCs/>
        </w:rPr>
      </w:pPr>
      <w:bookmarkStart w:name="_Toc240531977" w:id="374"/>
      <w:r w:rsidRPr="00693CD7">
        <w:rPr>
          <w:rStyle w:val="Heading4Char"/>
          <w:rFonts w:ascii="Mulish" w:hAnsi="Mulish"/>
          <w:i/>
          <w:iCs/>
        </w:rPr>
        <w:lastRenderedPageBreak/>
        <w:t>Consuming Data</w:t>
      </w:r>
      <w:bookmarkEnd w:id="374"/>
    </w:p>
    <w:tbl>
      <w:tblPr>
        <w:tblStyle w:val="PlainTable3"/>
        <w:tblW w:w="14175" w:type="dxa"/>
        <w:tblLook w:val="06A0" w:firstRow="1" w:lastRow="0" w:firstColumn="1" w:lastColumn="0" w:noHBand="1" w:noVBand="1"/>
      </w:tblPr>
      <w:tblGrid>
        <w:gridCol w:w="1186"/>
        <w:gridCol w:w="2075"/>
        <w:gridCol w:w="3543"/>
        <w:gridCol w:w="7371"/>
      </w:tblGrid>
      <w:tr w:rsidRPr="000518BC" w:rsidR="00FF1517" w:rsidTr="1ADBE79A" w14:paraId="3BB71DDA"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186" w:type="dxa"/>
            <w:noWrap/>
            <w:hideMark/>
          </w:tcPr>
          <w:p w:rsidRPr="000518BC" w:rsidR="00FF1517" w:rsidP="000518BC" w:rsidRDefault="00FF1517" w14:paraId="082CD866" w14:textId="77777777">
            <w:pPr>
              <w:rPr>
                <w:rFonts w:ascii="Mulish" w:hAnsi="Mulish"/>
                <w:color w:val="000000"/>
                <w:sz w:val="20"/>
                <w:szCs w:val="20"/>
              </w:rPr>
            </w:pPr>
            <w:r w:rsidRPr="000518BC">
              <w:rPr>
                <w:rFonts w:ascii="Mulish" w:hAnsi="Mulish"/>
                <w:color w:val="000000"/>
                <w:sz w:val="20"/>
                <w:szCs w:val="20"/>
              </w:rPr>
              <w:t>ADD ID</w:t>
            </w:r>
          </w:p>
        </w:tc>
        <w:tc>
          <w:tcPr>
            <w:tcW w:w="2075" w:type="dxa"/>
            <w:noWrap/>
            <w:hideMark/>
          </w:tcPr>
          <w:p w:rsidRPr="000518BC" w:rsidR="00FF1517" w:rsidP="000518BC" w:rsidRDefault="00FF1517" w14:paraId="3B7684A4"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Mapped FR IDs</w:t>
            </w:r>
          </w:p>
        </w:tc>
        <w:tc>
          <w:tcPr>
            <w:tcW w:w="3543" w:type="dxa"/>
            <w:noWrap/>
            <w:hideMark/>
          </w:tcPr>
          <w:p w:rsidRPr="000518BC" w:rsidR="00FF1517" w:rsidP="000518BC" w:rsidRDefault="00FF1517" w14:paraId="4CCB5B46"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Decision</w:t>
            </w:r>
          </w:p>
        </w:tc>
        <w:tc>
          <w:tcPr>
            <w:tcW w:w="7371" w:type="dxa"/>
            <w:noWrap/>
            <w:hideMark/>
          </w:tcPr>
          <w:p w:rsidRPr="000518BC" w:rsidR="00FF1517" w:rsidP="000518BC" w:rsidRDefault="00FF1517" w14:paraId="30796226"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Rationale</w:t>
            </w:r>
          </w:p>
        </w:tc>
      </w:tr>
      <w:tr w:rsidRPr="000518BC" w:rsidR="000518BC" w:rsidTr="1ADBE79A" w14:paraId="3D1464EE" w14:textId="77777777">
        <w:trPr>
          <w:trHeight w:val="1028"/>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0518BC" w:rsidR="000518BC" w:rsidP="000518BC" w:rsidRDefault="000518BC" w14:paraId="7B010A0F" w14:textId="2C72F11E">
            <w:pPr>
              <w:rPr>
                <w:rFonts w:ascii="Mulish" w:hAnsi="Mulish"/>
                <w:color w:val="000000"/>
                <w:sz w:val="20"/>
                <w:szCs w:val="20"/>
              </w:rPr>
            </w:pPr>
            <w:r w:rsidRPr="000518BC">
              <w:rPr>
                <w:rFonts w:ascii="Mulish" w:hAnsi="Mulish"/>
                <w:color w:val="000000"/>
                <w:sz w:val="20"/>
                <w:szCs w:val="20"/>
              </w:rPr>
              <w:t>ADD-013</w:t>
            </w:r>
          </w:p>
        </w:tc>
        <w:tc>
          <w:tcPr>
            <w:tcW w:w="2075" w:type="dxa"/>
            <w:noWrap/>
            <w:hideMark/>
          </w:tcPr>
          <w:p w:rsidRPr="000518BC" w:rsidR="000518BC" w:rsidP="000518BC" w:rsidRDefault="000518BC" w14:paraId="71EBE7CB" w14:textId="1BEDEFBF">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FR-005, FR-022</w:t>
            </w:r>
          </w:p>
        </w:tc>
        <w:tc>
          <w:tcPr>
            <w:tcW w:w="3543" w:type="dxa"/>
            <w:noWrap/>
            <w:hideMark/>
          </w:tcPr>
          <w:p w:rsidRPr="000518BC" w:rsidR="000518BC" w:rsidP="1ADBE79A" w:rsidRDefault="6BDB066A" w14:paraId="02284AD0" w14:textId="191E076F">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commentRangeStart w:id="375"/>
            <w:commentRangeStart w:id="376"/>
            <w:r w:rsidRPr="1ADBE79A">
              <w:rPr>
                <w:rFonts w:ascii="Mulish" w:hAnsi="Mulish"/>
                <w:i/>
                <w:iCs/>
                <w:color w:val="000000" w:themeColor="text1"/>
                <w:sz w:val="20"/>
                <w:szCs w:val="20"/>
              </w:rPr>
              <w:t>Power BI will be the strategic business intelligence reporting tool for the Doubtless data platform</w:t>
            </w:r>
          </w:p>
        </w:tc>
        <w:tc>
          <w:tcPr>
            <w:tcW w:w="7371" w:type="dxa"/>
            <w:noWrap/>
            <w:hideMark/>
          </w:tcPr>
          <w:p w:rsidR="000518BC" w:rsidP="000518BC" w:rsidRDefault="000518BC" w14:paraId="4DAB07E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b/>
                <w:bCs/>
                <w:i/>
                <w:iCs/>
                <w:color w:val="000000"/>
                <w:sz w:val="20"/>
                <w:szCs w:val="20"/>
              </w:rPr>
              <w:t xml:space="preserve">Microsoft Power BI </w:t>
            </w:r>
            <w:r w:rsidRPr="000518BC">
              <w:rPr>
                <w:rFonts w:ascii="Mulish" w:hAnsi="Mulish"/>
                <w:color w:val="000000"/>
                <w:sz w:val="20"/>
                <w:szCs w:val="20"/>
              </w:rPr>
              <w:t>will consume curated Databricks data to deliver governed enterprise reporting and analytics. This will be the core reporting and consumption tool</w:t>
            </w:r>
            <w:r>
              <w:rPr>
                <w:rFonts w:ascii="Mulish" w:hAnsi="Mulish"/>
                <w:color w:val="000000"/>
                <w:sz w:val="20"/>
                <w:szCs w:val="20"/>
              </w:rPr>
              <w:t xml:space="preserve"> used by Doubtless.</w:t>
            </w:r>
          </w:p>
          <w:p w:rsidR="000518BC" w:rsidP="000518BC" w:rsidRDefault="000518BC" w14:paraId="5B917C40"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0518BC" w:rsidP="000518BC" w:rsidRDefault="0062607D" w14:paraId="3CAF0D37"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By design production load Power BI refreshes will be carried out by </w:t>
            </w:r>
            <w:r w:rsidR="000649DB">
              <w:rPr>
                <w:rFonts w:ascii="Mulish" w:hAnsi="Mulish"/>
                <w:color w:val="000000"/>
                <w:sz w:val="20"/>
                <w:szCs w:val="20"/>
              </w:rPr>
              <w:t>Managed Identities, not individual users. Power BI reports will have READ ONLY access to Gold layer tables and view</w:t>
            </w:r>
            <w:r w:rsidR="00E7130B">
              <w:rPr>
                <w:rFonts w:ascii="Mulish" w:hAnsi="Mulish"/>
                <w:color w:val="000000"/>
                <w:sz w:val="20"/>
                <w:szCs w:val="20"/>
              </w:rPr>
              <w:t>s</w:t>
            </w:r>
            <w:r w:rsidR="000649DB">
              <w:rPr>
                <w:rFonts w:ascii="Mulish" w:hAnsi="Mulish"/>
                <w:color w:val="000000"/>
                <w:sz w:val="20"/>
                <w:szCs w:val="20"/>
              </w:rPr>
              <w:t xml:space="preserve"> by default, with access granted to </w:t>
            </w:r>
            <w:r w:rsidR="00E7130B">
              <w:rPr>
                <w:rFonts w:ascii="Mulish" w:hAnsi="Mulish"/>
                <w:color w:val="000000"/>
                <w:sz w:val="20"/>
                <w:szCs w:val="20"/>
              </w:rPr>
              <w:t>the Silver layer only where specific use cases require it.</w:t>
            </w:r>
          </w:p>
          <w:p w:rsidRPr="000518BC" w:rsidR="00E7130B" w:rsidP="000518BC" w:rsidRDefault="00E7130B" w14:paraId="13158ECF" w14:textId="476CF87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commentRangeEnd w:id="375"/>
            <w:r w:rsidRPr="000518BC">
              <w:rPr>
                <w:rStyle w:val="CommentReference"/>
                <w:rFonts w:ascii="Mulish" w:hAnsi="Mulish"/>
                <w:color w:val="000000"/>
                <w:sz w:val="20"/>
                <w:szCs w:val="20"/>
              </w:rPr>
              <w:commentReference w:id="375"/>
            </w:r>
            <w:commentRangeEnd w:id="376"/>
            <w:r>
              <w:rPr>
                <w:rStyle w:val="CommentReference"/>
              </w:rPr>
              <w:commentReference w:id="376"/>
            </w:r>
          </w:p>
        </w:tc>
      </w:tr>
      <w:tr w:rsidRPr="000518BC" w:rsidR="000518BC" w:rsidTr="1ADBE79A" w14:paraId="29AF3504"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0518BC" w:rsidR="000518BC" w:rsidP="000518BC" w:rsidRDefault="000518BC" w14:paraId="5270CE1C" w14:textId="20F8C625">
            <w:pPr>
              <w:rPr>
                <w:rFonts w:ascii="Mulish" w:hAnsi="Mulish"/>
                <w:color w:val="000000"/>
                <w:sz w:val="20"/>
                <w:szCs w:val="20"/>
              </w:rPr>
            </w:pPr>
            <w:r w:rsidRPr="000518BC">
              <w:rPr>
                <w:rFonts w:ascii="Mulish" w:hAnsi="Mulish"/>
                <w:color w:val="000000"/>
                <w:sz w:val="20"/>
                <w:szCs w:val="20"/>
              </w:rPr>
              <w:t>ADD-014</w:t>
            </w:r>
          </w:p>
        </w:tc>
        <w:tc>
          <w:tcPr>
            <w:tcW w:w="2075" w:type="dxa"/>
            <w:noWrap/>
            <w:hideMark/>
          </w:tcPr>
          <w:p w:rsidRPr="000518BC" w:rsidR="000518BC" w:rsidP="000518BC" w:rsidRDefault="000518BC" w14:paraId="4C9FE53B" w14:textId="6E29DDA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FR-004, FR-005, FR-022, FR-023</w:t>
            </w:r>
          </w:p>
        </w:tc>
        <w:tc>
          <w:tcPr>
            <w:tcW w:w="3543" w:type="dxa"/>
            <w:noWrap/>
            <w:hideMark/>
          </w:tcPr>
          <w:p w:rsidRPr="000518BC" w:rsidR="000518BC" w:rsidP="000518BC" w:rsidRDefault="000518BC" w14:paraId="2D29F934" w14:textId="7D22A6AC">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0518BC">
              <w:rPr>
                <w:rFonts w:ascii="Mulish" w:hAnsi="Mulish"/>
                <w:i/>
                <w:iCs/>
                <w:color w:val="000000"/>
                <w:sz w:val="20"/>
                <w:szCs w:val="20"/>
              </w:rPr>
              <w:t>Support multiple data consumption patterns</w:t>
            </w:r>
          </w:p>
        </w:tc>
        <w:tc>
          <w:tcPr>
            <w:tcW w:w="7371" w:type="dxa"/>
            <w:noWrap/>
            <w:hideMark/>
          </w:tcPr>
          <w:p w:rsidR="003A53AB" w:rsidP="000518BC" w:rsidRDefault="000518BC" w14:paraId="17741AEF"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Curated data will be consumable by</w:t>
            </w:r>
            <w:r w:rsidR="00E7130B">
              <w:rPr>
                <w:rFonts w:ascii="Mulish" w:hAnsi="Mulish"/>
                <w:color w:val="000000"/>
                <w:sz w:val="20"/>
                <w:szCs w:val="20"/>
              </w:rPr>
              <w:t xml:space="preserve"> a number of consumption tools and services including the following</w:t>
            </w:r>
            <w:r w:rsidR="003A53AB">
              <w:rPr>
                <w:rFonts w:ascii="Mulish" w:hAnsi="Mulish"/>
                <w:color w:val="000000"/>
                <w:sz w:val="20"/>
                <w:szCs w:val="20"/>
              </w:rPr>
              <w:t>;</w:t>
            </w:r>
            <w:r w:rsidRPr="000518BC">
              <w:rPr>
                <w:rFonts w:ascii="Mulish" w:hAnsi="Mulish"/>
                <w:color w:val="000000"/>
                <w:sz w:val="20"/>
                <w:szCs w:val="20"/>
              </w:rPr>
              <w:t xml:space="preserve"> </w:t>
            </w:r>
          </w:p>
          <w:p w:rsidR="003A53AB" w:rsidP="000518BC" w:rsidRDefault="003A53AB" w14:paraId="254A23CA"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3A53AB" w:rsidP="00B34E3E" w:rsidRDefault="003A53AB" w14:paraId="51BB9F31" w14:textId="3D22ADE4">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A53AB">
              <w:rPr>
                <w:rFonts w:ascii="Mulish" w:hAnsi="Mulish"/>
                <w:b/>
                <w:bCs/>
                <w:i/>
                <w:iCs/>
                <w:color w:val="000000"/>
                <w:sz w:val="20"/>
                <w:szCs w:val="20"/>
              </w:rPr>
              <w:t>Power BI for regular BI and MI reporting</w:t>
            </w:r>
            <w:r>
              <w:rPr>
                <w:rFonts w:ascii="Mulish" w:hAnsi="Mulish"/>
                <w:b/>
                <w:bCs/>
                <w:i/>
                <w:iCs/>
                <w:color w:val="000000"/>
                <w:sz w:val="20"/>
                <w:szCs w:val="20"/>
              </w:rPr>
              <w:t>:</w:t>
            </w:r>
            <w:r>
              <w:rPr>
                <w:rFonts w:ascii="Mulish" w:hAnsi="Mulish"/>
                <w:color w:val="000000"/>
                <w:sz w:val="20"/>
                <w:szCs w:val="20"/>
              </w:rPr>
              <w:t xml:space="preserve"> see ADD-013</w:t>
            </w:r>
          </w:p>
          <w:p w:rsidR="003A53AB" w:rsidP="00B34E3E" w:rsidRDefault="003A53AB" w14:paraId="395D0400" w14:textId="61BCED7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9566F">
              <w:rPr>
                <w:rFonts w:ascii="Mulish" w:hAnsi="Mulish"/>
                <w:b/>
                <w:bCs/>
                <w:i/>
                <w:iCs/>
                <w:color w:val="000000"/>
                <w:sz w:val="20"/>
                <w:szCs w:val="20"/>
              </w:rPr>
              <w:t>Azure Databricks Machine Leaning:</w:t>
            </w:r>
            <w:r>
              <w:rPr>
                <w:rFonts w:ascii="Mulish" w:hAnsi="Mulish"/>
                <w:color w:val="000000"/>
                <w:sz w:val="20"/>
                <w:szCs w:val="20"/>
              </w:rPr>
              <w:t xml:space="preserve"> Traditional AI workflows, such as the use of machine learning models for predictive (</w:t>
            </w:r>
            <w:r w:rsidR="003012CE">
              <w:rPr>
                <w:rFonts w:ascii="Mulish" w:hAnsi="Mulish"/>
                <w:color w:val="000000"/>
                <w:sz w:val="20"/>
                <w:szCs w:val="20"/>
              </w:rPr>
              <w:t xml:space="preserve">classification and regression) </w:t>
            </w:r>
            <w:r w:rsidR="0009566F">
              <w:rPr>
                <w:rFonts w:ascii="Mulish" w:hAnsi="Mulish"/>
                <w:color w:val="000000"/>
                <w:sz w:val="20"/>
                <w:szCs w:val="20"/>
              </w:rPr>
              <w:t xml:space="preserve">use cases will </w:t>
            </w:r>
            <w:r w:rsidR="00C169A1">
              <w:rPr>
                <w:rFonts w:ascii="Mulish" w:hAnsi="Mulish"/>
                <w:color w:val="000000"/>
                <w:sz w:val="20"/>
                <w:szCs w:val="20"/>
              </w:rPr>
              <w:t xml:space="preserve">make use of </w:t>
            </w:r>
            <w:r w:rsidRPr="00935BB5" w:rsidR="00C169A1">
              <w:rPr>
                <w:rFonts w:ascii="Mulish" w:hAnsi="Mulish"/>
                <w:b/>
                <w:bCs/>
                <w:i/>
                <w:iCs/>
                <w:color w:val="000000"/>
                <w:sz w:val="20"/>
                <w:szCs w:val="20"/>
              </w:rPr>
              <w:t>Databricks</w:t>
            </w:r>
            <w:r w:rsidRPr="00935BB5" w:rsidR="00935BB5">
              <w:rPr>
                <w:rFonts w:ascii="Mulish" w:hAnsi="Mulish"/>
                <w:b/>
                <w:bCs/>
                <w:i/>
                <w:iCs/>
                <w:color w:val="000000"/>
                <w:sz w:val="20"/>
                <w:szCs w:val="20"/>
              </w:rPr>
              <w:t xml:space="preserve"> ML</w:t>
            </w:r>
            <w:r w:rsidR="00C169A1">
              <w:rPr>
                <w:rFonts w:ascii="Mulish" w:hAnsi="Mulish"/>
                <w:color w:val="000000"/>
                <w:sz w:val="20"/>
                <w:szCs w:val="20"/>
              </w:rPr>
              <w:t xml:space="preserve"> by default. This has provision for serving model endpoints, </w:t>
            </w:r>
            <w:r w:rsidR="00CF65B3">
              <w:rPr>
                <w:rFonts w:ascii="Mulish" w:hAnsi="Mulish"/>
                <w:color w:val="000000"/>
                <w:sz w:val="20"/>
                <w:szCs w:val="20"/>
              </w:rPr>
              <w:t xml:space="preserve">governing deployed models through a </w:t>
            </w:r>
            <w:r w:rsidR="0000540D">
              <w:rPr>
                <w:rFonts w:ascii="Mulish" w:hAnsi="Mulish"/>
                <w:color w:val="000000"/>
                <w:sz w:val="20"/>
                <w:szCs w:val="20"/>
              </w:rPr>
              <w:t xml:space="preserve">model registry and feature store and providing a gated experimentation environment for </w:t>
            </w:r>
            <w:r w:rsidR="008A6093">
              <w:rPr>
                <w:rFonts w:ascii="Mulish" w:hAnsi="Mulish"/>
                <w:color w:val="000000"/>
                <w:sz w:val="20"/>
                <w:szCs w:val="20"/>
              </w:rPr>
              <w:t>advanced AI workloads.</w:t>
            </w:r>
          </w:p>
          <w:p w:rsidR="003A53AB" w:rsidP="00B34E3E" w:rsidRDefault="008A6093" w14:paraId="3A3FB064" w14:textId="54BCC8E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5BB5">
              <w:rPr>
                <w:rFonts w:ascii="Mulish" w:hAnsi="Mulish"/>
                <w:b/>
                <w:bCs/>
                <w:color w:val="000000"/>
                <w:sz w:val="20"/>
                <w:szCs w:val="20"/>
              </w:rPr>
              <w:t>Self-</w:t>
            </w:r>
            <w:r w:rsidRPr="00935BB5" w:rsidR="00860A9B">
              <w:rPr>
                <w:rFonts w:ascii="Mulish" w:hAnsi="Mulish"/>
                <w:b/>
                <w:bCs/>
                <w:color w:val="000000"/>
                <w:sz w:val="20"/>
                <w:szCs w:val="20"/>
              </w:rPr>
              <w:t>s</w:t>
            </w:r>
            <w:r w:rsidRPr="00935BB5">
              <w:rPr>
                <w:rFonts w:ascii="Mulish" w:hAnsi="Mulish"/>
                <w:b/>
                <w:bCs/>
                <w:color w:val="000000"/>
                <w:sz w:val="20"/>
                <w:szCs w:val="20"/>
              </w:rPr>
              <w:t xml:space="preserve">ervice through </w:t>
            </w:r>
            <w:r w:rsidRPr="00935BB5" w:rsidR="00860A9B">
              <w:rPr>
                <w:rFonts w:ascii="Mulish" w:hAnsi="Mulish"/>
                <w:b/>
                <w:bCs/>
                <w:color w:val="000000"/>
                <w:sz w:val="20"/>
                <w:szCs w:val="20"/>
              </w:rPr>
              <w:t>n</w:t>
            </w:r>
            <w:r w:rsidRPr="00935BB5">
              <w:rPr>
                <w:rFonts w:ascii="Mulish" w:hAnsi="Mulish"/>
                <w:b/>
                <w:bCs/>
                <w:color w:val="000000"/>
                <w:sz w:val="20"/>
                <w:szCs w:val="20"/>
              </w:rPr>
              <w:t xml:space="preserve">atural </w:t>
            </w:r>
            <w:r w:rsidRPr="00935BB5" w:rsidR="00860A9B">
              <w:rPr>
                <w:rFonts w:ascii="Mulish" w:hAnsi="Mulish"/>
                <w:b/>
                <w:bCs/>
                <w:color w:val="000000"/>
                <w:sz w:val="20"/>
                <w:szCs w:val="20"/>
              </w:rPr>
              <w:t>l</w:t>
            </w:r>
            <w:r w:rsidRPr="00935BB5">
              <w:rPr>
                <w:rFonts w:ascii="Mulish" w:hAnsi="Mulish"/>
                <w:b/>
                <w:bCs/>
                <w:color w:val="000000"/>
                <w:sz w:val="20"/>
                <w:szCs w:val="20"/>
              </w:rPr>
              <w:t xml:space="preserve">anguage </w:t>
            </w:r>
            <w:r w:rsidRPr="00935BB5" w:rsidR="00860A9B">
              <w:rPr>
                <w:rFonts w:ascii="Mulish" w:hAnsi="Mulish"/>
                <w:b/>
                <w:bCs/>
                <w:color w:val="000000"/>
                <w:sz w:val="20"/>
                <w:szCs w:val="20"/>
              </w:rPr>
              <w:t>querying:</w:t>
            </w:r>
            <w:r w:rsidR="00860A9B">
              <w:rPr>
                <w:rFonts w:ascii="Mulish" w:hAnsi="Mulish"/>
                <w:color w:val="000000"/>
                <w:sz w:val="20"/>
                <w:szCs w:val="20"/>
              </w:rPr>
              <w:t xml:space="preserve"> </w:t>
            </w:r>
            <w:r w:rsidRPr="00935BB5" w:rsidR="00C77D94">
              <w:rPr>
                <w:rFonts w:ascii="Mulish" w:hAnsi="Mulish"/>
                <w:b/>
                <w:bCs/>
                <w:i/>
                <w:iCs/>
                <w:color w:val="000000"/>
                <w:sz w:val="20"/>
                <w:szCs w:val="20"/>
              </w:rPr>
              <w:t>Databricks Genie</w:t>
            </w:r>
            <w:r w:rsidR="00C77D94">
              <w:rPr>
                <w:rFonts w:ascii="Mulish" w:hAnsi="Mulish"/>
                <w:color w:val="000000"/>
                <w:sz w:val="20"/>
                <w:szCs w:val="20"/>
              </w:rPr>
              <w:t xml:space="preserve"> is chosen as the natural language data self-service tool of choice. Genie is able to make the most of it’s tight integration with Unity Catalogue to </w:t>
            </w:r>
            <w:r w:rsidR="00935BB5">
              <w:rPr>
                <w:rFonts w:ascii="Mulish" w:hAnsi="Mulish"/>
                <w:color w:val="000000"/>
                <w:sz w:val="20"/>
                <w:szCs w:val="20"/>
              </w:rPr>
              <w:t xml:space="preserve">harness business logic and relevant context to provide solid foundations for generative AI driven analytics. Genie is accessible through the business-friendly </w:t>
            </w:r>
            <w:r w:rsidRPr="00935BB5" w:rsidR="00935BB5">
              <w:rPr>
                <w:rFonts w:ascii="Mulish" w:hAnsi="Mulish"/>
                <w:b/>
                <w:bCs/>
                <w:i/>
                <w:iCs/>
                <w:color w:val="000000"/>
                <w:sz w:val="20"/>
                <w:szCs w:val="20"/>
              </w:rPr>
              <w:t>Databricks One</w:t>
            </w:r>
            <w:r w:rsidR="00935BB5">
              <w:rPr>
                <w:rFonts w:ascii="Mulish" w:hAnsi="Mulish"/>
                <w:color w:val="000000"/>
                <w:sz w:val="20"/>
                <w:szCs w:val="20"/>
              </w:rPr>
              <w:t xml:space="preserve"> workspace.</w:t>
            </w:r>
          </w:p>
          <w:p w:rsidR="00935BB5" w:rsidP="00B34E3E" w:rsidRDefault="00935BB5" w14:paraId="0D2E1D0C" w14:textId="74F61E7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color w:val="000000"/>
                <w:sz w:val="20"/>
                <w:szCs w:val="20"/>
              </w:rPr>
              <w:t xml:space="preserve">Custom application support: </w:t>
            </w:r>
            <w:r w:rsidR="001A6ADB">
              <w:rPr>
                <w:rFonts w:ascii="Mulish" w:hAnsi="Mulish"/>
                <w:color w:val="000000"/>
                <w:sz w:val="20"/>
                <w:szCs w:val="20"/>
              </w:rPr>
              <w:t xml:space="preserve">Where the consumption of data requires more than a simple user dashboard </w:t>
            </w:r>
            <w:r w:rsidRPr="00DF7911" w:rsidR="00DF7911">
              <w:rPr>
                <w:rFonts w:ascii="Mulish" w:hAnsi="Mulish"/>
                <w:b/>
                <w:bCs/>
                <w:i/>
                <w:iCs/>
                <w:color w:val="000000"/>
                <w:sz w:val="20"/>
                <w:szCs w:val="20"/>
              </w:rPr>
              <w:t>Databricks Apps</w:t>
            </w:r>
            <w:r w:rsidR="00DF7911">
              <w:rPr>
                <w:rFonts w:ascii="Mulish" w:hAnsi="Mulish"/>
                <w:color w:val="000000"/>
                <w:sz w:val="20"/>
                <w:szCs w:val="20"/>
              </w:rPr>
              <w:t xml:space="preserve"> offer a flexible solution to delivering a wide range of use cases. Apps on Databricks make use of dedicated compute so as not to interrupt regular workloads and support a variety of </w:t>
            </w:r>
            <w:r w:rsidR="005267A5">
              <w:rPr>
                <w:rFonts w:ascii="Mulish" w:hAnsi="Mulish"/>
                <w:color w:val="000000"/>
                <w:sz w:val="20"/>
                <w:szCs w:val="20"/>
              </w:rPr>
              <w:t>native libraries including Streamlit (Python), Node.js and Next.js (JavaScript).</w:t>
            </w:r>
          </w:p>
          <w:p w:rsidR="005267A5" w:rsidP="00B34E3E" w:rsidRDefault="01B26B80" w14:paraId="7723E288" w14:textId="0E48FCD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1ADBE79A">
              <w:rPr>
                <w:rFonts w:ascii="Mulish" w:hAnsi="Mulish"/>
                <w:b/>
                <w:bCs/>
                <w:color w:val="000000" w:themeColor="text1"/>
                <w:sz w:val="20"/>
                <w:szCs w:val="20"/>
              </w:rPr>
              <w:lastRenderedPageBreak/>
              <w:t>D</w:t>
            </w:r>
            <w:commentRangeStart w:id="377"/>
            <w:commentRangeStart w:id="378"/>
            <w:r w:rsidRPr="1ADBE79A">
              <w:rPr>
                <w:rFonts w:ascii="Mulish" w:hAnsi="Mulish"/>
                <w:b/>
                <w:bCs/>
                <w:color w:val="000000" w:themeColor="text1"/>
                <w:sz w:val="20"/>
                <w:szCs w:val="20"/>
              </w:rPr>
              <w:t xml:space="preserve">edicated </w:t>
            </w:r>
            <w:r w:rsidRPr="1ADBE79A" w:rsidR="6BDFB3B6">
              <w:rPr>
                <w:rFonts w:ascii="Mulish" w:hAnsi="Mulish"/>
                <w:b/>
                <w:bCs/>
                <w:color w:val="000000" w:themeColor="text1"/>
                <w:sz w:val="20"/>
                <w:szCs w:val="20"/>
              </w:rPr>
              <w:t xml:space="preserve">Generative AI </w:t>
            </w:r>
            <w:r w:rsidRPr="1ADBE79A">
              <w:rPr>
                <w:rFonts w:ascii="Mulish" w:hAnsi="Mulish"/>
                <w:b/>
                <w:bCs/>
                <w:color w:val="000000" w:themeColor="text1"/>
                <w:sz w:val="20"/>
                <w:szCs w:val="20"/>
              </w:rPr>
              <w:t>workloads:</w:t>
            </w:r>
            <w:r w:rsidRPr="1ADBE79A">
              <w:rPr>
                <w:rFonts w:ascii="Mulish" w:hAnsi="Mulish"/>
                <w:color w:val="000000" w:themeColor="text1"/>
                <w:sz w:val="20"/>
                <w:szCs w:val="20"/>
              </w:rPr>
              <w:t xml:space="preserve"> Whilst Databricks does support a variety of hosted generative AI models</w:t>
            </w:r>
            <w:r w:rsidRPr="1ADBE79A" w:rsidR="147BCD1E">
              <w:rPr>
                <w:rFonts w:ascii="Mulish" w:hAnsi="Mulish"/>
                <w:color w:val="000000" w:themeColor="text1"/>
                <w:sz w:val="20"/>
                <w:szCs w:val="20"/>
              </w:rPr>
              <w:t xml:space="preserve">, </w:t>
            </w:r>
            <w:r w:rsidRPr="1ADBE79A" w:rsidR="147BCD1E">
              <w:rPr>
                <w:rFonts w:ascii="Mulish" w:hAnsi="Mulish"/>
                <w:b/>
                <w:bCs/>
                <w:i/>
                <w:iCs/>
                <w:color w:val="000000" w:themeColor="text1"/>
                <w:sz w:val="20"/>
                <w:szCs w:val="20"/>
              </w:rPr>
              <w:t>Azure AI Foundry</w:t>
            </w:r>
            <w:r w:rsidRPr="1ADBE79A" w:rsidR="147BCD1E">
              <w:rPr>
                <w:rFonts w:ascii="Mulish" w:hAnsi="Mulish"/>
                <w:color w:val="000000" w:themeColor="text1"/>
                <w:sz w:val="20"/>
                <w:szCs w:val="20"/>
              </w:rPr>
              <w:t xml:space="preserve"> is the preferred solution for hosting and interacting with large language models at scale.</w:t>
            </w:r>
            <w:commentRangeEnd w:id="377"/>
            <w:r w:rsidR="00313C06">
              <w:rPr>
                <w:rStyle w:val="CommentReference"/>
                <w:rFonts w:ascii="Mulish" w:hAnsi="Mulish"/>
                <w:color w:val="000000"/>
                <w:sz w:val="20"/>
                <w:szCs w:val="20"/>
              </w:rPr>
              <w:commentReference w:id="377"/>
            </w:r>
            <w:commentRangeEnd w:id="378"/>
            <w:r>
              <w:rPr>
                <w:rStyle w:val="CommentReference"/>
              </w:rPr>
              <w:commentReference w:id="378"/>
            </w:r>
          </w:p>
          <w:p w:rsidR="000E28C5" w:rsidP="000E28C5" w:rsidRDefault="000E28C5" w14:paraId="1AA5EDF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0E28C5" w:rsidR="000E28C5" w:rsidP="000E28C5" w:rsidRDefault="000E28C5" w14:paraId="5094EE51" w14:textId="7AC72EE1">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color w:val="000000"/>
                <w:sz w:val="20"/>
                <w:szCs w:val="20"/>
              </w:rPr>
              <w:t xml:space="preserve">NB: </w:t>
            </w:r>
            <w:r>
              <w:rPr>
                <w:rFonts w:ascii="Mulish" w:hAnsi="Mulish"/>
                <w:color w:val="000000"/>
                <w:sz w:val="20"/>
                <w:szCs w:val="20"/>
              </w:rPr>
              <w:t>This list of consumption tools and use cases is by no means exhaustive. Through the use of Unity Catalogue, SQL War</w:t>
            </w:r>
            <w:r w:rsidR="00F46851">
              <w:rPr>
                <w:rFonts w:ascii="Mulish" w:hAnsi="Mulish"/>
                <w:color w:val="000000"/>
                <w:sz w:val="20"/>
                <w:szCs w:val="20"/>
              </w:rPr>
              <w:t>e</w:t>
            </w:r>
            <w:r>
              <w:rPr>
                <w:rFonts w:ascii="Mulish" w:hAnsi="Mulish"/>
                <w:color w:val="000000"/>
                <w:sz w:val="20"/>
                <w:szCs w:val="20"/>
              </w:rPr>
              <w:t>houses and Service Principal access control the Doubtless UK and Europe data platform seeks to support</w:t>
            </w:r>
            <w:r w:rsidR="00273404">
              <w:rPr>
                <w:rFonts w:ascii="Mulish" w:hAnsi="Mulish"/>
                <w:color w:val="000000"/>
                <w:sz w:val="20"/>
                <w:szCs w:val="20"/>
              </w:rPr>
              <w:t xml:space="preserve"> an ever expanding range of data consumption tools. </w:t>
            </w:r>
          </w:p>
          <w:p w:rsidRPr="000518BC" w:rsidR="000518BC" w:rsidP="000518BC" w:rsidRDefault="000518BC" w14:paraId="38297661" w14:textId="27EFC6F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0518BC" w:rsidR="000518BC" w:rsidTr="1ADBE79A" w14:paraId="3DB30CA1"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0518BC" w:rsidR="000518BC" w:rsidP="000518BC" w:rsidRDefault="000518BC" w14:paraId="4191A2C2" w14:textId="6A2A020B">
            <w:pPr>
              <w:rPr>
                <w:rFonts w:ascii="Mulish" w:hAnsi="Mulish"/>
                <w:color w:val="000000"/>
                <w:sz w:val="20"/>
                <w:szCs w:val="20"/>
              </w:rPr>
            </w:pPr>
            <w:r w:rsidRPr="000518BC">
              <w:rPr>
                <w:rFonts w:ascii="Mulish" w:hAnsi="Mulish"/>
                <w:color w:val="000000"/>
                <w:sz w:val="20"/>
                <w:szCs w:val="20"/>
              </w:rPr>
              <w:t>ADD-018</w:t>
            </w:r>
          </w:p>
        </w:tc>
        <w:tc>
          <w:tcPr>
            <w:tcW w:w="2075" w:type="dxa"/>
            <w:noWrap/>
            <w:hideMark/>
          </w:tcPr>
          <w:p w:rsidRPr="000518BC" w:rsidR="000518BC" w:rsidP="000518BC" w:rsidRDefault="000518BC" w14:paraId="0B1DD12F" w14:textId="7641701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FR-004, FR-005, FR-017, FR-022</w:t>
            </w:r>
          </w:p>
        </w:tc>
        <w:tc>
          <w:tcPr>
            <w:tcW w:w="3543" w:type="dxa"/>
            <w:noWrap/>
            <w:hideMark/>
          </w:tcPr>
          <w:p w:rsidRPr="000518BC" w:rsidR="000518BC" w:rsidP="000518BC" w:rsidRDefault="000518BC" w14:paraId="11EEB059" w14:textId="6ED24C1E">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0518BC">
              <w:rPr>
                <w:rFonts w:ascii="Mulish" w:hAnsi="Mulish"/>
                <w:i/>
                <w:iCs/>
                <w:color w:val="000000"/>
                <w:sz w:val="20"/>
                <w:szCs w:val="20"/>
              </w:rPr>
              <w:t>Group reporting will consume curated, governed data products separate from entity reporting</w:t>
            </w:r>
          </w:p>
        </w:tc>
        <w:tc>
          <w:tcPr>
            <w:tcW w:w="7371" w:type="dxa"/>
            <w:noWrap/>
            <w:hideMark/>
          </w:tcPr>
          <w:p w:rsidR="00273404" w:rsidP="000518BC" w:rsidRDefault="000518BC" w14:paraId="1A07AA57" w14:textId="79C44CE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Enterprise reporting</w:t>
            </w:r>
            <w:r w:rsidR="00273404">
              <w:rPr>
                <w:rFonts w:ascii="Mulish" w:hAnsi="Mulish"/>
                <w:color w:val="000000"/>
                <w:sz w:val="20"/>
                <w:szCs w:val="20"/>
              </w:rPr>
              <w:t xml:space="preserve"> at the Doubtless group level</w:t>
            </w:r>
            <w:r w:rsidRPr="000518BC">
              <w:rPr>
                <w:rFonts w:ascii="Mulish" w:hAnsi="Mulish"/>
                <w:color w:val="000000"/>
                <w:sz w:val="20"/>
                <w:szCs w:val="20"/>
              </w:rPr>
              <w:t xml:space="preserve"> will be delivered from governed, curated </w:t>
            </w:r>
            <w:r w:rsidRPr="00273404">
              <w:rPr>
                <w:rFonts w:ascii="Mulish" w:hAnsi="Mulish"/>
                <w:b/>
                <w:bCs/>
                <w:i/>
                <w:iCs/>
                <w:color w:val="000000"/>
                <w:sz w:val="20"/>
                <w:szCs w:val="20"/>
              </w:rPr>
              <w:t>Group</w:t>
            </w:r>
            <w:r w:rsidR="00A9433C">
              <w:rPr>
                <w:rFonts w:ascii="Mulish" w:hAnsi="Mulish"/>
                <w:b/>
                <w:bCs/>
                <w:i/>
                <w:iCs/>
                <w:color w:val="000000"/>
                <w:sz w:val="20"/>
                <w:szCs w:val="20"/>
              </w:rPr>
              <w:t>-Level</w:t>
            </w:r>
            <w:r w:rsidRPr="00273404">
              <w:rPr>
                <w:rFonts w:ascii="Mulish" w:hAnsi="Mulish"/>
                <w:b/>
                <w:bCs/>
                <w:i/>
                <w:iCs/>
                <w:color w:val="000000"/>
                <w:sz w:val="20"/>
                <w:szCs w:val="20"/>
              </w:rPr>
              <w:t xml:space="preserve"> datasets</w:t>
            </w:r>
            <w:r w:rsidRPr="000518BC">
              <w:rPr>
                <w:rFonts w:ascii="Mulish" w:hAnsi="Mulish"/>
                <w:color w:val="000000"/>
                <w:sz w:val="20"/>
                <w:szCs w:val="20"/>
              </w:rPr>
              <w:t xml:space="preserve"> rather than directly accessing operational entity data. </w:t>
            </w:r>
            <w:r w:rsidR="00273404">
              <w:rPr>
                <w:rFonts w:ascii="Mulish" w:hAnsi="Mulish"/>
                <w:color w:val="000000"/>
                <w:sz w:val="20"/>
                <w:szCs w:val="20"/>
              </w:rPr>
              <w:t>Group</w:t>
            </w:r>
            <w:r w:rsidR="00A9433C">
              <w:rPr>
                <w:rFonts w:ascii="Mulish" w:hAnsi="Mulish"/>
                <w:color w:val="000000"/>
                <w:sz w:val="20"/>
                <w:szCs w:val="20"/>
              </w:rPr>
              <w:t xml:space="preserve"> data will be published to a dedicated </w:t>
            </w:r>
            <w:r w:rsidRPr="00F46851" w:rsidR="00A9433C">
              <w:rPr>
                <w:rFonts w:ascii="Mulish" w:hAnsi="Mulish"/>
                <w:b/>
                <w:bCs/>
                <w:i/>
                <w:iCs/>
                <w:color w:val="000000"/>
                <w:sz w:val="20"/>
                <w:szCs w:val="20"/>
              </w:rPr>
              <w:t>catalogue</w:t>
            </w:r>
            <w:r w:rsidR="00F46851">
              <w:rPr>
                <w:rFonts w:ascii="Mulish" w:hAnsi="Mulish"/>
                <w:color w:val="000000"/>
                <w:sz w:val="20"/>
                <w:szCs w:val="20"/>
              </w:rPr>
              <w:t xml:space="preserve">, and will include both </w:t>
            </w:r>
            <w:r w:rsidRPr="00F46851" w:rsidR="00F46851">
              <w:rPr>
                <w:rFonts w:ascii="Mulish" w:hAnsi="Mulish"/>
                <w:b/>
                <w:bCs/>
                <w:i/>
                <w:iCs/>
                <w:color w:val="000000"/>
                <w:sz w:val="20"/>
                <w:szCs w:val="20"/>
              </w:rPr>
              <w:t>Silver</w:t>
            </w:r>
            <w:r w:rsidR="00F46851">
              <w:rPr>
                <w:rFonts w:ascii="Mulish" w:hAnsi="Mulish"/>
                <w:color w:val="000000"/>
                <w:sz w:val="20"/>
                <w:szCs w:val="20"/>
              </w:rPr>
              <w:t xml:space="preserve"> (where relevant) and </w:t>
            </w:r>
            <w:r w:rsidRPr="00F46851" w:rsidR="00F46851">
              <w:rPr>
                <w:rFonts w:ascii="Mulish" w:hAnsi="Mulish"/>
                <w:b/>
                <w:bCs/>
                <w:i/>
                <w:iCs/>
                <w:color w:val="000000"/>
                <w:sz w:val="20"/>
                <w:szCs w:val="20"/>
              </w:rPr>
              <w:t>Gold</w:t>
            </w:r>
            <w:r w:rsidR="00F46851">
              <w:rPr>
                <w:rFonts w:ascii="Mulish" w:hAnsi="Mulish"/>
                <w:color w:val="000000"/>
                <w:sz w:val="20"/>
                <w:szCs w:val="20"/>
              </w:rPr>
              <w:t xml:space="preserve"> layer tables and views. Bronze layer data will be </w:t>
            </w:r>
            <w:r w:rsidRPr="00F46851" w:rsidR="00F46851">
              <w:rPr>
                <w:rFonts w:ascii="Mulish" w:hAnsi="Mulish"/>
                <w:b/>
                <w:bCs/>
                <w:i/>
                <w:iCs/>
                <w:color w:val="000000"/>
                <w:sz w:val="20"/>
                <w:szCs w:val="20"/>
              </w:rPr>
              <w:t>omitted</w:t>
            </w:r>
            <w:r w:rsidR="00F46851">
              <w:rPr>
                <w:rFonts w:ascii="Mulish" w:hAnsi="Mulish"/>
                <w:color w:val="000000"/>
                <w:sz w:val="20"/>
                <w:szCs w:val="20"/>
              </w:rPr>
              <w:t xml:space="preserve"> from the Group level catalogue, except under exceptional circumstances and driven by a specific use case.</w:t>
            </w:r>
          </w:p>
          <w:p w:rsidR="00273404" w:rsidP="000518BC" w:rsidRDefault="00273404" w14:paraId="36C9DA1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0518BC" w:rsidR="000518BC" w:rsidP="000518BC" w:rsidRDefault="00F46851" w14:paraId="6389EF6D" w14:textId="2767A92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By </w:t>
            </w:r>
            <w:r w:rsidR="00BB250D">
              <w:rPr>
                <w:rFonts w:ascii="Mulish" w:hAnsi="Mulish"/>
                <w:color w:val="000000"/>
                <w:sz w:val="20"/>
                <w:szCs w:val="20"/>
              </w:rPr>
              <w:t>having a central Group data catalogue, we</w:t>
            </w:r>
            <w:r w:rsidRPr="000518BC" w:rsidR="000518BC">
              <w:rPr>
                <w:rFonts w:ascii="Mulish" w:hAnsi="Mulish"/>
                <w:color w:val="000000"/>
                <w:sz w:val="20"/>
                <w:szCs w:val="20"/>
              </w:rPr>
              <w:t xml:space="preserve"> ensure consistent business definitions, </w:t>
            </w:r>
            <w:r w:rsidR="00BB250D">
              <w:rPr>
                <w:rFonts w:ascii="Mulish" w:hAnsi="Mulish"/>
                <w:color w:val="000000"/>
                <w:sz w:val="20"/>
                <w:szCs w:val="20"/>
              </w:rPr>
              <w:t>embed</w:t>
            </w:r>
            <w:r w:rsidRPr="000518BC" w:rsidR="000518BC">
              <w:rPr>
                <w:rFonts w:ascii="Mulish" w:hAnsi="Mulish"/>
                <w:color w:val="000000"/>
                <w:sz w:val="20"/>
                <w:szCs w:val="20"/>
              </w:rPr>
              <w:t xml:space="preserve"> trust in Group reporting and </w:t>
            </w:r>
            <w:r w:rsidR="00BB250D">
              <w:rPr>
                <w:rFonts w:ascii="Mulish" w:hAnsi="Mulish"/>
                <w:color w:val="000000"/>
                <w:sz w:val="20"/>
                <w:szCs w:val="20"/>
              </w:rPr>
              <w:t>place a limit on</w:t>
            </w:r>
            <w:r w:rsidRPr="000518BC" w:rsidR="000518BC">
              <w:rPr>
                <w:rFonts w:ascii="Mulish" w:hAnsi="Mulish"/>
                <w:color w:val="000000"/>
                <w:sz w:val="20"/>
                <w:szCs w:val="20"/>
              </w:rPr>
              <w:t xml:space="preserve"> unnecessary cross-entity data access.</w:t>
            </w:r>
          </w:p>
        </w:tc>
      </w:tr>
    </w:tbl>
    <w:p w:rsidRPr="00693CD7" w:rsidR="00693CD7" w:rsidP="00693CD7" w:rsidRDefault="00693CD7" w14:paraId="106D9F33" w14:textId="4558E424">
      <w:pPr>
        <w:pStyle w:val="Heading4"/>
        <w:rPr>
          <w:rFonts w:ascii="Mulish" w:hAnsi="Mulish"/>
        </w:rPr>
      </w:pPr>
      <w:bookmarkStart w:name="_Toc240531978" w:id="379"/>
      <w:r w:rsidRPr="00693CD7">
        <w:rPr>
          <w:rFonts w:ascii="Mulish" w:hAnsi="Mulish"/>
        </w:rPr>
        <w:t>Platform Operations</w:t>
      </w:r>
      <w:bookmarkEnd w:id="379"/>
    </w:p>
    <w:tbl>
      <w:tblPr>
        <w:tblStyle w:val="PlainTable3"/>
        <w:tblW w:w="14175" w:type="dxa"/>
        <w:tblLook w:val="06A0" w:firstRow="1" w:lastRow="0" w:firstColumn="1" w:lastColumn="0" w:noHBand="1" w:noVBand="1"/>
      </w:tblPr>
      <w:tblGrid>
        <w:gridCol w:w="1186"/>
        <w:gridCol w:w="2075"/>
        <w:gridCol w:w="3543"/>
        <w:gridCol w:w="7371"/>
      </w:tblGrid>
      <w:tr w:rsidRPr="000518BC" w:rsidR="00BB250D" w:rsidTr="006051B9" w14:paraId="7273AE56"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186" w:type="dxa"/>
            <w:noWrap/>
            <w:hideMark/>
          </w:tcPr>
          <w:p w:rsidRPr="000518BC" w:rsidR="00BB250D" w:rsidP="006051B9" w:rsidRDefault="00BB250D" w14:paraId="38B4C151" w14:textId="77777777">
            <w:pPr>
              <w:rPr>
                <w:rFonts w:ascii="Mulish" w:hAnsi="Mulish"/>
                <w:color w:val="000000"/>
                <w:sz w:val="20"/>
                <w:szCs w:val="20"/>
              </w:rPr>
            </w:pPr>
            <w:r w:rsidRPr="000518BC">
              <w:rPr>
                <w:rFonts w:ascii="Mulish" w:hAnsi="Mulish"/>
                <w:color w:val="000000"/>
                <w:sz w:val="20"/>
                <w:szCs w:val="20"/>
              </w:rPr>
              <w:t>ADD ID</w:t>
            </w:r>
          </w:p>
        </w:tc>
        <w:tc>
          <w:tcPr>
            <w:tcW w:w="2075" w:type="dxa"/>
            <w:noWrap/>
            <w:hideMark/>
          </w:tcPr>
          <w:p w:rsidRPr="000518BC" w:rsidR="00BB250D" w:rsidP="006051B9" w:rsidRDefault="00BB250D" w14:paraId="09691FF7"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Mapped FR IDs</w:t>
            </w:r>
          </w:p>
        </w:tc>
        <w:tc>
          <w:tcPr>
            <w:tcW w:w="3543" w:type="dxa"/>
            <w:noWrap/>
            <w:hideMark/>
          </w:tcPr>
          <w:p w:rsidRPr="000518BC" w:rsidR="00BB250D" w:rsidP="006051B9" w:rsidRDefault="00BB250D" w14:paraId="20FBEA8C"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Decision</w:t>
            </w:r>
          </w:p>
        </w:tc>
        <w:tc>
          <w:tcPr>
            <w:tcW w:w="7371" w:type="dxa"/>
            <w:noWrap/>
            <w:hideMark/>
          </w:tcPr>
          <w:p w:rsidRPr="000518BC" w:rsidR="00BB250D" w:rsidP="006051B9" w:rsidRDefault="00BB250D" w14:paraId="7B61CFF4" w14:textId="77777777">
            <w:pPr>
              <w:cnfStyle w:val="100000000000" w:firstRow="1" w:lastRow="0" w:firstColumn="0" w:lastColumn="0" w:oddVBand="0" w:evenVBand="0" w:oddHBand="0" w:evenHBand="0" w:firstRowFirstColumn="0" w:firstRowLastColumn="0" w:lastRowFirstColumn="0" w:lastRowLastColumn="0"/>
              <w:rPr>
                <w:rFonts w:ascii="Mulish" w:hAnsi="Mulish"/>
                <w:color w:val="000000"/>
                <w:sz w:val="20"/>
                <w:szCs w:val="20"/>
              </w:rPr>
            </w:pPr>
            <w:r w:rsidRPr="000518BC">
              <w:rPr>
                <w:rFonts w:ascii="Mulish" w:hAnsi="Mulish"/>
                <w:color w:val="000000"/>
                <w:sz w:val="20"/>
                <w:szCs w:val="20"/>
              </w:rPr>
              <w:t>Rationale</w:t>
            </w:r>
          </w:p>
        </w:tc>
      </w:tr>
      <w:tr w:rsidRPr="000518BC" w:rsidR="00933B13" w:rsidTr="00933B13" w14:paraId="7F1E4F71" w14:textId="77777777">
        <w:trPr>
          <w:trHeight w:val="1028"/>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33B13" w:rsidR="00933B13" w:rsidP="00933B13" w:rsidRDefault="00933B13" w14:paraId="5AF40C41" w14:textId="75C689C3">
            <w:pPr>
              <w:rPr>
                <w:rFonts w:ascii="Mulish" w:hAnsi="Mulish"/>
                <w:color w:val="000000"/>
                <w:sz w:val="20"/>
                <w:szCs w:val="20"/>
              </w:rPr>
            </w:pPr>
            <w:r w:rsidRPr="00933B13">
              <w:rPr>
                <w:rFonts w:ascii="Mulish" w:hAnsi="Mulish"/>
                <w:color w:val="000000"/>
                <w:sz w:val="20"/>
                <w:szCs w:val="20"/>
              </w:rPr>
              <w:t>ADD-015</w:t>
            </w:r>
          </w:p>
        </w:tc>
        <w:tc>
          <w:tcPr>
            <w:tcW w:w="2075" w:type="dxa"/>
            <w:noWrap/>
            <w:hideMark/>
          </w:tcPr>
          <w:p w:rsidRPr="00933B13" w:rsidR="00933B13" w:rsidP="00933B13" w:rsidRDefault="00933B13" w14:paraId="5F8712EC" w14:textId="0E17418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FR-010, FR-015, FR-019</w:t>
            </w:r>
          </w:p>
        </w:tc>
        <w:tc>
          <w:tcPr>
            <w:tcW w:w="3543" w:type="dxa"/>
            <w:noWrap/>
            <w:hideMark/>
          </w:tcPr>
          <w:p w:rsidRPr="00933B13" w:rsidR="00933B13" w:rsidP="00933B13" w:rsidRDefault="00736B95" w14:paraId="5BEDC47F" w14:textId="58B66EB3">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Pr>
                <w:rFonts w:ascii="Mulish" w:hAnsi="Mulish"/>
                <w:i/>
                <w:iCs/>
                <w:color w:val="000000"/>
                <w:sz w:val="20"/>
                <w:szCs w:val="20"/>
              </w:rPr>
              <w:t xml:space="preserve">Doubtless </w:t>
            </w:r>
            <w:r w:rsidRPr="00933B13" w:rsidR="00933B13">
              <w:rPr>
                <w:rFonts w:ascii="Mulish" w:hAnsi="Mulish"/>
                <w:i/>
                <w:iCs/>
                <w:color w:val="000000"/>
                <w:sz w:val="20"/>
                <w:szCs w:val="20"/>
              </w:rPr>
              <w:t>Platform supporting services will use Azure-native operations</w:t>
            </w:r>
          </w:p>
        </w:tc>
        <w:tc>
          <w:tcPr>
            <w:tcW w:w="7371" w:type="dxa"/>
            <w:noWrap/>
            <w:hideMark/>
          </w:tcPr>
          <w:p w:rsidR="009D4C52" w:rsidP="00933B13" w:rsidRDefault="009D4C52" w14:paraId="1DE8C75D" w14:textId="7C2E6A8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The Doubtless UK and Europe </w:t>
            </w:r>
            <w:r w:rsidR="00604370">
              <w:rPr>
                <w:rFonts w:ascii="Mulish" w:hAnsi="Mulish"/>
                <w:color w:val="000000"/>
                <w:sz w:val="20"/>
                <w:szCs w:val="20"/>
              </w:rPr>
              <w:t xml:space="preserve">data platform shall use </w:t>
            </w:r>
            <w:r w:rsidR="001E0E26">
              <w:rPr>
                <w:rFonts w:ascii="Mulish" w:hAnsi="Mulish"/>
                <w:color w:val="000000"/>
                <w:sz w:val="20"/>
                <w:szCs w:val="20"/>
              </w:rPr>
              <w:t xml:space="preserve">core Azure services to support its day-to-day operation. </w:t>
            </w:r>
            <w:r w:rsidRPr="00933B13" w:rsidR="001E0E26">
              <w:rPr>
                <w:rFonts w:ascii="Mulish" w:hAnsi="Mulish"/>
                <w:color w:val="000000"/>
                <w:sz w:val="20"/>
                <w:szCs w:val="20"/>
              </w:rPr>
              <w:t xml:space="preserve">This is backed by the </w:t>
            </w:r>
            <w:r w:rsidR="001E0E26">
              <w:rPr>
                <w:rFonts w:ascii="Mulish" w:hAnsi="Mulish"/>
                <w:color w:val="000000"/>
                <w:sz w:val="20"/>
                <w:szCs w:val="20"/>
              </w:rPr>
              <w:t xml:space="preserve">Calandra </w:t>
            </w:r>
            <w:r w:rsidRPr="00933B13" w:rsidR="001E0E26">
              <w:rPr>
                <w:rFonts w:ascii="Mulish" w:hAnsi="Mulish"/>
                <w:color w:val="000000"/>
                <w:sz w:val="20"/>
                <w:szCs w:val="20"/>
              </w:rPr>
              <w:t>group strategy for an Azure Landing Zone based architecture</w:t>
            </w:r>
            <w:r w:rsidR="00576C21">
              <w:rPr>
                <w:rFonts w:ascii="Mulish" w:hAnsi="Mulish"/>
                <w:color w:val="000000"/>
                <w:sz w:val="20"/>
                <w:szCs w:val="20"/>
              </w:rPr>
              <w:t>. Key supporting services are as follows;</w:t>
            </w:r>
          </w:p>
          <w:p w:rsidR="00576C21" w:rsidP="00933B13" w:rsidRDefault="00576C21" w14:paraId="2ECBED5D"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576C21" w:rsidP="00B34E3E" w:rsidRDefault="00576C21" w14:paraId="0D4D3FFB" w14:textId="189652B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C29C9">
              <w:rPr>
                <w:rFonts w:ascii="Mulish" w:hAnsi="Mulish"/>
                <w:b/>
                <w:bCs/>
                <w:i/>
                <w:iCs/>
                <w:color w:val="000000"/>
                <w:sz w:val="20"/>
                <w:szCs w:val="20"/>
              </w:rPr>
              <w:t>Azure DevOps:</w:t>
            </w:r>
            <w:r>
              <w:rPr>
                <w:rFonts w:ascii="Mulish" w:hAnsi="Mulish"/>
                <w:color w:val="000000"/>
                <w:sz w:val="20"/>
                <w:szCs w:val="20"/>
              </w:rPr>
              <w:t xml:space="preserve"> </w:t>
            </w:r>
            <w:r w:rsidR="00062AE8">
              <w:rPr>
                <w:rFonts w:ascii="Mulish" w:hAnsi="Mulish"/>
                <w:color w:val="000000"/>
                <w:sz w:val="20"/>
                <w:szCs w:val="20"/>
              </w:rPr>
              <w:t>Tenant wide s</w:t>
            </w:r>
            <w:r>
              <w:rPr>
                <w:rFonts w:ascii="Mulish" w:hAnsi="Mulish"/>
                <w:color w:val="000000"/>
                <w:sz w:val="20"/>
                <w:szCs w:val="20"/>
              </w:rPr>
              <w:t>hared service with Tier 0 landing</w:t>
            </w:r>
            <w:r w:rsidR="005D2E4A">
              <w:rPr>
                <w:rFonts w:ascii="Mulish" w:hAnsi="Mulish"/>
                <w:color w:val="000000"/>
                <w:sz w:val="20"/>
                <w:szCs w:val="20"/>
              </w:rPr>
              <w:t xml:space="preserve"> zone, supports automated deployment </w:t>
            </w:r>
            <w:r w:rsidR="00062AE8">
              <w:rPr>
                <w:rFonts w:ascii="Mulish" w:hAnsi="Mulish"/>
                <w:color w:val="000000"/>
                <w:sz w:val="20"/>
                <w:szCs w:val="20"/>
              </w:rPr>
              <w:t>pipelines</w:t>
            </w:r>
            <w:r w:rsidR="005D2E4A">
              <w:rPr>
                <w:rFonts w:ascii="Mulish" w:hAnsi="Mulish"/>
                <w:color w:val="000000"/>
                <w:sz w:val="20"/>
                <w:szCs w:val="20"/>
              </w:rPr>
              <w:t xml:space="preserve"> and code management</w:t>
            </w:r>
            <w:r w:rsidR="00062AE8">
              <w:rPr>
                <w:rFonts w:ascii="Mulish" w:hAnsi="Mulish"/>
                <w:color w:val="000000"/>
                <w:sz w:val="20"/>
                <w:szCs w:val="20"/>
              </w:rPr>
              <w:t>.</w:t>
            </w:r>
          </w:p>
          <w:p w:rsidR="00062AE8" w:rsidP="00B34E3E" w:rsidRDefault="00062AE8" w14:paraId="3FA51BC1" w14:textId="08FDBB3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C29C9">
              <w:rPr>
                <w:rFonts w:ascii="Mulish" w:hAnsi="Mulish"/>
                <w:b/>
                <w:bCs/>
                <w:i/>
                <w:iCs/>
                <w:color w:val="000000"/>
                <w:sz w:val="20"/>
                <w:szCs w:val="20"/>
              </w:rPr>
              <w:t>Microsoft Entra ID:</w:t>
            </w:r>
            <w:r>
              <w:rPr>
                <w:rFonts w:ascii="Mulish" w:hAnsi="Mulish"/>
                <w:color w:val="000000"/>
                <w:sz w:val="20"/>
                <w:szCs w:val="20"/>
              </w:rPr>
              <w:t xml:space="preserve"> Tenant wide shared service with Tier 0 landing zone, Entra ID is used to centrally managed all p</w:t>
            </w:r>
            <w:r w:rsidR="009C29C9">
              <w:rPr>
                <w:rFonts w:ascii="Mulish" w:hAnsi="Mulish"/>
                <w:color w:val="000000"/>
                <w:sz w:val="20"/>
                <w:szCs w:val="20"/>
              </w:rPr>
              <w:t>latform RBAC operating on a least privileges principal.</w:t>
            </w:r>
          </w:p>
          <w:p w:rsidR="00A2626F" w:rsidP="00B34E3E" w:rsidRDefault="00A2626F" w14:paraId="4690A00A" w14:textId="6162CF2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i/>
                <w:iCs/>
                <w:color w:val="000000"/>
                <w:sz w:val="20"/>
                <w:szCs w:val="20"/>
              </w:rPr>
              <w:lastRenderedPageBreak/>
              <w:t>Azure Sentinel:</w:t>
            </w:r>
            <w:r>
              <w:rPr>
                <w:rFonts w:ascii="Mulish" w:hAnsi="Mulish"/>
                <w:color w:val="000000"/>
                <w:sz w:val="20"/>
                <w:szCs w:val="20"/>
              </w:rPr>
              <w:t xml:space="preserve"> </w:t>
            </w:r>
            <w:r w:rsidR="00BB6066">
              <w:rPr>
                <w:rFonts w:ascii="Mulish" w:hAnsi="Mulish"/>
                <w:color w:val="000000"/>
                <w:sz w:val="20"/>
                <w:szCs w:val="20"/>
              </w:rPr>
              <w:t xml:space="preserve">A shared Tier 0 service, Sentinel </w:t>
            </w:r>
            <w:r w:rsidR="00903909">
              <w:rPr>
                <w:rFonts w:ascii="Mulish" w:hAnsi="Mulish"/>
                <w:color w:val="000000"/>
                <w:sz w:val="20"/>
                <w:szCs w:val="20"/>
              </w:rPr>
              <w:t xml:space="preserve">is the cloud-native security information and event management system for the Calandra platform. </w:t>
            </w:r>
            <w:r w:rsidRPr="00C362E1" w:rsidR="00C362E1">
              <w:rPr>
                <w:rFonts w:ascii="Mulish" w:hAnsi="Mulish"/>
                <w:color w:val="000000"/>
                <w:sz w:val="20"/>
                <w:szCs w:val="20"/>
              </w:rPr>
              <w:t xml:space="preserve">Security-relevant logs and audit events from platform services will be forwarded to the central security </w:t>
            </w:r>
            <w:r w:rsidR="00C362E1">
              <w:rPr>
                <w:rFonts w:ascii="Mulish" w:hAnsi="Mulish"/>
                <w:color w:val="000000"/>
                <w:sz w:val="20"/>
                <w:szCs w:val="20"/>
              </w:rPr>
              <w:t>Log Analytics Workspace</w:t>
            </w:r>
            <w:r w:rsidRPr="00C362E1" w:rsidR="00C362E1">
              <w:rPr>
                <w:rFonts w:ascii="Mulish" w:hAnsi="Mulish"/>
                <w:color w:val="000000"/>
                <w:sz w:val="20"/>
                <w:szCs w:val="20"/>
              </w:rPr>
              <w:t xml:space="preserve"> in accordance with </w:t>
            </w:r>
            <w:r w:rsidR="00C362E1">
              <w:rPr>
                <w:rFonts w:ascii="Mulish" w:hAnsi="Mulish"/>
                <w:color w:val="000000"/>
                <w:sz w:val="20"/>
                <w:szCs w:val="20"/>
              </w:rPr>
              <w:t>Calandra enterprise</w:t>
            </w:r>
            <w:r w:rsidRPr="00C362E1" w:rsidR="00C362E1">
              <w:rPr>
                <w:rFonts w:ascii="Mulish" w:hAnsi="Mulish"/>
                <w:color w:val="000000"/>
                <w:sz w:val="20"/>
                <w:szCs w:val="20"/>
              </w:rPr>
              <w:t xml:space="preserve"> security policy.</w:t>
            </w:r>
          </w:p>
          <w:p w:rsidR="00C362E1" w:rsidP="00B34E3E" w:rsidRDefault="00C362E1" w14:paraId="28BE65A3" w14:textId="3AD1B7D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i/>
                <w:iCs/>
                <w:color w:val="000000"/>
                <w:sz w:val="20"/>
                <w:szCs w:val="20"/>
              </w:rPr>
              <w:t>Azure Log Analytics Workspace</w:t>
            </w:r>
            <w:r w:rsidR="009E2A6D">
              <w:rPr>
                <w:rFonts w:ascii="Mulish" w:hAnsi="Mulish"/>
                <w:b/>
                <w:bCs/>
                <w:i/>
                <w:iCs/>
                <w:color w:val="000000"/>
                <w:sz w:val="20"/>
                <w:szCs w:val="20"/>
              </w:rPr>
              <w:t xml:space="preserve"> (LAW)</w:t>
            </w:r>
            <w:r>
              <w:rPr>
                <w:rFonts w:ascii="Mulish" w:hAnsi="Mulish"/>
                <w:b/>
                <w:bCs/>
                <w:i/>
                <w:iCs/>
                <w:color w:val="000000"/>
                <w:sz w:val="20"/>
                <w:szCs w:val="20"/>
              </w:rPr>
              <w:t>:</w:t>
            </w:r>
            <w:r>
              <w:rPr>
                <w:rFonts w:ascii="Mulish" w:hAnsi="Mulish"/>
                <w:color w:val="000000"/>
                <w:sz w:val="20"/>
                <w:szCs w:val="20"/>
              </w:rPr>
              <w:t xml:space="preserve"> As above, security relevant logs </w:t>
            </w:r>
            <w:r w:rsidR="009E2A6D">
              <w:rPr>
                <w:rFonts w:ascii="Mulish" w:hAnsi="Mulish"/>
                <w:color w:val="000000"/>
                <w:sz w:val="20"/>
                <w:szCs w:val="20"/>
              </w:rPr>
              <w:t xml:space="preserve">will be forwarded to a centrally shared LAW however the data platform application landing zone will have a separate LAW </w:t>
            </w:r>
            <w:r w:rsidR="00842DFD">
              <w:rPr>
                <w:rFonts w:ascii="Mulish" w:hAnsi="Mulish"/>
                <w:color w:val="000000"/>
                <w:sz w:val="20"/>
                <w:szCs w:val="20"/>
              </w:rPr>
              <w:t xml:space="preserve">to provide core operational logging, monitoring (with </w:t>
            </w:r>
            <w:r w:rsidRPr="0040452B" w:rsidR="00842DFD">
              <w:rPr>
                <w:rFonts w:ascii="Mulish" w:hAnsi="Mulish"/>
                <w:b/>
                <w:bCs/>
                <w:i/>
                <w:iCs/>
                <w:color w:val="000000"/>
                <w:sz w:val="20"/>
                <w:szCs w:val="20"/>
              </w:rPr>
              <w:t>Azure Monitor</w:t>
            </w:r>
            <w:r w:rsidR="00842DFD">
              <w:rPr>
                <w:rFonts w:ascii="Mulish" w:hAnsi="Mulish"/>
                <w:color w:val="000000"/>
                <w:sz w:val="20"/>
                <w:szCs w:val="20"/>
              </w:rPr>
              <w:t>)</w:t>
            </w:r>
            <w:r w:rsidR="009E2A6D">
              <w:rPr>
                <w:rFonts w:ascii="Mulish" w:hAnsi="Mulish"/>
                <w:color w:val="000000"/>
                <w:sz w:val="20"/>
                <w:szCs w:val="20"/>
              </w:rPr>
              <w:t xml:space="preserve"> </w:t>
            </w:r>
            <w:r w:rsidR="0040452B">
              <w:rPr>
                <w:rFonts w:ascii="Mulish" w:hAnsi="Mulish"/>
                <w:color w:val="000000"/>
                <w:sz w:val="20"/>
                <w:szCs w:val="20"/>
              </w:rPr>
              <w:t>and alerting for data platform services.</w:t>
            </w:r>
          </w:p>
          <w:p w:rsidRPr="00062AE8" w:rsidR="0040452B" w:rsidP="00B34E3E" w:rsidRDefault="0040452B" w14:paraId="57F9B413" w14:textId="1A3C541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i/>
                <w:iCs/>
                <w:color w:val="000000"/>
                <w:sz w:val="20"/>
                <w:szCs w:val="20"/>
              </w:rPr>
              <w:t xml:space="preserve">Azure Key Vault: </w:t>
            </w:r>
            <w:r>
              <w:rPr>
                <w:rFonts w:ascii="Mulish" w:hAnsi="Mulish"/>
                <w:color w:val="000000"/>
                <w:sz w:val="20"/>
                <w:szCs w:val="20"/>
              </w:rPr>
              <w:t>All platform secrets are to be managed centrally within environment aligned key vaults within the application landing zone.</w:t>
            </w:r>
          </w:p>
          <w:p w:rsidRPr="00933B13" w:rsidR="00933B13" w:rsidP="00933B13" w:rsidRDefault="00933B13" w14:paraId="1CB24C1A" w14:textId="177342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0518BC" w:rsidR="00933B13" w:rsidTr="00933B13" w14:paraId="775F0E3A"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33B13" w:rsidR="00933B13" w:rsidP="00933B13" w:rsidRDefault="00933B13" w14:paraId="48DAA5A0" w14:textId="625FFE88">
            <w:pPr>
              <w:rPr>
                <w:rFonts w:ascii="Mulish" w:hAnsi="Mulish"/>
                <w:color w:val="000000"/>
                <w:sz w:val="20"/>
                <w:szCs w:val="20"/>
              </w:rPr>
            </w:pPr>
            <w:r w:rsidRPr="00933B13">
              <w:rPr>
                <w:rFonts w:ascii="Mulish" w:hAnsi="Mulish"/>
                <w:color w:val="000000"/>
                <w:sz w:val="20"/>
                <w:szCs w:val="20"/>
              </w:rPr>
              <w:t>ADD-020</w:t>
            </w:r>
          </w:p>
        </w:tc>
        <w:tc>
          <w:tcPr>
            <w:tcW w:w="2075" w:type="dxa"/>
            <w:noWrap/>
            <w:hideMark/>
          </w:tcPr>
          <w:p w:rsidRPr="00933B13" w:rsidR="00933B13" w:rsidP="00933B13" w:rsidRDefault="00933B13" w14:paraId="0710C378" w14:textId="059ADF5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FR-006, FR-013, FR-019, FR-024</w:t>
            </w:r>
          </w:p>
        </w:tc>
        <w:tc>
          <w:tcPr>
            <w:tcW w:w="3543" w:type="dxa"/>
            <w:noWrap/>
            <w:hideMark/>
          </w:tcPr>
          <w:p w:rsidRPr="00933B13" w:rsidR="00933B13" w:rsidP="00933B13" w:rsidRDefault="00933B13" w14:paraId="29278BFE" w14:textId="01D3FC53">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33B13">
              <w:rPr>
                <w:rFonts w:ascii="Mulish" w:hAnsi="Mulish"/>
                <w:i/>
                <w:iCs/>
                <w:color w:val="000000"/>
                <w:sz w:val="20"/>
                <w:szCs w:val="20"/>
              </w:rPr>
              <w:t>Platform infrastructure will be provisioned and managed using Infrastructure as Code</w:t>
            </w:r>
          </w:p>
        </w:tc>
        <w:tc>
          <w:tcPr>
            <w:tcW w:w="7371" w:type="dxa"/>
            <w:noWrap/>
            <w:hideMark/>
          </w:tcPr>
          <w:p w:rsidR="00F1376B" w:rsidP="00933B13" w:rsidRDefault="00933B13" w14:paraId="7B506C1F" w14:textId="77777777">
            <w:pPr>
              <w:cnfStyle w:val="000000000000" w:firstRow="0" w:lastRow="0" w:firstColumn="0" w:lastColumn="0" w:oddVBand="0" w:evenVBand="0" w:oddHBand="0" w:evenHBand="0" w:firstRowFirstColumn="0" w:firstRowLastColumn="0" w:lastRowFirstColumn="0" w:lastRowLastColumn="0"/>
              <w:rPr>
                <w:rFonts w:ascii="Mulish" w:hAnsi="Mulish"/>
                <w:b/>
                <w:bCs/>
                <w:i/>
                <w:iCs/>
                <w:color w:val="000000"/>
                <w:sz w:val="20"/>
                <w:szCs w:val="20"/>
              </w:rPr>
            </w:pPr>
            <w:r w:rsidRPr="00933B13">
              <w:rPr>
                <w:rFonts w:ascii="Mulish" w:hAnsi="Mulish"/>
                <w:color w:val="000000"/>
                <w:sz w:val="20"/>
                <w:szCs w:val="20"/>
              </w:rPr>
              <w:t>All Azure infrastructure, Databricks resources</w:t>
            </w:r>
            <w:r w:rsidR="00F1376B">
              <w:rPr>
                <w:rFonts w:ascii="Mulish" w:hAnsi="Mulish"/>
                <w:color w:val="000000"/>
                <w:sz w:val="20"/>
                <w:szCs w:val="20"/>
              </w:rPr>
              <w:t xml:space="preserve"> and configuration </w:t>
            </w:r>
            <w:r w:rsidRPr="00933B13">
              <w:rPr>
                <w:rFonts w:ascii="Mulish" w:hAnsi="Mulish"/>
                <w:color w:val="000000"/>
                <w:sz w:val="20"/>
                <w:szCs w:val="20"/>
              </w:rPr>
              <w:t xml:space="preserve">will be deployed and maintained through Infrastructure as Code (IaC) using </w:t>
            </w:r>
            <w:r w:rsidRPr="00F1376B">
              <w:rPr>
                <w:rFonts w:ascii="Mulish" w:hAnsi="Mulish"/>
                <w:b/>
                <w:bCs/>
                <w:i/>
                <w:iCs/>
                <w:color w:val="000000"/>
                <w:sz w:val="20"/>
                <w:szCs w:val="20"/>
              </w:rPr>
              <w:t>Terraform</w:t>
            </w:r>
            <w:r w:rsidR="00F1376B">
              <w:rPr>
                <w:rFonts w:ascii="Mulish" w:hAnsi="Mulish"/>
                <w:b/>
                <w:bCs/>
                <w:i/>
                <w:iCs/>
                <w:color w:val="000000"/>
                <w:sz w:val="20"/>
                <w:szCs w:val="20"/>
              </w:rPr>
              <w:t>.</w:t>
            </w:r>
          </w:p>
          <w:p w:rsidR="00F1376B" w:rsidP="00933B13" w:rsidRDefault="00F1376B" w14:paraId="543CCB88"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33B13" w:rsidP="00933B13" w:rsidRDefault="00F1376B" w14:paraId="031C74E0" w14:textId="4F4B7A9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All IaC code will be stored in a dedicated repository as part of the Doubtless UK and Europe data platform project in Azure DevOps.</w:t>
            </w:r>
            <w:r w:rsidRPr="00933B13" w:rsidR="00933B13">
              <w:rPr>
                <w:rFonts w:ascii="Mulish" w:hAnsi="Mulish"/>
                <w:color w:val="000000"/>
                <w:sz w:val="20"/>
                <w:szCs w:val="20"/>
              </w:rPr>
              <w:t xml:space="preserve"> CI/CD pipelines</w:t>
            </w:r>
            <w:r>
              <w:rPr>
                <w:rFonts w:ascii="Mulish" w:hAnsi="Mulish"/>
                <w:color w:val="000000"/>
                <w:sz w:val="20"/>
                <w:szCs w:val="20"/>
              </w:rPr>
              <w:t xml:space="preserve"> in Azure DevOps will </w:t>
            </w:r>
            <w:r w:rsidR="00C557E5">
              <w:rPr>
                <w:rFonts w:ascii="Mulish" w:hAnsi="Mulish"/>
                <w:color w:val="000000"/>
                <w:sz w:val="20"/>
                <w:szCs w:val="20"/>
              </w:rPr>
              <w:t xml:space="preserve">leverage </w:t>
            </w:r>
            <w:r w:rsidR="00397AE7">
              <w:rPr>
                <w:rFonts w:ascii="Mulish" w:hAnsi="Mulish"/>
                <w:color w:val="000000"/>
                <w:sz w:val="20"/>
                <w:szCs w:val="20"/>
              </w:rPr>
              <w:t>consistency</w:t>
            </w:r>
            <w:r w:rsidRPr="00933B13" w:rsidR="00933B13">
              <w:rPr>
                <w:rFonts w:ascii="Mulish" w:hAnsi="Mulish"/>
                <w:color w:val="000000"/>
                <w:sz w:val="20"/>
                <w:szCs w:val="20"/>
              </w:rPr>
              <w:t>, repeatability, governance and controlled change management across all environments.</w:t>
            </w:r>
          </w:p>
          <w:p w:rsidRPr="00933B13" w:rsidR="00C557E5" w:rsidP="00933B13" w:rsidRDefault="00C557E5" w14:paraId="53A4E12B" w14:textId="37CF8AB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0518BC" w:rsidR="00933B13" w:rsidTr="00933B13" w14:paraId="33E68B81"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hideMark/>
          </w:tcPr>
          <w:p w:rsidRPr="00933B13" w:rsidR="00933B13" w:rsidP="00933B13" w:rsidRDefault="00933B13" w14:paraId="14B1BE95" w14:textId="3660D4DD">
            <w:pPr>
              <w:rPr>
                <w:rFonts w:ascii="Mulish" w:hAnsi="Mulish"/>
                <w:color w:val="000000"/>
                <w:sz w:val="20"/>
                <w:szCs w:val="20"/>
              </w:rPr>
            </w:pPr>
            <w:r w:rsidRPr="00933B13">
              <w:rPr>
                <w:rFonts w:ascii="Mulish" w:hAnsi="Mulish"/>
                <w:color w:val="000000"/>
                <w:sz w:val="20"/>
                <w:szCs w:val="20"/>
              </w:rPr>
              <w:t>ADD-029</w:t>
            </w:r>
          </w:p>
        </w:tc>
        <w:tc>
          <w:tcPr>
            <w:tcW w:w="2075" w:type="dxa"/>
            <w:noWrap/>
            <w:hideMark/>
          </w:tcPr>
          <w:p w:rsidRPr="00933B13" w:rsidR="00933B13" w:rsidP="00933B13" w:rsidRDefault="00933B13" w14:paraId="01E9292F" w14:textId="2450B52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FR-008, FR-009, FR-013, FR-014, FR-015, FR-016, FR-021</w:t>
            </w:r>
          </w:p>
        </w:tc>
        <w:tc>
          <w:tcPr>
            <w:tcW w:w="3543" w:type="dxa"/>
            <w:noWrap/>
            <w:hideMark/>
          </w:tcPr>
          <w:p w:rsidRPr="00933B13" w:rsidR="00933B13" w:rsidP="00933B13" w:rsidRDefault="00933B13" w14:paraId="68DD9563" w14:textId="5A81033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33B13">
              <w:rPr>
                <w:rFonts w:ascii="Mulish" w:hAnsi="Mulish"/>
                <w:i/>
                <w:iCs/>
                <w:color w:val="000000"/>
                <w:sz w:val="20"/>
                <w:szCs w:val="20"/>
              </w:rPr>
              <w:t xml:space="preserve">The </w:t>
            </w:r>
            <w:r w:rsidR="00C62D7C">
              <w:rPr>
                <w:rFonts w:ascii="Mulish" w:hAnsi="Mulish"/>
                <w:i/>
                <w:iCs/>
                <w:color w:val="000000"/>
                <w:sz w:val="20"/>
                <w:szCs w:val="20"/>
              </w:rPr>
              <w:t>Doubtless UK and Europe</w:t>
            </w:r>
            <w:r w:rsidRPr="00933B13">
              <w:rPr>
                <w:rFonts w:ascii="Mulish" w:hAnsi="Mulish"/>
                <w:i/>
                <w:iCs/>
                <w:color w:val="000000"/>
                <w:sz w:val="20"/>
                <w:szCs w:val="20"/>
              </w:rPr>
              <w:t xml:space="preserve"> platform shall standardise</w:t>
            </w:r>
            <w:r w:rsidR="004F6A23">
              <w:rPr>
                <w:rFonts w:ascii="Mulish" w:hAnsi="Mulish"/>
                <w:i/>
                <w:iCs/>
                <w:color w:val="000000"/>
                <w:sz w:val="20"/>
                <w:szCs w:val="20"/>
              </w:rPr>
              <w:t xml:space="preserve"> core operational</w:t>
            </w:r>
            <w:r w:rsidR="00DE51F5">
              <w:rPr>
                <w:rFonts w:ascii="Mulish" w:hAnsi="Mulish"/>
                <w:i/>
                <w:iCs/>
                <w:color w:val="000000"/>
                <w:sz w:val="20"/>
                <w:szCs w:val="20"/>
              </w:rPr>
              <w:t xml:space="preserve"> flows</w:t>
            </w:r>
            <w:r w:rsidRPr="00933B13">
              <w:rPr>
                <w:rFonts w:ascii="Mulish" w:hAnsi="Mulish"/>
                <w:i/>
                <w:iCs/>
                <w:color w:val="000000"/>
                <w:sz w:val="20"/>
                <w:szCs w:val="20"/>
              </w:rPr>
              <w:t xml:space="preserve"> regardless of the source extraction pattern.</w:t>
            </w:r>
          </w:p>
        </w:tc>
        <w:tc>
          <w:tcPr>
            <w:tcW w:w="7371" w:type="dxa"/>
            <w:noWrap/>
            <w:hideMark/>
          </w:tcPr>
          <w:p w:rsidR="00F346F9" w:rsidP="00933B13" w:rsidRDefault="00DE51F5" w14:paraId="473CB5CB"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The platform will standardise operational data flows where possible</w:t>
            </w:r>
            <w:r w:rsidR="00F346F9">
              <w:rPr>
                <w:rFonts w:ascii="Mulish" w:hAnsi="Mulish"/>
                <w:color w:val="000000"/>
                <w:sz w:val="20"/>
                <w:szCs w:val="20"/>
              </w:rPr>
              <w:t xml:space="preserve"> across key areas;</w:t>
            </w:r>
          </w:p>
          <w:p w:rsidR="00F346F9" w:rsidP="00933B13" w:rsidRDefault="00F346F9" w14:paraId="319DF794" w14:textId="7777777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p>
          <w:p w:rsidR="00616ED7" w:rsidP="00B34E3E" w:rsidRDefault="00F346F9" w14:paraId="74737F80" w14:textId="7777777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B6833">
              <w:rPr>
                <w:rFonts w:ascii="Mulish" w:hAnsi="Mulish"/>
                <w:b/>
                <w:bCs/>
                <w:color w:val="000000"/>
                <w:sz w:val="20"/>
                <w:szCs w:val="20"/>
              </w:rPr>
              <w:t>Ingestion:</w:t>
            </w:r>
            <w:r w:rsidRPr="003B6833" w:rsidR="009A05D1">
              <w:rPr>
                <w:rFonts w:ascii="Mulish" w:hAnsi="Mulish"/>
                <w:color w:val="000000"/>
                <w:sz w:val="20"/>
                <w:szCs w:val="20"/>
              </w:rPr>
              <w:t xml:space="preserve"> </w:t>
            </w:r>
            <w:r w:rsidRPr="003B6833" w:rsidR="008B0876">
              <w:rPr>
                <w:rFonts w:ascii="Mulish" w:hAnsi="Mulish"/>
                <w:color w:val="000000"/>
                <w:sz w:val="20"/>
                <w:szCs w:val="20"/>
              </w:rPr>
              <w:t>Metadata-driven configuration</w:t>
            </w:r>
            <w:r w:rsidRPr="003B6833" w:rsidR="00BC58DF">
              <w:rPr>
                <w:rFonts w:ascii="Mulish" w:hAnsi="Mulish"/>
                <w:color w:val="000000"/>
                <w:sz w:val="20"/>
                <w:szCs w:val="20"/>
              </w:rPr>
              <w:t xml:space="preserve"> will be</w:t>
            </w:r>
            <w:r w:rsidRPr="003B6833" w:rsidR="008161B5">
              <w:rPr>
                <w:rFonts w:ascii="Mulish" w:hAnsi="Mulish"/>
                <w:color w:val="000000"/>
                <w:sz w:val="20"/>
                <w:szCs w:val="20"/>
              </w:rPr>
              <w:t xml:space="preserve"> the default control mechanism for loading data into the platform. </w:t>
            </w:r>
            <w:r w:rsidRPr="003B6833" w:rsidR="00255ED1">
              <w:rPr>
                <w:rFonts w:ascii="Mulish" w:hAnsi="Mulish"/>
                <w:color w:val="000000"/>
                <w:sz w:val="20"/>
                <w:szCs w:val="20"/>
              </w:rPr>
              <w:t xml:space="preserve">Metadata </w:t>
            </w:r>
            <w:r w:rsidRPr="003B6833" w:rsidR="00DB4E54">
              <w:rPr>
                <w:rFonts w:ascii="Mulish" w:hAnsi="Mulish"/>
                <w:color w:val="000000"/>
                <w:sz w:val="20"/>
                <w:szCs w:val="20"/>
              </w:rPr>
              <w:t xml:space="preserve">will </w:t>
            </w:r>
            <w:r w:rsidRPr="003B6833" w:rsidR="00255ED1">
              <w:rPr>
                <w:rFonts w:ascii="Mulish" w:hAnsi="Mulish"/>
                <w:color w:val="000000"/>
                <w:sz w:val="20"/>
                <w:szCs w:val="20"/>
              </w:rPr>
              <w:t xml:space="preserve">be contained within static .json </w:t>
            </w:r>
            <w:r w:rsidRPr="003B6833" w:rsidR="00465307">
              <w:rPr>
                <w:rFonts w:ascii="Mulish" w:hAnsi="Mulish"/>
                <w:color w:val="000000"/>
                <w:sz w:val="20"/>
                <w:szCs w:val="20"/>
              </w:rPr>
              <w:t xml:space="preserve">config </w:t>
            </w:r>
            <w:r w:rsidRPr="003B6833" w:rsidR="00255ED1">
              <w:rPr>
                <w:rFonts w:ascii="Mulish" w:hAnsi="Mulish"/>
                <w:color w:val="000000"/>
                <w:sz w:val="20"/>
                <w:szCs w:val="20"/>
              </w:rPr>
              <w:t xml:space="preserve">files </w:t>
            </w:r>
            <w:r w:rsidRPr="003B6833" w:rsidR="00465307">
              <w:rPr>
                <w:rFonts w:ascii="Mulish" w:hAnsi="Mulish"/>
                <w:color w:val="000000"/>
                <w:sz w:val="20"/>
                <w:szCs w:val="20"/>
              </w:rPr>
              <w:t xml:space="preserve">and loaded at the point of </w:t>
            </w:r>
            <w:r w:rsidRPr="003B6833" w:rsidR="00EC2F9E">
              <w:rPr>
                <w:rFonts w:ascii="Mulish" w:hAnsi="Mulish"/>
                <w:b/>
                <w:bCs/>
                <w:color w:val="000000"/>
                <w:sz w:val="20"/>
                <w:szCs w:val="20"/>
              </w:rPr>
              <w:t>Declarative Automation Bundle</w:t>
            </w:r>
            <w:r w:rsidR="00616ED7">
              <w:rPr>
                <w:rFonts w:ascii="Mulish" w:hAnsi="Mulish"/>
                <w:b/>
                <w:bCs/>
                <w:color w:val="000000"/>
                <w:sz w:val="20"/>
                <w:szCs w:val="20"/>
              </w:rPr>
              <w:t xml:space="preserve"> (DAB)</w:t>
            </w:r>
            <w:r w:rsidRPr="003B6833" w:rsidR="00EC2F9E">
              <w:rPr>
                <w:rFonts w:ascii="Mulish" w:hAnsi="Mulish"/>
                <w:color w:val="000000"/>
                <w:sz w:val="20"/>
                <w:szCs w:val="20"/>
              </w:rPr>
              <w:t xml:space="preserve"> deployment (the best practice approach for deploying Lakeflow Jobs or Pipelines</w:t>
            </w:r>
            <w:r w:rsidRPr="003B6833" w:rsidR="00DB4E54">
              <w:rPr>
                <w:rFonts w:ascii="Mulish" w:hAnsi="Mulish"/>
                <w:color w:val="000000"/>
                <w:sz w:val="20"/>
                <w:szCs w:val="20"/>
              </w:rPr>
              <w:t xml:space="preserve">. If an evolving configuration view is also required, for example to </w:t>
            </w:r>
            <w:r w:rsidRPr="003B6833" w:rsidR="006F5B53">
              <w:rPr>
                <w:rFonts w:ascii="Mulish" w:hAnsi="Mulish"/>
                <w:color w:val="000000"/>
                <w:sz w:val="20"/>
                <w:szCs w:val="20"/>
              </w:rPr>
              <w:t xml:space="preserve">register </w:t>
            </w:r>
            <w:r w:rsidRPr="003B6833" w:rsidR="00255ED1">
              <w:rPr>
                <w:rFonts w:ascii="Mulish" w:hAnsi="Mulish"/>
                <w:color w:val="000000"/>
                <w:sz w:val="20"/>
                <w:szCs w:val="20"/>
              </w:rPr>
              <w:t>watermarks</w:t>
            </w:r>
            <w:r w:rsidRPr="003B6833" w:rsidR="006F5B53">
              <w:rPr>
                <w:rFonts w:ascii="Mulish" w:hAnsi="Mulish"/>
                <w:color w:val="000000"/>
                <w:sz w:val="20"/>
                <w:szCs w:val="20"/>
              </w:rPr>
              <w:t xml:space="preserve"> during an incremental load of data, </w:t>
            </w:r>
            <w:r w:rsidRPr="003B6833" w:rsidR="00176F64">
              <w:rPr>
                <w:rFonts w:ascii="Mulish" w:hAnsi="Mulish"/>
                <w:color w:val="000000"/>
                <w:sz w:val="20"/>
                <w:szCs w:val="20"/>
              </w:rPr>
              <w:t xml:space="preserve">this will be stored in an appropriate Delta Table within the </w:t>
            </w:r>
            <w:r w:rsidRPr="003B6833" w:rsidR="00176F64">
              <w:rPr>
                <w:rFonts w:ascii="Mulish" w:hAnsi="Mulish"/>
                <w:b/>
                <w:bCs/>
                <w:color w:val="000000"/>
                <w:sz w:val="20"/>
                <w:szCs w:val="20"/>
              </w:rPr>
              <w:t>‘operations’</w:t>
            </w:r>
            <w:r w:rsidRPr="003B6833" w:rsidR="00176F64">
              <w:rPr>
                <w:rFonts w:ascii="Mulish" w:hAnsi="Mulish"/>
                <w:color w:val="000000"/>
                <w:sz w:val="20"/>
                <w:szCs w:val="20"/>
              </w:rPr>
              <w:t xml:space="preserve"> schema.</w:t>
            </w:r>
          </w:p>
          <w:p w:rsidRPr="003B6833" w:rsidR="00DE51F5" w:rsidP="00B34E3E" w:rsidRDefault="00616ED7" w14:paraId="55E33B6D" w14:textId="7D9F8D86">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b/>
                <w:bCs/>
                <w:color w:val="000000"/>
                <w:sz w:val="20"/>
                <w:szCs w:val="20"/>
              </w:rPr>
              <w:lastRenderedPageBreak/>
              <w:t>E</w:t>
            </w:r>
            <w:r w:rsidRPr="00616ED7" w:rsidR="00EE1E19">
              <w:rPr>
                <w:rFonts w:ascii="Mulish" w:hAnsi="Mulish"/>
                <w:b/>
                <w:bCs/>
                <w:color w:val="000000"/>
                <w:sz w:val="20"/>
                <w:szCs w:val="20"/>
              </w:rPr>
              <w:t>rror handling</w:t>
            </w:r>
            <w:r>
              <w:rPr>
                <w:rFonts w:ascii="Mulish" w:hAnsi="Mulish"/>
                <w:b/>
                <w:bCs/>
                <w:color w:val="000000"/>
                <w:sz w:val="20"/>
                <w:szCs w:val="20"/>
              </w:rPr>
              <w:t xml:space="preserve">: </w:t>
            </w:r>
            <w:r>
              <w:rPr>
                <w:rFonts w:ascii="Mulish" w:hAnsi="Mulish"/>
                <w:color w:val="000000"/>
                <w:sz w:val="20"/>
                <w:szCs w:val="20"/>
              </w:rPr>
              <w:t>All DAB should employ appropriate error handling mechanisms, designed not to fail quietly</w:t>
            </w:r>
            <w:r w:rsidR="00563E26">
              <w:rPr>
                <w:rFonts w:ascii="Mulish" w:hAnsi="Mulish"/>
                <w:color w:val="000000"/>
                <w:sz w:val="20"/>
                <w:szCs w:val="20"/>
              </w:rPr>
              <w:t xml:space="preserve">. </w:t>
            </w:r>
            <w:r w:rsidRPr="00FE03C8" w:rsidR="00563E26">
              <w:rPr>
                <w:rFonts w:ascii="Mulish" w:hAnsi="Mulish"/>
                <w:b/>
                <w:bCs/>
                <w:color w:val="000000"/>
                <w:sz w:val="20"/>
                <w:szCs w:val="20"/>
              </w:rPr>
              <w:t>Errors</w:t>
            </w:r>
            <w:r w:rsidR="00563E26">
              <w:rPr>
                <w:rFonts w:ascii="Mulish" w:hAnsi="Mulish"/>
                <w:color w:val="000000"/>
                <w:sz w:val="20"/>
                <w:szCs w:val="20"/>
              </w:rPr>
              <w:t xml:space="preserve"> should raise appropriate exce</w:t>
            </w:r>
            <w:r w:rsidR="00FE03C8">
              <w:rPr>
                <w:rFonts w:ascii="Mulish" w:hAnsi="Mulish"/>
                <w:color w:val="000000"/>
                <w:sz w:val="20"/>
                <w:szCs w:val="20"/>
              </w:rPr>
              <w:t xml:space="preserve">ptions that are passed to Job/ Pipeline output. </w:t>
            </w:r>
            <w:r w:rsidR="00FE03C8">
              <w:rPr>
                <w:rFonts w:ascii="Mulish" w:hAnsi="Mulish"/>
                <w:b/>
                <w:bCs/>
                <w:color w:val="000000"/>
                <w:sz w:val="20"/>
                <w:szCs w:val="20"/>
              </w:rPr>
              <w:t xml:space="preserve">Warnings </w:t>
            </w:r>
            <w:r w:rsidR="00FE03C8">
              <w:rPr>
                <w:rFonts w:ascii="Mulish" w:hAnsi="Mulish"/>
                <w:color w:val="000000"/>
                <w:sz w:val="20"/>
                <w:szCs w:val="20"/>
              </w:rPr>
              <w:t>should</w:t>
            </w:r>
            <w:r w:rsidR="000F3DDD">
              <w:rPr>
                <w:rFonts w:ascii="Mulish" w:hAnsi="Mulish"/>
                <w:color w:val="000000"/>
                <w:sz w:val="20"/>
                <w:szCs w:val="20"/>
              </w:rPr>
              <w:t xml:space="preserve"> be designed to not fail the pipeline but</w:t>
            </w:r>
            <w:r w:rsidR="00FE03C8">
              <w:rPr>
                <w:rFonts w:ascii="Mulish" w:hAnsi="Mulish"/>
                <w:color w:val="000000"/>
                <w:sz w:val="20"/>
                <w:szCs w:val="20"/>
              </w:rPr>
              <w:t xml:space="preserve"> be written to a </w:t>
            </w:r>
            <w:r w:rsidR="0069024A">
              <w:rPr>
                <w:rFonts w:ascii="Mulish" w:hAnsi="Mulish"/>
                <w:color w:val="000000"/>
                <w:sz w:val="20"/>
                <w:szCs w:val="20"/>
              </w:rPr>
              <w:t xml:space="preserve">dedicated </w:t>
            </w:r>
            <w:r w:rsidR="00B873DB">
              <w:rPr>
                <w:rFonts w:ascii="Mulish" w:hAnsi="Mulish"/>
                <w:color w:val="000000"/>
                <w:sz w:val="20"/>
                <w:szCs w:val="20"/>
              </w:rPr>
              <w:t xml:space="preserve">observability </w:t>
            </w:r>
            <w:r w:rsidR="0069024A">
              <w:rPr>
                <w:rFonts w:ascii="Mulish" w:hAnsi="Mulish"/>
                <w:color w:val="000000"/>
                <w:sz w:val="20"/>
                <w:szCs w:val="20"/>
              </w:rPr>
              <w:t>table within the ‘operations’ schema</w:t>
            </w:r>
            <w:r w:rsidR="000F3DDD">
              <w:rPr>
                <w:rFonts w:ascii="Mulish" w:hAnsi="Mulish"/>
                <w:color w:val="000000"/>
                <w:sz w:val="20"/>
                <w:szCs w:val="20"/>
              </w:rPr>
              <w:t>, where they can be views via an appropriate dashboard (Databricks or Power BI).</w:t>
            </w:r>
            <w:r w:rsidR="00B873DB">
              <w:rPr>
                <w:rFonts w:ascii="Mulish" w:hAnsi="Mulish"/>
                <w:color w:val="000000"/>
                <w:sz w:val="20"/>
                <w:szCs w:val="20"/>
              </w:rPr>
              <w:t xml:space="preserve"> </w:t>
            </w:r>
          </w:p>
          <w:p w:rsidRPr="003B6833" w:rsidR="009A05D1" w:rsidP="00B34E3E" w:rsidRDefault="009A05D1" w14:paraId="016DDA17" w14:textId="7F54905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B6833">
              <w:rPr>
                <w:rFonts w:ascii="Mulish" w:hAnsi="Mulish"/>
                <w:b/>
                <w:bCs/>
                <w:color w:val="000000"/>
                <w:sz w:val="20"/>
                <w:szCs w:val="20"/>
              </w:rPr>
              <w:t>Validation:</w:t>
            </w:r>
            <w:r w:rsidRPr="003B6833" w:rsidR="008369C6">
              <w:rPr>
                <w:rFonts w:ascii="Mulish" w:hAnsi="Mulish"/>
                <w:color w:val="000000"/>
                <w:sz w:val="20"/>
                <w:szCs w:val="20"/>
              </w:rPr>
              <w:t xml:space="preserve"> Data validation tests shall be performed as part of the ingestion routine, with simple routine tests run against loaded data </w:t>
            </w:r>
            <w:r w:rsidRPr="003B6833" w:rsidR="00841222">
              <w:rPr>
                <w:rFonts w:ascii="Mulish" w:hAnsi="Mulish"/>
                <w:color w:val="000000"/>
                <w:sz w:val="20"/>
                <w:szCs w:val="20"/>
              </w:rPr>
              <w:t>and the results stored within the ‘operations’ schema. Some example unit tests employed for data validation might be;</w:t>
            </w:r>
          </w:p>
          <w:p w:rsidRPr="003B6833" w:rsidR="00841222" w:rsidP="00B34E3E" w:rsidRDefault="00943A6B" w14:paraId="4908773B" w14:textId="70BB0D06">
            <w:pPr>
              <w:pStyle w:val="ListParagraph"/>
              <w:numPr>
                <w:ilvl w:val="1"/>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B6833">
              <w:rPr>
                <w:rFonts w:ascii="Mulish" w:hAnsi="Mulish"/>
                <w:b/>
                <w:bCs/>
                <w:color w:val="000000"/>
                <w:sz w:val="20"/>
                <w:szCs w:val="20"/>
              </w:rPr>
              <w:t>Source-</w:t>
            </w:r>
            <w:r w:rsidRPr="003B6833" w:rsidR="001D3F19">
              <w:rPr>
                <w:rFonts w:ascii="Mulish" w:hAnsi="Mulish"/>
                <w:b/>
                <w:bCs/>
                <w:color w:val="000000"/>
                <w:sz w:val="20"/>
                <w:szCs w:val="20"/>
              </w:rPr>
              <w:t>t</w:t>
            </w:r>
            <w:r w:rsidRPr="003B6833">
              <w:rPr>
                <w:rFonts w:ascii="Mulish" w:hAnsi="Mulish"/>
                <w:b/>
                <w:bCs/>
                <w:color w:val="000000"/>
                <w:sz w:val="20"/>
                <w:szCs w:val="20"/>
              </w:rPr>
              <w:t xml:space="preserve">arget </w:t>
            </w:r>
            <w:r w:rsidRPr="003B6833" w:rsidR="001D3F19">
              <w:rPr>
                <w:rFonts w:ascii="Mulish" w:hAnsi="Mulish"/>
                <w:b/>
                <w:bCs/>
                <w:color w:val="000000"/>
                <w:sz w:val="20"/>
                <w:szCs w:val="20"/>
              </w:rPr>
              <w:t>r</w:t>
            </w:r>
            <w:r w:rsidRPr="003B6833">
              <w:rPr>
                <w:rFonts w:ascii="Mulish" w:hAnsi="Mulish"/>
                <w:b/>
                <w:bCs/>
                <w:color w:val="000000"/>
                <w:sz w:val="20"/>
                <w:szCs w:val="20"/>
              </w:rPr>
              <w:t xml:space="preserve">ecord </w:t>
            </w:r>
            <w:r w:rsidRPr="003B6833" w:rsidR="003E78B8">
              <w:rPr>
                <w:rFonts w:ascii="Mulish" w:hAnsi="Mulish"/>
                <w:b/>
                <w:bCs/>
                <w:color w:val="000000"/>
                <w:sz w:val="20"/>
                <w:szCs w:val="20"/>
              </w:rPr>
              <w:t>reconciliation:</w:t>
            </w:r>
            <w:r w:rsidRPr="003B6833" w:rsidR="003E78B8">
              <w:rPr>
                <w:rFonts w:ascii="Mulish" w:hAnsi="Mulish"/>
                <w:color w:val="000000"/>
                <w:sz w:val="20"/>
                <w:szCs w:val="20"/>
              </w:rPr>
              <w:t xml:space="preserve"> Check to ensure the expected count of records between source and target are present</w:t>
            </w:r>
          </w:p>
          <w:p w:rsidRPr="003B6833" w:rsidR="00943A6B" w:rsidP="00B34E3E" w:rsidRDefault="003E78B8" w14:paraId="1E3728DF" w14:textId="5A372297">
            <w:pPr>
              <w:pStyle w:val="ListParagraph"/>
              <w:numPr>
                <w:ilvl w:val="1"/>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B6833">
              <w:rPr>
                <w:rFonts w:ascii="Mulish" w:hAnsi="Mulish"/>
                <w:b/>
                <w:bCs/>
                <w:color w:val="000000"/>
                <w:sz w:val="20"/>
                <w:szCs w:val="20"/>
              </w:rPr>
              <w:t>Target s</w:t>
            </w:r>
            <w:r w:rsidRPr="003B6833" w:rsidR="00943A6B">
              <w:rPr>
                <w:rFonts w:ascii="Mulish" w:hAnsi="Mulish"/>
                <w:b/>
                <w:bCs/>
                <w:color w:val="000000"/>
                <w:sz w:val="20"/>
                <w:szCs w:val="20"/>
              </w:rPr>
              <w:t xml:space="preserve">chema </w:t>
            </w:r>
            <w:r w:rsidRPr="003B6833" w:rsidR="001D3F19">
              <w:rPr>
                <w:rFonts w:ascii="Mulish" w:hAnsi="Mulish"/>
                <w:b/>
                <w:bCs/>
                <w:color w:val="000000"/>
                <w:sz w:val="20"/>
                <w:szCs w:val="20"/>
              </w:rPr>
              <w:t>c</w:t>
            </w:r>
            <w:r w:rsidRPr="003B6833" w:rsidR="00943A6B">
              <w:rPr>
                <w:rFonts w:ascii="Mulish" w:hAnsi="Mulish"/>
                <w:b/>
                <w:bCs/>
                <w:color w:val="000000"/>
                <w:sz w:val="20"/>
                <w:szCs w:val="20"/>
              </w:rPr>
              <w:t>onformance</w:t>
            </w:r>
            <w:r w:rsidRPr="003B6833">
              <w:rPr>
                <w:rFonts w:ascii="Mulish" w:hAnsi="Mulish"/>
                <w:b/>
                <w:bCs/>
                <w:color w:val="000000"/>
                <w:sz w:val="20"/>
                <w:szCs w:val="20"/>
              </w:rPr>
              <w:t>:</w:t>
            </w:r>
            <w:r w:rsidRPr="003B6833">
              <w:rPr>
                <w:rFonts w:ascii="Mulish" w:hAnsi="Mulish"/>
                <w:color w:val="000000"/>
                <w:sz w:val="20"/>
                <w:szCs w:val="20"/>
              </w:rPr>
              <w:t xml:space="preserve"> Ensure that the incoming data schema aligns with the expected target schema</w:t>
            </w:r>
          </w:p>
          <w:p w:rsidRPr="003B6833" w:rsidR="003E78B8" w:rsidP="00B34E3E" w:rsidRDefault="003E78B8" w14:paraId="7474DCE3" w14:textId="1C53BCD5">
            <w:pPr>
              <w:pStyle w:val="ListParagraph"/>
              <w:numPr>
                <w:ilvl w:val="1"/>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B6833">
              <w:rPr>
                <w:rFonts w:ascii="Mulish" w:hAnsi="Mulish"/>
                <w:b/>
                <w:bCs/>
                <w:color w:val="000000"/>
                <w:sz w:val="20"/>
                <w:szCs w:val="20"/>
              </w:rPr>
              <w:t>Data-type and format validity:</w:t>
            </w:r>
            <w:r w:rsidRPr="003B6833">
              <w:rPr>
                <w:rFonts w:ascii="Mulish" w:hAnsi="Mulish"/>
                <w:color w:val="000000"/>
                <w:sz w:val="20"/>
                <w:szCs w:val="20"/>
              </w:rPr>
              <w:t xml:space="preserve"> Ensure that all </w:t>
            </w:r>
            <w:r w:rsidRPr="003B6833" w:rsidR="00515131">
              <w:rPr>
                <w:rFonts w:ascii="Mulish" w:hAnsi="Mulish"/>
                <w:color w:val="000000"/>
                <w:sz w:val="20"/>
                <w:szCs w:val="20"/>
              </w:rPr>
              <w:t xml:space="preserve">incoming data conform to the expected data-types and formats for the target schema </w:t>
            </w:r>
          </w:p>
          <w:p w:rsidRPr="003B6833" w:rsidR="001D3F19" w:rsidP="00B34E3E" w:rsidRDefault="00943A6B" w14:paraId="7277CC1E" w14:textId="32239458">
            <w:pPr>
              <w:pStyle w:val="ListParagraph"/>
              <w:numPr>
                <w:ilvl w:val="1"/>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3B6833">
              <w:rPr>
                <w:rFonts w:ascii="Mulish" w:hAnsi="Mulish"/>
                <w:b/>
                <w:bCs/>
                <w:color w:val="000000"/>
                <w:sz w:val="20"/>
                <w:szCs w:val="20"/>
              </w:rPr>
              <w:t xml:space="preserve">Mandatory </w:t>
            </w:r>
            <w:r w:rsidRPr="003B6833" w:rsidR="001D3F19">
              <w:rPr>
                <w:rFonts w:ascii="Mulish" w:hAnsi="Mulish"/>
                <w:b/>
                <w:bCs/>
                <w:color w:val="000000"/>
                <w:sz w:val="20"/>
                <w:szCs w:val="20"/>
              </w:rPr>
              <w:t>f</w:t>
            </w:r>
            <w:r w:rsidRPr="003B6833">
              <w:rPr>
                <w:rFonts w:ascii="Mulish" w:hAnsi="Mulish"/>
                <w:b/>
                <w:bCs/>
                <w:color w:val="000000"/>
                <w:sz w:val="20"/>
                <w:szCs w:val="20"/>
              </w:rPr>
              <w:t xml:space="preserve">ield </w:t>
            </w:r>
            <w:r w:rsidRPr="003B6833" w:rsidR="001D3F19">
              <w:rPr>
                <w:rFonts w:ascii="Mulish" w:hAnsi="Mulish"/>
                <w:b/>
                <w:bCs/>
                <w:color w:val="000000"/>
                <w:sz w:val="20"/>
                <w:szCs w:val="20"/>
              </w:rPr>
              <w:t>completeness/ No NULLs</w:t>
            </w:r>
            <w:r w:rsidRPr="003B6833" w:rsidR="00515131">
              <w:rPr>
                <w:rFonts w:ascii="Mulish" w:hAnsi="Mulish"/>
                <w:b/>
                <w:bCs/>
                <w:color w:val="000000"/>
                <w:sz w:val="20"/>
                <w:szCs w:val="20"/>
              </w:rPr>
              <w:t>:</w:t>
            </w:r>
            <w:r w:rsidRPr="003B6833" w:rsidR="00515131">
              <w:rPr>
                <w:rFonts w:ascii="Mulish" w:hAnsi="Mulish"/>
                <w:color w:val="000000"/>
                <w:sz w:val="20"/>
                <w:szCs w:val="20"/>
              </w:rPr>
              <w:t xml:space="preserve"> Ensure all mandatory fields are </w:t>
            </w:r>
            <w:r w:rsidRPr="003B6833" w:rsidR="003B6833">
              <w:rPr>
                <w:rFonts w:ascii="Mulish" w:hAnsi="Mulish"/>
                <w:color w:val="000000"/>
                <w:sz w:val="20"/>
                <w:szCs w:val="20"/>
              </w:rPr>
              <w:t>completed and that No NULL values are present.</w:t>
            </w:r>
          </w:p>
          <w:p w:rsidRPr="00B904F5" w:rsidR="009A05D1" w:rsidP="00B34E3E" w:rsidRDefault="009A05D1" w14:paraId="4CB7490B" w14:textId="0B870B1D">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B904F5">
              <w:rPr>
                <w:rFonts w:ascii="Mulish" w:hAnsi="Mulish"/>
                <w:b/>
                <w:bCs/>
                <w:color w:val="000000"/>
                <w:sz w:val="20"/>
                <w:szCs w:val="20"/>
              </w:rPr>
              <w:t>Observability:</w:t>
            </w:r>
            <w:r w:rsidRPr="00B904F5" w:rsidR="003B6833">
              <w:rPr>
                <w:rFonts w:ascii="Mulish" w:hAnsi="Mulish"/>
                <w:color w:val="000000"/>
                <w:sz w:val="20"/>
                <w:szCs w:val="20"/>
              </w:rPr>
              <w:t xml:space="preserve"> </w:t>
            </w:r>
            <w:r w:rsidR="00B904F5">
              <w:rPr>
                <w:rFonts w:ascii="Mulish" w:hAnsi="Mulish"/>
                <w:color w:val="000000"/>
                <w:sz w:val="20"/>
                <w:szCs w:val="20"/>
              </w:rPr>
              <w:t xml:space="preserve">Data platform operational logs, including the state of Lakeflow Pipelines and Jobs, will be written to the data platform LAW by default. However, </w:t>
            </w:r>
            <w:r w:rsidR="00704C97">
              <w:rPr>
                <w:rFonts w:ascii="Mulish" w:hAnsi="Mulish"/>
                <w:color w:val="000000"/>
                <w:sz w:val="20"/>
                <w:szCs w:val="20"/>
              </w:rPr>
              <w:t>if additional detail is required to support the smooth operation of jobs and pipelines, logging at individual steps</w:t>
            </w:r>
            <w:r w:rsidR="002B5DAA">
              <w:rPr>
                <w:rFonts w:ascii="Mulish" w:hAnsi="Mulish"/>
                <w:color w:val="000000"/>
                <w:sz w:val="20"/>
                <w:szCs w:val="20"/>
              </w:rPr>
              <w:t xml:space="preserve"> </w:t>
            </w:r>
            <w:r w:rsidR="00704C97">
              <w:rPr>
                <w:rFonts w:ascii="Mulish" w:hAnsi="Mulish"/>
                <w:color w:val="000000"/>
                <w:sz w:val="20"/>
                <w:szCs w:val="20"/>
              </w:rPr>
              <w:t>should be written to a dedicated delta table within the ‘operations’ schema</w:t>
            </w:r>
            <w:r w:rsidR="002B5DAA">
              <w:rPr>
                <w:rFonts w:ascii="Mulish" w:hAnsi="Mulish"/>
                <w:color w:val="000000"/>
                <w:sz w:val="20"/>
                <w:szCs w:val="20"/>
              </w:rPr>
              <w:t xml:space="preserve">. </w:t>
            </w:r>
            <w:r w:rsidR="003B384E">
              <w:rPr>
                <w:rFonts w:ascii="Mulish" w:hAnsi="Mulish"/>
                <w:color w:val="000000"/>
                <w:sz w:val="20"/>
                <w:szCs w:val="20"/>
              </w:rPr>
              <w:t>This table should capture step status, error messages, start and end timestamps as well as the ID of the managed identity/ service principal executing the process.</w:t>
            </w:r>
          </w:p>
          <w:p w:rsidR="00C62D7C" w:rsidP="00933B13" w:rsidRDefault="00C62D7C" w14:paraId="0D05DF4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33B13" w:rsidP="00933B13" w:rsidRDefault="00C62D7C" w14:paraId="05734C1D" w14:textId="4BC772EC">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The</w:t>
            </w:r>
            <w:r w:rsidR="00894032">
              <w:rPr>
                <w:rFonts w:ascii="Mulish" w:hAnsi="Mulish"/>
                <w:color w:val="000000"/>
                <w:sz w:val="20"/>
                <w:szCs w:val="20"/>
              </w:rPr>
              <w:t>se standardised flows a</w:t>
            </w:r>
            <w:r w:rsidRPr="00933B13" w:rsidR="00933B13">
              <w:rPr>
                <w:rFonts w:ascii="Mulish" w:hAnsi="Mulish"/>
                <w:color w:val="000000"/>
                <w:sz w:val="20"/>
                <w:szCs w:val="20"/>
              </w:rPr>
              <w:t>llow source systems to use different extraction mechanisms while maintaining consistent governance, monitoring, lineage, error handling and operational support within the central platform.</w:t>
            </w:r>
          </w:p>
          <w:p w:rsidRPr="00933B13" w:rsidR="00894032" w:rsidP="00933B13" w:rsidRDefault="00894032" w14:paraId="0799D755" w14:textId="38D2E0C6">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0518BC" w:rsidR="00933B13" w:rsidTr="00933B13" w14:paraId="3593FED6"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933B13" w:rsidR="00933B13" w:rsidP="00933B13" w:rsidRDefault="00933B13" w14:paraId="5F133D2C" w14:textId="706D3302">
            <w:pPr>
              <w:rPr>
                <w:rFonts w:ascii="Mulish" w:hAnsi="Mulish"/>
                <w:color w:val="000000"/>
                <w:sz w:val="20"/>
                <w:szCs w:val="20"/>
              </w:rPr>
            </w:pPr>
            <w:r w:rsidRPr="00933B13">
              <w:rPr>
                <w:rFonts w:ascii="Mulish" w:hAnsi="Mulish"/>
                <w:color w:val="000000"/>
                <w:sz w:val="20"/>
                <w:szCs w:val="20"/>
              </w:rPr>
              <w:lastRenderedPageBreak/>
              <w:t>ADD-030</w:t>
            </w:r>
          </w:p>
        </w:tc>
        <w:tc>
          <w:tcPr>
            <w:tcW w:w="2075" w:type="dxa"/>
            <w:noWrap/>
          </w:tcPr>
          <w:p w:rsidRPr="00933B13" w:rsidR="00933B13" w:rsidP="00933B13" w:rsidRDefault="00933B13" w14:paraId="001EA924" w14:textId="284ABF1A">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FR-002, FR-010, FR-012, FR-021</w:t>
            </w:r>
          </w:p>
        </w:tc>
        <w:tc>
          <w:tcPr>
            <w:tcW w:w="3543" w:type="dxa"/>
            <w:noWrap/>
          </w:tcPr>
          <w:p w:rsidRPr="00933B13" w:rsidR="00933B13" w:rsidP="00933B13" w:rsidRDefault="00933B13" w14:paraId="334B69A0" w14:textId="56920729">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33B13">
              <w:rPr>
                <w:rFonts w:ascii="Mulish" w:hAnsi="Mulish"/>
                <w:i/>
                <w:iCs/>
                <w:color w:val="000000"/>
                <w:sz w:val="20"/>
                <w:szCs w:val="20"/>
              </w:rPr>
              <w:t>Cross-tenant connectivity shall use tightly scoped, service-specific network access leveraging Azure Private Link wherever practical.</w:t>
            </w:r>
          </w:p>
        </w:tc>
        <w:tc>
          <w:tcPr>
            <w:tcW w:w="7371" w:type="dxa"/>
            <w:noWrap/>
          </w:tcPr>
          <w:p w:rsidR="00E24D8C" w:rsidP="00933B13" w:rsidRDefault="00933B13" w14:paraId="354C77D5"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Aligns with</w:t>
            </w:r>
            <w:r w:rsidR="00C85AB1">
              <w:rPr>
                <w:rFonts w:ascii="Mulish" w:hAnsi="Mulish"/>
                <w:color w:val="000000"/>
                <w:sz w:val="20"/>
                <w:szCs w:val="20"/>
              </w:rPr>
              <w:t xml:space="preserve"> Calandra platform security and</w:t>
            </w:r>
            <w:r w:rsidRPr="00933B13">
              <w:rPr>
                <w:rFonts w:ascii="Mulish" w:hAnsi="Mulish"/>
                <w:color w:val="000000"/>
                <w:sz w:val="20"/>
                <w:szCs w:val="20"/>
              </w:rPr>
              <w:t xml:space="preserve"> </w:t>
            </w:r>
            <w:r w:rsidRPr="00C85AB1">
              <w:rPr>
                <w:rFonts w:ascii="Mulish" w:hAnsi="Mulish"/>
                <w:b/>
                <w:bCs/>
                <w:i/>
                <w:iCs/>
                <w:color w:val="000000"/>
                <w:sz w:val="20"/>
                <w:szCs w:val="20"/>
              </w:rPr>
              <w:t>Zero Trust</w:t>
            </w:r>
            <w:r w:rsidRPr="00933B13">
              <w:rPr>
                <w:rFonts w:ascii="Mulish" w:hAnsi="Mulish"/>
                <w:color w:val="000000"/>
                <w:sz w:val="20"/>
                <w:szCs w:val="20"/>
              </w:rPr>
              <w:t xml:space="preserve"> principles by exposing only the required services and endpoints, reducing lateral movement risk and simplifying security governance. </w:t>
            </w:r>
          </w:p>
          <w:p w:rsidR="00E24D8C" w:rsidP="00933B13" w:rsidRDefault="00E24D8C" w14:paraId="36C8A70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33B13" w:rsidP="00933B13" w:rsidRDefault="00933B13" w14:paraId="2B2B5437" w14:textId="1E04DC0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7F7DBC">
              <w:rPr>
                <w:rFonts w:ascii="Mulish" w:hAnsi="Mulish"/>
                <w:b/>
                <w:bCs/>
                <w:i/>
                <w:iCs/>
                <w:color w:val="000000"/>
                <w:sz w:val="20"/>
                <w:szCs w:val="20"/>
              </w:rPr>
              <w:t>Azure Private Link</w:t>
            </w:r>
            <w:r w:rsidRPr="00933B13">
              <w:rPr>
                <w:rFonts w:ascii="Mulish" w:hAnsi="Mulish"/>
                <w:color w:val="000000"/>
                <w:sz w:val="20"/>
                <w:szCs w:val="20"/>
              </w:rPr>
              <w:t xml:space="preserve"> is the preferred approach for secure networking across the Calandra platform</w:t>
            </w:r>
            <w:r w:rsidR="00E24D8C">
              <w:rPr>
                <w:rFonts w:ascii="Mulish" w:hAnsi="Mulish"/>
                <w:color w:val="000000"/>
                <w:sz w:val="20"/>
                <w:szCs w:val="20"/>
              </w:rPr>
              <w:t xml:space="preserve"> and will be used by default between Azure services</w:t>
            </w:r>
            <w:r w:rsidRPr="00933B13">
              <w:rPr>
                <w:rFonts w:ascii="Mulish" w:hAnsi="Mulish"/>
                <w:color w:val="000000"/>
                <w:sz w:val="20"/>
                <w:szCs w:val="20"/>
              </w:rPr>
              <w:t>.</w:t>
            </w:r>
            <w:r w:rsidR="00800F51">
              <w:rPr>
                <w:rFonts w:ascii="Mulish" w:hAnsi="Mulish"/>
                <w:color w:val="000000"/>
                <w:sz w:val="20"/>
                <w:szCs w:val="20"/>
              </w:rPr>
              <w:t xml:space="preserve"> All network traffic must be routed via the Tier 0 networking HUB  as per Azure Landing Zone best practice.</w:t>
            </w:r>
          </w:p>
          <w:p w:rsidRPr="00933B13" w:rsidR="00E24D8C" w:rsidP="00933B13" w:rsidRDefault="00E24D8C" w14:paraId="6F1FE4A8" w14:textId="519E08E9">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0518BC" w:rsidR="00933B13" w:rsidTr="00933B13" w14:paraId="73FC2876"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933B13" w:rsidR="00933B13" w:rsidP="00933B13" w:rsidRDefault="00933B13" w14:paraId="34EC83C9" w14:textId="43C6A0C5">
            <w:pPr>
              <w:rPr>
                <w:rFonts w:ascii="Mulish" w:hAnsi="Mulish"/>
                <w:color w:val="000000"/>
                <w:sz w:val="20"/>
                <w:szCs w:val="20"/>
              </w:rPr>
            </w:pPr>
            <w:r w:rsidRPr="00933B13">
              <w:rPr>
                <w:rFonts w:ascii="Mulish" w:hAnsi="Mulish"/>
                <w:color w:val="000000"/>
                <w:sz w:val="20"/>
                <w:szCs w:val="20"/>
              </w:rPr>
              <w:t>ADD-048</w:t>
            </w:r>
          </w:p>
        </w:tc>
        <w:tc>
          <w:tcPr>
            <w:tcW w:w="2075" w:type="dxa"/>
            <w:noWrap/>
          </w:tcPr>
          <w:p w:rsidRPr="00933B13" w:rsidR="00933B13" w:rsidP="00933B13" w:rsidRDefault="00933B13" w14:paraId="70888EF5" w14:textId="361285A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FR-010, FR-011, FR-015, FR-019</w:t>
            </w:r>
          </w:p>
        </w:tc>
        <w:tc>
          <w:tcPr>
            <w:tcW w:w="3543" w:type="dxa"/>
            <w:noWrap/>
          </w:tcPr>
          <w:p w:rsidRPr="00933B13" w:rsidR="00933B13" w:rsidP="00933B13" w:rsidRDefault="00933B13" w14:paraId="41E13E25" w14:textId="7F9D1FB7">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33B13">
              <w:rPr>
                <w:rFonts w:ascii="Mulish" w:hAnsi="Mulish"/>
                <w:i/>
                <w:iCs/>
                <w:color w:val="000000"/>
                <w:sz w:val="20"/>
                <w:szCs w:val="20"/>
              </w:rPr>
              <w:t>Terraform will manage the stable access-control baseline, while exceptional access will follow a governed process.</w:t>
            </w:r>
          </w:p>
        </w:tc>
        <w:tc>
          <w:tcPr>
            <w:tcW w:w="7371" w:type="dxa"/>
            <w:noWrap/>
          </w:tcPr>
          <w:p w:rsidR="00933B13" w:rsidP="00933B13" w:rsidRDefault="00933B13" w14:paraId="108DAE89" w14:textId="34B03DC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Attempting to manage every short-lived or user-specific exception in central Terraform may become operationally cumbersome. The baseline</w:t>
            </w:r>
            <w:r w:rsidR="00BD1322">
              <w:rPr>
                <w:rFonts w:ascii="Mulish" w:hAnsi="Mulish"/>
                <w:color w:val="000000"/>
                <w:sz w:val="20"/>
                <w:szCs w:val="20"/>
              </w:rPr>
              <w:t xml:space="preserve"> access control</w:t>
            </w:r>
            <w:r w:rsidRPr="00933B13">
              <w:rPr>
                <w:rFonts w:ascii="Mulish" w:hAnsi="Mulish"/>
                <w:color w:val="000000"/>
                <w:sz w:val="20"/>
                <w:szCs w:val="20"/>
              </w:rPr>
              <w:t xml:space="preserve"> should remain codified, while exceptional access should be </w:t>
            </w:r>
            <w:r w:rsidRPr="007F7DBC">
              <w:rPr>
                <w:rFonts w:ascii="Mulish" w:hAnsi="Mulish"/>
                <w:b/>
                <w:bCs/>
                <w:i/>
                <w:iCs/>
                <w:color w:val="000000"/>
                <w:sz w:val="20"/>
                <w:szCs w:val="20"/>
              </w:rPr>
              <w:t>time-bound</w:t>
            </w:r>
            <w:r w:rsidRPr="00933B13">
              <w:rPr>
                <w:rFonts w:ascii="Mulish" w:hAnsi="Mulish"/>
                <w:color w:val="000000"/>
                <w:sz w:val="20"/>
                <w:szCs w:val="20"/>
              </w:rPr>
              <w:t>, approved, auditable and subsequently reconciled.</w:t>
            </w:r>
          </w:p>
          <w:p w:rsidRPr="00933B13" w:rsidR="00E24D8C" w:rsidP="00933B13" w:rsidRDefault="00E24D8C" w14:paraId="7919F5EB" w14:textId="49D6B274">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0518BC" w:rsidR="00933B13" w:rsidTr="00933B13" w14:paraId="452B990E"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933B13" w:rsidR="00933B13" w:rsidP="00933B13" w:rsidRDefault="00933B13" w14:paraId="73BC6869" w14:textId="4C88F976">
            <w:pPr>
              <w:rPr>
                <w:rFonts w:ascii="Mulish" w:hAnsi="Mulish"/>
                <w:color w:val="000000"/>
                <w:sz w:val="20"/>
                <w:szCs w:val="20"/>
              </w:rPr>
            </w:pPr>
            <w:r w:rsidRPr="00933B13">
              <w:rPr>
                <w:rFonts w:ascii="Mulish" w:hAnsi="Mulish"/>
                <w:color w:val="000000"/>
                <w:sz w:val="20"/>
                <w:szCs w:val="20"/>
              </w:rPr>
              <w:t>ADD-050</w:t>
            </w:r>
          </w:p>
        </w:tc>
        <w:tc>
          <w:tcPr>
            <w:tcW w:w="2075" w:type="dxa"/>
            <w:noWrap/>
          </w:tcPr>
          <w:p w:rsidRPr="00933B13" w:rsidR="00933B13" w:rsidP="00933B13" w:rsidRDefault="00933B13" w14:paraId="1DFE74C4" w14:textId="3DD6FE3B">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No direct FR – resilience and availability are non-functional requirements</w:t>
            </w:r>
          </w:p>
        </w:tc>
        <w:tc>
          <w:tcPr>
            <w:tcW w:w="3543" w:type="dxa"/>
            <w:noWrap/>
          </w:tcPr>
          <w:p w:rsidRPr="00933B13" w:rsidR="00933B13" w:rsidP="00933B13" w:rsidRDefault="00933B13" w14:paraId="45D236FB" w14:textId="7BE3F984">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33B13">
              <w:rPr>
                <w:rFonts w:ascii="Mulish" w:hAnsi="Mulish"/>
                <w:i/>
                <w:iCs/>
                <w:color w:val="000000"/>
                <w:sz w:val="20"/>
                <w:szCs w:val="20"/>
              </w:rPr>
              <w:t>Platform service redundancy will follow existing Calandra best practice.</w:t>
            </w:r>
          </w:p>
        </w:tc>
        <w:tc>
          <w:tcPr>
            <w:tcW w:w="7371" w:type="dxa"/>
            <w:noWrap/>
          </w:tcPr>
          <w:p w:rsidR="00933B13" w:rsidP="00933B13" w:rsidRDefault="00933B13" w14:paraId="57FF8141"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 xml:space="preserve">Production services to use </w:t>
            </w:r>
            <w:r w:rsidRPr="000A1026">
              <w:rPr>
                <w:rFonts w:ascii="Mulish" w:hAnsi="Mulish"/>
                <w:b/>
                <w:bCs/>
                <w:i/>
                <w:iCs/>
                <w:color w:val="000000"/>
                <w:sz w:val="20"/>
                <w:szCs w:val="20"/>
              </w:rPr>
              <w:t>Zonal redundancy</w:t>
            </w:r>
            <w:r w:rsidRPr="00933B13">
              <w:rPr>
                <w:rFonts w:ascii="Mulish" w:hAnsi="Mulish"/>
                <w:color w:val="000000"/>
                <w:sz w:val="20"/>
                <w:szCs w:val="20"/>
              </w:rPr>
              <w:t xml:space="preserve"> by default, with Dev and Test to use </w:t>
            </w:r>
            <w:r w:rsidRPr="000A1026">
              <w:rPr>
                <w:rFonts w:ascii="Mulish" w:hAnsi="Mulish"/>
                <w:b/>
                <w:bCs/>
                <w:i/>
                <w:iCs/>
                <w:color w:val="000000"/>
                <w:sz w:val="20"/>
                <w:szCs w:val="20"/>
              </w:rPr>
              <w:t>local redundancy</w:t>
            </w:r>
            <w:r w:rsidRPr="00933B13">
              <w:rPr>
                <w:rFonts w:ascii="Mulish" w:hAnsi="Mulish"/>
                <w:color w:val="000000"/>
                <w:sz w:val="20"/>
                <w:szCs w:val="20"/>
              </w:rPr>
              <w:t>. Geographic redundancy is out of scope for the platform under Calandra requirements.</w:t>
            </w:r>
          </w:p>
          <w:p w:rsidRPr="00933B13" w:rsidR="00C4617D" w:rsidP="00933B13" w:rsidRDefault="00C4617D" w14:paraId="2C94025E" w14:textId="73E84638">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tc>
      </w:tr>
      <w:tr w:rsidRPr="000518BC" w:rsidR="00933B13" w:rsidTr="00933B13" w14:paraId="59F309C4" w14:textId="77777777">
        <w:trPr>
          <w:trHeight w:val="320"/>
        </w:trPr>
        <w:tc>
          <w:tcPr>
            <w:cnfStyle w:val="001000000000" w:firstRow="0" w:lastRow="0" w:firstColumn="1" w:lastColumn="0" w:oddVBand="0" w:evenVBand="0" w:oddHBand="0" w:evenHBand="0" w:firstRowFirstColumn="0" w:firstRowLastColumn="0" w:lastRowFirstColumn="0" w:lastRowLastColumn="0"/>
            <w:tcW w:w="1186" w:type="dxa"/>
            <w:noWrap/>
          </w:tcPr>
          <w:p w:rsidRPr="00933B13" w:rsidR="00933B13" w:rsidP="00933B13" w:rsidRDefault="008D3D78" w14:paraId="544D0F5F" w14:textId="7F394B3A">
            <w:pPr>
              <w:rPr>
                <w:rFonts w:ascii="Mulish" w:hAnsi="Mulish"/>
                <w:color w:val="000000"/>
                <w:sz w:val="20"/>
                <w:szCs w:val="20"/>
              </w:rPr>
            </w:pPr>
            <w:r>
              <w:rPr>
                <w:rFonts w:ascii="Mulish" w:hAnsi="Mulish"/>
                <w:color w:val="000000"/>
                <w:sz w:val="20"/>
                <w:szCs w:val="20"/>
              </w:rPr>
              <w:t>AD</w:t>
            </w:r>
            <w:r w:rsidRPr="00933B13" w:rsidR="00933B13">
              <w:rPr>
                <w:rFonts w:ascii="Mulish" w:hAnsi="Mulish"/>
                <w:color w:val="000000"/>
                <w:sz w:val="20"/>
                <w:szCs w:val="20"/>
              </w:rPr>
              <w:t>D-051</w:t>
            </w:r>
          </w:p>
        </w:tc>
        <w:tc>
          <w:tcPr>
            <w:tcW w:w="2075" w:type="dxa"/>
            <w:noWrap/>
          </w:tcPr>
          <w:p w:rsidRPr="00933B13" w:rsidR="00933B13" w:rsidP="00933B13" w:rsidRDefault="00933B13" w14:paraId="2B538F0C" w14:textId="54732620">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933B13">
              <w:rPr>
                <w:rFonts w:ascii="Mulish" w:hAnsi="Mulish"/>
                <w:color w:val="000000"/>
                <w:sz w:val="20"/>
                <w:szCs w:val="20"/>
              </w:rPr>
              <w:t>FR-006, FR-013, FR-019, FR-024</w:t>
            </w:r>
          </w:p>
        </w:tc>
        <w:tc>
          <w:tcPr>
            <w:tcW w:w="3543" w:type="dxa"/>
            <w:noWrap/>
          </w:tcPr>
          <w:p w:rsidRPr="00933B13" w:rsidR="00933B13" w:rsidP="00933B13" w:rsidRDefault="00933B13" w14:paraId="3FA3898A" w14:textId="608A75C9">
            <w:pPr>
              <w:cnfStyle w:val="000000000000" w:firstRow="0" w:lastRow="0" w:firstColumn="0" w:lastColumn="0" w:oddVBand="0" w:evenVBand="0" w:oddHBand="0" w:evenHBand="0" w:firstRowFirstColumn="0" w:firstRowLastColumn="0" w:lastRowFirstColumn="0" w:lastRowLastColumn="0"/>
              <w:rPr>
                <w:rFonts w:ascii="Mulish" w:hAnsi="Mulish"/>
                <w:i/>
                <w:iCs/>
                <w:color w:val="000000"/>
                <w:sz w:val="20"/>
                <w:szCs w:val="20"/>
              </w:rPr>
            </w:pPr>
            <w:r w:rsidRPr="00933B13">
              <w:rPr>
                <w:rFonts w:ascii="Mulish" w:hAnsi="Mulish"/>
                <w:i/>
                <w:iCs/>
                <w:color w:val="000000"/>
                <w:sz w:val="20"/>
                <w:szCs w:val="20"/>
              </w:rPr>
              <w:t>All platform services to be defined, deployed and managed via Terraform where possible</w:t>
            </w:r>
          </w:p>
        </w:tc>
        <w:tc>
          <w:tcPr>
            <w:tcW w:w="7371" w:type="dxa"/>
            <w:noWrap/>
          </w:tcPr>
          <w:p w:rsidR="00787AFD" w:rsidP="00933B13" w:rsidRDefault="00933B13" w14:paraId="205CA854"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sidRPr="00C4617D">
              <w:rPr>
                <w:rFonts w:ascii="Mulish" w:hAnsi="Mulish"/>
                <w:b/>
                <w:bCs/>
                <w:i/>
                <w:iCs/>
                <w:color w:val="000000"/>
                <w:sz w:val="20"/>
                <w:szCs w:val="20"/>
              </w:rPr>
              <w:t>Terraform</w:t>
            </w:r>
            <w:r w:rsidRPr="00933B13">
              <w:rPr>
                <w:rFonts w:ascii="Mulish" w:hAnsi="Mulish"/>
                <w:color w:val="000000"/>
                <w:sz w:val="20"/>
                <w:szCs w:val="20"/>
              </w:rPr>
              <w:t xml:space="preserve"> is the agreed infrastructure as code (IaC) provider for Doubtless. With all platform component defined and managed as IaC</w:t>
            </w:r>
            <w:r w:rsidR="00787AFD">
              <w:rPr>
                <w:rFonts w:ascii="Mulish" w:hAnsi="Mulish"/>
                <w:color w:val="000000"/>
                <w:sz w:val="20"/>
                <w:szCs w:val="20"/>
              </w:rPr>
              <w:t>.</w:t>
            </w:r>
          </w:p>
          <w:p w:rsidR="00787AFD" w:rsidP="00933B13" w:rsidRDefault="00787AFD" w14:paraId="5D3F8C1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00902442" w:rsidP="00933B13" w:rsidRDefault="00787AFD" w14:paraId="227218C9"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This will enable </w:t>
            </w:r>
            <w:r w:rsidRPr="00933B13" w:rsidR="00933B13">
              <w:rPr>
                <w:rFonts w:ascii="Mulish" w:hAnsi="Mulish"/>
                <w:color w:val="000000"/>
                <w:sz w:val="20"/>
                <w:szCs w:val="20"/>
              </w:rPr>
              <w:t xml:space="preserve">environments </w:t>
            </w:r>
            <w:r>
              <w:rPr>
                <w:rFonts w:ascii="Mulish" w:hAnsi="Mulish"/>
                <w:color w:val="000000"/>
                <w:sz w:val="20"/>
                <w:szCs w:val="20"/>
              </w:rPr>
              <w:t>to</w:t>
            </w:r>
            <w:r w:rsidRPr="00933B13" w:rsidR="00933B13">
              <w:rPr>
                <w:rFonts w:ascii="Mulish" w:hAnsi="Mulish"/>
                <w:color w:val="000000"/>
                <w:sz w:val="20"/>
                <w:szCs w:val="20"/>
              </w:rPr>
              <w:t xml:space="preserve"> be recovered in the event of disaster quickly and efficiently. All changes must be managed through Terraform states to ensure good governance.</w:t>
            </w:r>
          </w:p>
          <w:p w:rsidR="00902442" w:rsidP="00933B13" w:rsidRDefault="00902442" w14:paraId="06493A3E" w14:textId="77777777">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p>
          <w:p w:rsidRPr="00933B13" w:rsidR="003F2135" w:rsidP="006C1CAC" w:rsidRDefault="00902442" w14:paraId="7FE0463A" w14:textId="0863B64E">
            <w:pPr>
              <w:cnfStyle w:val="000000000000" w:firstRow="0" w:lastRow="0" w:firstColumn="0" w:lastColumn="0" w:oddVBand="0" w:evenVBand="0" w:oddHBand="0" w:evenHBand="0" w:firstRowFirstColumn="0" w:firstRowLastColumn="0" w:lastRowFirstColumn="0" w:lastRowLastColumn="0"/>
              <w:rPr>
                <w:rFonts w:ascii="Mulish" w:hAnsi="Mulish"/>
                <w:color w:val="000000"/>
                <w:sz w:val="20"/>
                <w:szCs w:val="20"/>
              </w:rPr>
            </w:pPr>
            <w:r>
              <w:rPr>
                <w:rFonts w:ascii="Mulish" w:hAnsi="Mulish"/>
                <w:color w:val="000000"/>
                <w:sz w:val="20"/>
                <w:szCs w:val="20"/>
              </w:rPr>
              <w:t xml:space="preserve">Operations that are performed outside Terraform scripts, i.e. </w:t>
            </w:r>
            <w:r w:rsidR="003F2135">
              <w:rPr>
                <w:rFonts w:ascii="Mulish" w:hAnsi="Mulish"/>
                <w:color w:val="000000"/>
                <w:sz w:val="20"/>
                <w:szCs w:val="20"/>
              </w:rPr>
              <w:t>through</w:t>
            </w:r>
            <w:r>
              <w:rPr>
                <w:rFonts w:ascii="Mulish" w:hAnsi="Mulish"/>
                <w:color w:val="000000"/>
                <w:sz w:val="20"/>
                <w:szCs w:val="20"/>
              </w:rPr>
              <w:t xml:space="preserve"> the </w:t>
            </w:r>
            <w:r w:rsidRPr="003F2135">
              <w:rPr>
                <w:rFonts w:ascii="Mulish" w:hAnsi="Mulish"/>
                <w:b/>
                <w:bCs/>
                <w:i/>
                <w:iCs/>
                <w:color w:val="000000"/>
                <w:sz w:val="20"/>
                <w:szCs w:val="20"/>
              </w:rPr>
              <w:t>Azure Portal (ClickOps)</w:t>
            </w:r>
            <w:r>
              <w:rPr>
                <w:rFonts w:ascii="Mulish" w:hAnsi="Mulish"/>
                <w:color w:val="000000"/>
                <w:sz w:val="20"/>
                <w:szCs w:val="20"/>
              </w:rPr>
              <w:t xml:space="preserve"> are permitted during development and testing</w:t>
            </w:r>
            <w:r w:rsidR="003F2135">
              <w:rPr>
                <w:rFonts w:ascii="Mulish" w:hAnsi="Mulish"/>
                <w:color w:val="000000"/>
                <w:sz w:val="20"/>
                <w:szCs w:val="20"/>
              </w:rPr>
              <w:t>. Once the developed changes have been approved they must be included in the terraform scripts, torn down and re-built via terraform deployment. Not only does this provide additional validation and testing of the deployed solution, it ensures that the Terraform state is kept up to date.</w:t>
            </w:r>
          </w:p>
        </w:tc>
      </w:tr>
    </w:tbl>
    <w:p w:rsidR="00A76B7B" w:rsidP="00933B13" w:rsidRDefault="00933B13" w14:paraId="517D9CCD" w14:textId="5F6C882A">
      <w:pPr>
        <w:pStyle w:val="Heading2"/>
        <w:rPr>
          <w:rFonts w:ascii="Mulish" w:hAnsi="Mulish"/>
          <w:b/>
          <w:bCs/>
        </w:rPr>
      </w:pPr>
      <w:bookmarkStart w:name="_Toc240531979" w:id="380"/>
      <w:r w:rsidRPr="000A4F71">
        <w:rPr>
          <w:rFonts w:ascii="Mulish" w:hAnsi="Mulish"/>
          <w:b/>
          <w:bCs/>
        </w:rPr>
        <w:lastRenderedPageBreak/>
        <w:t xml:space="preserve">Calandra Data Tool Kit </w:t>
      </w:r>
      <w:r w:rsidR="000072C2">
        <w:rPr>
          <w:rFonts w:ascii="Mulish" w:hAnsi="Mulish"/>
          <w:b/>
          <w:bCs/>
        </w:rPr>
        <w:t xml:space="preserve">Requirements </w:t>
      </w:r>
      <w:r w:rsidRPr="000A4F71" w:rsidR="000A4F71">
        <w:rPr>
          <w:rFonts w:ascii="Mulish" w:hAnsi="Mulish"/>
          <w:b/>
          <w:bCs/>
        </w:rPr>
        <w:t>– Deployment Best Practices</w:t>
      </w:r>
      <w:bookmarkEnd w:id="380"/>
    </w:p>
    <w:p w:rsidR="007F7DBC" w:rsidP="00877AC8" w:rsidRDefault="007F7DBC" w14:paraId="34F56932" w14:textId="77777777"/>
    <w:p w:rsidRPr="00743BD0" w:rsidR="00743BD0" w:rsidP="00743BD0" w:rsidRDefault="00743BD0" w14:paraId="5287CB63" w14:textId="51301044">
      <w:pPr>
        <w:pStyle w:val="Heading3"/>
        <w:rPr>
          <w:rFonts w:ascii="Mulish" w:hAnsi="Mulish"/>
          <w:b/>
          <w:bCs/>
        </w:rPr>
      </w:pPr>
      <w:bookmarkStart w:name="_Toc240531980" w:id="381"/>
      <w:r w:rsidRPr="00743BD0">
        <w:rPr>
          <w:rFonts w:ascii="Mulish" w:hAnsi="Mulish"/>
          <w:b/>
          <w:bCs/>
        </w:rPr>
        <w:t>Services Required for Initial Doubtless UK and Europe Group Data Platform deployment</w:t>
      </w:r>
      <w:bookmarkEnd w:id="381"/>
    </w:p>
    <w:p w:rsidR="00743BD0" w:rsidP="00877AC8" w:rsidRDefault="00743BD0" w14:paraId="163DFDA5" w14:textId="77777777">
      <w:pPr>
        <w:rPr>
          <w:rFonts w:ascii="Mulish" w:hAnsi="Mulish"/>
        </w:rPr>
      </w:pPr>
    </w:p>
    <w:p w:rsidR="007B0172" w:rsidP="00877AC8" w:rsidRDefault="007B0172" w14:paraId="0FB80828" w14:textId="3E92867B">
      <w:pPr>
        <w:rPr>
          <w:rFonts w:ascii="Mulish" w:hAnsi="Mulish"/>
        </w:rPr>
      </w:pPr>
      <w:r>
        <w:rPr>
          <w:rFonts w:ascii="Mulish" w:hAnsi="Mulish"/>
        </w:rPr>
        <w:t xml:space="preserve">Services required for the </w:t>
      </w:r>
      <w:r w:rsidR="001E0DAD">
        <w:rPr>
          <w:rFonts w:ascii="Mulish" w:hAnsi="Mulish"/>
        </w:rPr>
        <w:t xml:space="preserve">initial </w:t>
      </w:r>
      <w:r>
        <w:rPr>
          <w:rFonts w:ascii="Mulish" w:hAnsi="Mulish"/>
        </w:rPr>
        <w:t>Doubtless UK and Europe Data Platform deployment should be taken from those agreed as part of the Calandra Data Toolkit. These are listed, along with requirement appropriate deployment best practices, below;</w:t>
      </w:r>
    </w:p>
    <w:p w:rsidR="008D3D78" w:rsidP="00877AC8" w:rsidRDefault="008D3D78" w14:paraId="7C4E1F77" w14:textId="77777777">
      <w:pPr>
        <w:rPr>
          <w:rFonts w:ascii="Mulish" w:hAnsi="Mulish"/>
        </w:rPr>
      </w:pPr>
    </w:p>
    <w:tbl>
      <w:tblPr>
        <w:tblStyle w:val="PlainTable2"/>
        <w:tblW w:w="5029" w:type="pct"/>
        <w:tblLook w:val="0600" w:firstRow="0" w:lastRow="0" w:firstColumn="0" w:lastColumn="0" w:noHBand="1" w:noVBand="1"/>
      </w:tblPr>
      <w:tblGrid>
        <w:gridCol w:w="1556"/>
        <w:gridCol w:w="12483"/>
      </w:tblGrid>
      <w:tr w:rsidRPr="00896F1F" w:rsidR="00743BD0" w:rsidTr="1ADBE79A" w14:paraId="7FF62C20" w14:textId="77777777">
        <w:tc>
          <w:tcPr>
            <w:tcW w:w="554" w:type="pct"/>
          </w:tcPr>
          <w:p w:rsidRPr="00896F1F" w:rsidR="00743BD0" w:rsidP="008D22B1" w:rsidRDefault="00743BD0" w14:paraId="17EA0006" w14:textId="53AA422F">
            <w:pPr>
              <w:pStyle w:val="p1"/>
              <w:rPr>
                <w:rFonts w:ascii="Mulish" w:hAnsi="Mulish" w:cstheme="majorHAnsi"/>
                <w:b/>
                <w:bCs/>
                <w:i/>
                <w:iCs/>
                <w:sz w:val="18"/>
                <w:szCs w:val="18"/>
              </w:rPr>
            </w:pPr>
            <w:r w:rsidRPr="00896F1F">
              <w:rPr>
                <w:rFonts w:ascii="Mulish" w:hAnsi="Mulish" w:cstheme="majorHAnsi"/>
                <w:b/>
                <w:bCs/>
                <w:i/>
                <w:iCs/>
                <w:sz w:val="18"/>
                <w:szCs w:val="18"/>
              </w:rPr>
              <w:t>Microsoft Entra</w:t>
            </w:r>
          </w:p>
        </w:tc>
        <w:tc>
          <w:tcPr>
            <w:tcW w:w="4446" w:type="pct"/>
          </w:tcPr>
          <w:p w:rsidRPr="00896F1F" w:rsidR="00743BD0" w:rsidP="00743BD0" w:rsidRDefault="00743BD0" w14:paraId="384285B7" w14:textId="73403CF3">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NB: Microsoft Entra is a Tier 0 managed by the Calandra Platform team. It does not require creating as a service, however as all </w:t>
            </w:r>
            <w:r w:rsidRPr="00896F1F" w:rsidR="00753BAB">
              <w:rPr>
                <w:rStyle w:val="Strong"/>
                <w:rFonts w:ascii="Mulish" w:hAnsi="Mulish" w:cstheme="majorHAnsi"/>
                <w:b w:val="0"/>
                <w:bCs w:val="0"/>
                <w:sz w:val="18"/>
                <w:szCs w:val="18"/>
              </w:rPr>
              <w:t xml:space="preserve">user access is required via groups that are centrally governed </w:t>
            </w:r>
            <w:r w:rsidRPr="00896F1F" w:rsidR="009E44D1">
              <w:rPr>
                <w:rStyle w:val="Strong"/>
                <w:rFonts w:ascii="Mulish" w:hAnsi="Mulish" w:cstheme="majorHAnsi"/>
                <w:b w:val="0"/>
                <w:bCs w:val="0"/>
                <w:sz w:val="18"/>
                <w:szCs w:val="18"/>
              </w:rPr>
              <w:t>by Entra. To deploy the initial group data platform the following Entra groups are required;</w:t>
            </w:r>
          </w:p>
          <w:p w:rsidRPr="00896F1F" w:rsidR="005127C7" w:rsidP="00743BD0" w:rsidRDefault="005127C7" w14:paraId="1AB0D43A" w14:textId="77777777">
            <w:pPr>
              <w:rPr>
                <w:rStyle w:val="Strong"/>
                <w:rFonts w:ascii="Mulish" w:hAnsi="Mulish" w:cstheme="majorHAnsi"/>
                <w:b w:val="0"/>
                <w:bCs w:val="0"/>
                <w:sz w:val="18"/>
                <w:szCs w:val="18"/>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63"/>
              <w:gridCol w:w="7694"/>
            </w:tblGrid>
            <w:tr w:rsidRPr="00896F1F" w:rsidR="00CB10D7" w:rsidTr="005127C7" w14:paraId="2753AACB" w14:textId="77777777">
              <w:tc>
                <w:tcPr>
                  <w:tcW w:w="4563" w:type="dxa"/>
                </w:tcPr>
                <w:p w:rsidRPr="00896F1F" w:rsidR="00CB10D7" w:rsidP="00743BD0" w:rsidRDefault="00CB10D7" w14:paraId="7E8783A3" w14:textId="045FA9F8">
                  <w:pPr>
                    <w:rPr>
                      <w:rStyle w:val="Strong"/>
                      <w:rFonts w:ascii="Mulish" w:hAnsi="Mulish" w:cstheme="majorHAnsi"/>
                      <w:b w:val="0"/>
                      <w:bCs w:val="0"/>
                      <w:i/>
                      <w:iCs/>
                      <w:sz w:val="18"/>
                      <w:szCs w:val="18"/>
                    </w:rPr>
                  </w:pPr>
                  <w:r w:rsidRPr="00896F1F">
                    <w:rPr>
                      <w:rStyle w:val="Strong"/>
                      <w:rFonts w:ascii="Mulish" w:hAnsi="Mulish" w:cstheme="majorHAnsi"/>
                      <w:b w:val="0"/>
                      <w:bCs w:val="0"/>
                      <w:i/>
                      <w:iCs/>
                      <w:sz w:val="18"/>
                      <w:szCs w:val="18"/>
                    </w:rPr>
                    <w:t>Group Name</w:t>
                  </w:r>
                </w:p>
              </w:tc>
              <w:tc>
                <w:tcPr>
                  <w:tcW w:w="7694" w:type="dxa"/>
                </w:tcPr>
                <w:p w:rsidRPr="00896F1F" w:rsidR="00CB10D7" w:rsidP="00743BD0" w:rsidRDefault="00CB10D7" w14:paraId="2FD20697" w14:textId="414B6A46">
                  <w:pPr>
                    <w:rPr>
                      <w:rStyle w:val="Strong"/>
                      <w:rFonts w:ascii="Mulish" w:hAnsi="Mulish" w:cstheme="majorHAnsi"/>
                      <w:b w:val="0"/>
                      <w:bCs w:val="0"/>
                      <w:i/>
                      <w:iCs/>
                      <w:sz w:val="18"/>
                      <w:szCs w:val="18"/>
                    </w:rPr>
                  </w:pPr>
                  <w:r w:rsidRPr="00896F1F">
                    <w:rPr>
                      <w:rStyle w:val="Strong"/>
                      <w:rFonts w:ascii="Mulish" w:hAnsi="Mulish" w:cstheme="majorHAnsi"/>
                      <w:b w:val="0"/>
                      <w:bCs w:val="0"/>
                      <w:i/>
                      <w:iCs/>
                      <w:sz w:val="18"/>
                      <w:szCs w:val="18"/>
                    </w:rPr>
                    <w:t>Gro</w:t>
                  </w:r>
                  <w:r w:rsidRPr="00896F1F" w:rsidR="00FE1932">
                    <w:rPr>
                      <w:rStyle w:val="Strong"/>
                      <w:rFonts w:ascii="Mulish" w:hAnsi="Mulish" w:cstheme="majorHAnsi"/>
                      <w:b w:val="0"/>
                      <w:bCs w:val="0"/>
                      <w:i/>
                      <w:iCs/>
                      <w:sz w:val="18"/>
                      <w:szCs w:val="18"/>
                    </w:rPr>
                    <w:t>up Description</w:t>
                  </w:r>
                </w:p>
              </w:tc>
            </w:tr>
            <w:tr w:rsidRPr="00896F1F" w:rsidR="00324F8D" w:rsidTr="005127C7" w14:paraId="29C66FBB" w14:textId="77777777">
              <w:tc>
                <w:tcPr>
                  <w:tcW w:w="4563" w:type="dxa"/>
                </w:tcPr>
                <w:p w:rsidRPr="00896F1F" w:rsidR="00324F8D" w:rsidP="00743BD0" w:rsidRDefault="00087AB1" w14:paraId="23D00E07" w14:textId="10398885">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w:t>
                  </w:r>
                  <w:r w:rsidRPr="00896F1F" w:rsidR="00324F8D">
                    <w:rPr>
                      <w:rStyle w:val="Strong"/>
                      <w:rFonts w:ascii="Mulish" w:hAnsi="Mulish" w:cstheme="majorHAnsi"/>
                      <w:b w:val="0"/>
                      <w:bCs w:val="0"/>
                      <w:sz w:val="18"/>
                      <w:szCs w:val="18"/>
                    </w:rPr>
                    <w:t>oubtless-admin-databricks-account</w:t>
                  </w:r>
                </w:p>
              </w:tc>
              <w:tc>
                <w:tcPr>
                  <w:tcW w:w="7694" w:type="dxa"/>
                </w:tcPr>
                <w:p w:rsidRPr="00896F1F" w:rsidR="00324F8D" w:rsidP="00743BD0" w:rsidRDefault="00324F8D" w14:paraId="7FB6FAF4" w14:textId="423FAB4B">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Group containing Databricks Account administrators</w:t>
                  </w:r>
                </w:p>
              </w:tc>
            </w:tr>
            <w:tr w:rsidRPr="00896F1F" w:rsidR="00FA7669" w:rsidTr="005127C7" w14:paraId="326CCE88" w14:textId="77777777">
              <w:tc>
                <w:tcPr>
                  <w:tcW w:w="4563" w:type="dxa"/>
                </w:tcPr>
                <w:p w:rsidRPr="00896F1F" w:rsidR="00FA7669" w:rsidP="00743BD0" w:rsidRDefault="00087AB1" w14:paraId="5EFF1C01" w14:textId="72882A23">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w:t>
                  </w:r>
                  <w:r w:rsidRPr="00896F1F" w:rsidR="00FA7669">
                    <w:rPr>
                      <w:rStyle w:val="Strong"/>
                      <w:rFonts w:ascii="Mulish" w:hAnsi="Mulish" w:cstheme="majorHAnsi"/>
                      <w:b w:val="0"/>
                      <w:bCs w:val="0"/>
                      <w:sz w:val="18"/>
                      <w:szCs w:val="18"/>
                    </w:rPr>
                    <w:t>oubtless-admin-</w:t>
                  </w:r>
                  <w:r w:rsidRPr="00896F1F" w:rsidR="00324F8D">
                    <w:rPr>
                      <w:rStyle w:val="Strong"/>
                      <w:rFonts w:ascii="Mulish" w:hAnsi="Mulish" w:cstheme="majorHAnsi"/>
                      <w:b w:val="0"/>
                      <w:bCs w:val="0"/>
                      <w:sz w:val="18"/>
                      <w:szCs w:val="18"/>
                    </w:rPr>
                    <w:t>databricks-</w:t>
                  </w:r>
                  <w:r w:rsidRPr="00896F1F" w:rsidR="00FA7669">
                    <w:rPr>
                      <w:rStyle w:val="Strong"/>
                      <w:rFonts w:ascii="Mulish" w:hAnsi="Mulish" w:cstheme="majorHAnsi"/>
                      <w:b w:val="0"/>
                      <w:bCs w:val="0"/>
                      <w:sz w:val="18"/>
                      <w:szCs w:val="18"/>
                    </w:rPr>
                    <w:t>workspace</w:t>
                  </w:r>
                </w:p>
              </w:tc>
              <w:tc>
                <w:tcPr>
                  <w:tcW w:w="7694" w:type="dxa"/>
                </w:tcPr>
                <w:p w:rsidRPr="00896F1F" w:rsidR="00FA7669" w:rsidP="00743BD0" w:rsidRDefault="00324F8D" w14:paraId="7BE2448D" w14:textId="21E0EB5F">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Group containing Databricks Workspace administrators</w:t>
                  </w:r>
                </w:p>
              </w:tc>
            </w:tr>
            <w:tr w:rsidRPr="00896F1F" w:rsidR="00324F8D" w:rsidTr="005127C7" w14:paraId="01B28F7C" w14:textId="77777777">
              <w:tc>
                <w:tcPr>
                  <w:tcW w:w="4563" w:type="dxa"/>
                </w:tcPr>
                <w:p w:rsidRPr="00896F1F" w:rsidR="00324F8D" w:rsidP="00743BD0" w:rsidRDefault="00087AB1" w14:paraId="77787F8B" w14:textId="6DADC309">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w:t>
                  </w:r>
                  <w:r w:rsidRPr="00896F1F" w:rsidR="00324F8D">
                    <w:rPr>
                      <w:rStyle w:val="Strong"/>
                      <w:rFonts w:ascii="Mulish" w:hAnsi="Mulish" w:cstheme="majorHAnsi"/>
                      <w:b w:val="0"/>
                      <w:bCs w:val="0"/>
                      <w:sz w:val="18"/>
                      <w:szCs w:val="18"/>
                    </w:rPr>
                    <w:t>oubtless-admin-databricks-unity-catalogue</w:t>
                  </w:r>
                </w:p>
              </w:tc>
              <w:tc>
                <w:tcPr>
                  <w:tcW w:w="7694" w:type="dxa"/>
                </w:tcPr>
                <w:p w:rsidRPr="00896F1F" w:rsidR="00324F8D" w:rsidP="00743BD0" w:rsidRDefault="00324F8D" w14:paraId="64C20123" w14:textId="06345B32">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Group containing Databricks Unity Catalogue administrators</w:t>
                  </w:r>
                </w:p>
              </w:tc>
            </w:tr>
            <w:tr w:rsidRPr="00896F1F" w:rsidR="00DB087F" w:rsidTr="005127C7" w14:paraId="1C54698A" w14:textId="77777777">
              <w:tc>
                <w:tcPr>
                  <w:tcW w:w="4563" w:type="dxa"/>
                </w:tcPr>
                <w:p w:rsidRPr="00896F1F" w:rsidR="00DB087F" w:rsidP="00743BD0" w:rsidRDefault="00087AB1" w14:paraId="14E7B5D4" w14:textId="71893F60">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w:t>
                  </w:r>
                  <w:r w:rsidRPr="00896F1F" w:rsidR="00DB087F">
                    <w:rPr>
                      <w:rStyle w:val="Strong"/>
                      <w:rFonts w:ascii="Mulish" w:hAnsi="Mulish" w:cstheme="majorHAnsi"/>
                      <w:b w:val="0"/>
                      <w:bCs w:val="0"/>
                      <w:sz w:val="18"/>
                      <w:szCs w:val="18"/>
                    </w:rPr>
                    <w:t>oubtless-admin-databricks-compute</w:t>
                  </w:r>
                </w:p>
              </w:tc>
              <w:tc>
                <w:tcPr>
                  <w:tcW w:w="7694" w:type="dxa"/>
                </w:tcPr>
                <w:p w:rsidRPr="00896F1F" w:rsidR="00DB087F" w:rsidP="00743BD0" w:rsidRDefault="00DB087F" w14:paraId="18374B67" w14:textId="1B15E33A">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Group containing Databricks Compute policy, including serverless and SQL Warehouse </w:t>
                  </w:r>
                  <w:r w:rsidRPr="00896F1F" w:rsidR="00087AB1">
                    <w:rPr>
                      <w:rStyle w:val="Strong"/>
                      <w:rFonts w:ascii="Mulish" w:hAnsi="Mulish" w:cstheme="majorHAnsi"/>
                      <w:b w:val="0"/>
                      <w:bCs w:val="0"/>
                      <w:sz w:val="18"/>
                      <w:szCs w:val="18"/>
                    </w:rPr>
                    <w:t>administrators</w:t>
                  </w:r>
                </w:p>
              </w:tc>
            </w:tr>
            <w:tr w:rsidRPr="00896F1F" w:rsidR="00CB10D7" w:rsidTr="005127C7" w14:paraId="35A95CC1" w14:textId="77777777">
              <w:tc>
                <w:tcPr>
                  <w:tcW w:w="4563" w:type="dxa"/>
                </w:tcPr>
                <w:p w:rsidRPr="00896F1F" w:rsidR="00CB10D7" w:rsidP="00743BD0" w:rsidRDefault="00087AB1" w14:paraId="4FCC02B7" w14:textId="405268B4">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w:t>
                  </w:r>
                  <w:r w:rsidRPr="00896F1F" w:rsidR="00B03768">
                    <w:rPr>
                      <w:rStyle w:val="Strong"/>
                      <w:rFonts w:ascii="Mulish" w:hAnsi="Mulish" w:cstheme="majorHAnsi"/>
                      <w:b w:val="0"/>
                      <w:bCs w:val="0"/>
                      <w:sz w:val="18"/>
                      <w:szCs w:val="18"/>
                    </w:rPr>
                    <w:t>oubtless-persona-analysts</w:t>
                  </w:r>
                </w:p>
              </w:tc>
              <w:tc>
                <w:tcPr>
                  <w:tcW w:w="7694" w:type="dxa"/>
                </w:tcPr>
                <w:p w:rsidRPr="00896F1F" w:rsidR="00CB10D7" w:rsidP="00743BD0" w:rsidRDefault="00B03768" w14:paraId="6090FF92" w14:textId="7560124E">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Data analysts persona, defines what a data analyst is allowed to access within the </w:t>
                  </w:r>
                  <w:r w:rsidRPr="00896F1F" w:rsidR="00FA7669">
                    <w:rPr>
                      <w:rStyle w:val="Strong"/>
                      <w:rFonts w:ascii="Mulish" w:hAnsi="Mulish" w:cstheme="majorHAnsi"/>
                      <w:b w:val="0"/>
                      <w:bCs w:val="0"/>
                      <w:sz w:val="18"/>
                      <w:szCs w:val="18"/>
                    </w:rPr>
                    <w:t>Databricks platform</w:t>
                  </w:r>
                </w:p>
              </w:tc>
            </w:tr>
            <w:tr w:rsidRPr="00896F1F" w:rsidR="00FA7669" w:rsidTr="005127C7" w14:paraId="694F13AB" w14:textId="77777777">
              <w:tc>
                <w:tcPr>
                  <w:tcW w:w="4563" w:type="dxa"/>
                </w:tcPr>
                <w:p w:rsidRPr="00896F1F" w:rsidR="00FA7669" w:rsidP="00FA7669" w:rsidRDefault="00087AB1" w14:paraId="1DAD4127" w14:textId="3487989C">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w:t>
                  </w:r>
                  <w:r w:rsidRPr="00896F1F" w:rsidR="00FA7669">
                    <w:rPr>
                      <w:rStyle w:val="Strong"/>
                      <w:rFonts w:ascii="Mulish" w:hAnsi="Mulish" w:cstheme="majorHAnsi"/>
                      <w:b w:val="0"/>
                      <w:bCs w:val="0"/>
                      <w:sz w:val="18"/>
                      <w:szCs w:val="18"/>
                    </w:rPr>
                    <w:t>oubtless-persona-engineers</w:t>
                  </w:r>
                </w:p>
              </w:tc>
              <w:tc>
                <w:tcPr>
                  <w:tcW w:w="7694" w:type="dxa"/>
                </w:tcPr>
                <w:p w:rsidRPr="00896F1F" w:rsidR="00FA7669" w:rsidP="00FA7669" w:rsidRDefault="00FA7669" w14:paraId="1AA93B27" w14:textId="6DB6E658">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Data engineer persona, defines what a data engineer is allowed to access within the Databricks platform</w:t>
                  </w:r>
                </w:p>
              </w:tc>
            </w:tr>
            <w:tr w:rsidRPr="00896F1F" w:rsidR="00FA7669" w:rsidTr="005127C7" w14:paraId="1836742B" w14:textId="77777777">
              <w:tc>
                <w:tcPr>
                  <w:tcW w:w="4563" w:type="dxa"/>
                </w:tcPr>
                <w:p w:rsidRPr="00896F1F" w:rsidR="00FA7669" w:rsidP="00FA7669" w:rsidRDefault="00087AB1" w14:paraId="63524E50" w14:textId="3B03B0F1">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w:t>
                  </w:r>
                  <w:r w:rsidRPr="00896F1F" w:rsidR="000E545F">
                    <w:rPr>
                      <w:rStyle w:val="Strong"/>
                      <w:rFonts w:ascii="Mulish" w:hAnsi="Mulish" w:cstheme="majorHAnsi"/>
                      <w:b w:val="0"/>
                      <w:bCs w:val="0"/>
                      <w:sz w:val="18"/>
                      <w:szCs w:val="18"/>
                    </w:rPr>
                    <w:t>oubtless-group-data-analytics</w:t>
                  </w:r>
                </w:p>
              </w:tc>
              <w:tc>
                <w:tcPr>
                  <w:tcW w:w="7694" w:type="dxa"/>
                </w:tcPr>
                <w:p w:rsidRPr="00896F1F" w:rsidR="00087AB1" w:rsidP="00FA7669" w:rsidRDefault="00087AB1" w14:paraId="679347CD" w14:textId="1DB42D50">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Data access entitlement group for data analysis users</w:t>
                  </w:r>
                </w:p>
              </w:tc>
            </w:tr>
            <w:tr w:rsidRPr="00896F1F" w:rsidR="00087AB1" w:rsidTr="005127C7" w14:paraId="439B1047" w14:textId="77777777">
              <w:tc>
                <w:tcPr>
                  <w:tcW w:w="4563" w:type="dxa"/>
                </w:tcPr>
                <w:p w:rsidRPr="00896F1F" w:rsidR="00087AB1" w:rsidP="00FA7669" w:rsidRDefault="00087AB1" w14:paraId="41D06666" w14:textId="2030CFD2">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doubtless-group-data-engineering</w:t>
                  </w:r>
                </w:p>
              </w:tc>
              <w:tc>
                <w:tcPr>
                  <w:tcW w:w="7694" w:type="dxa"/>
                </w:tcPr>
                <w:p w:rsidRPr="00896F1F" w:rsidR="00087AB1" w:rsidP="00FA7669" w:rsidRDefault="00087AB1" w14:paraId="72F53264" w14:textId="267EB1ED">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Data access entitlement group for data engineering users</w:t>
                  </w:r>
                </w:p>
              </w:tc>
            </w:tr>
            <w:tr w:rsidRPr="00896F1F" w:rsidR="00087AB1" w:rsidTr="005127C7" w14:paraId="3E19C52A" w14:textId="77777777">
              <w:tc>
                <w:tcPr>
                  <w:tcW w:w="4563" w:type="dxa"/>
                </w:tcPr>
                <w:p w:rsidRPr="00896F1F" w:rsidR="00087AB1" w:rsidP="00087AB1" w:rsidRDefault="00087AB1" w14:paraId="4C826A14" w14:textId="4AD11EF3">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doubtless-group-data-reporting</w:t>
                  </w:r>
                </w:p>
              </w:tc>
              <w:tc>
                <w:tcPr>
                  <w:tcW w:w="7694" w:type="dxa"/>
                </w:tcPr>
                <w:p w:rsidRPr="00896F1F" w:rsidR="00087AB1" w:rsidP="00087AB1" w:rsidRDefault="00087AB1" w14:paraId="422C71E2" w14:textId="09BC088E">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Data access entitlement group for data reporting users</w:t>
                  </w:r>
                </w:p>
              </w:tc>
            </w:tr>
            <w:tr w:rsidRPr="00896F1F" w:rsidR="00D52AED" w:rsidTr="005127C7" w14:paraId="2EE375D0" w14:textId="77777777">
              <w:tc>
                <w:tcPr>
                  <w:tcW w:w="4563" w:type="dxa"/>
                </w:tcPr>
                <w:p w:rsidRPr="00896F1F" w:rsidR="00D52AED" w:rsidP="00087AB1" w:rsidRDefault="008B3388" w14:paraId="5729C6ED" w14:textId="57B9E052">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w:t>
                  </w:r>
                  <w:r w:rsidRPr="00896F1F" w:rsidR="00D52AED">
                    <w:rPr>
                      <w:rStyle w:val="Strong"/>
                      <w:rFonts w:ascii="Mulish" w:hAnsi="Mulish" w:cstheme="majorHAnsi"/>
                      <w:b w:val="0"/>
                      <w:bCs w:val="0"/>
                      <w:sz w:val="18"/>
                      <w:szCs w:val="18"/>
                    </w:rPr>
                    <w:t>oubtless-</w:t>
                  </w:r>
                  <w:r w:rsidRPr="00896F1F">
                    <w:rPr>
                      <w:rStyle w:val="Strong"/>
                      <w:rFonts w:ascii="Mulish" w:hAnsi="Mulish" w:cstheme="majorHAnsi"/>
                      <w:b w:val="0"/>
                      <w:bCs w:val="0"/>
                      <w:sz w:val="18"/>
                      <w:szCs w:val="18"/>
                    </w:rPr>
                    <w:t>sp-</w:t>
                  </w:r>
                  <w:r w:rsidRPr="00896F1F" w:rsidR="00985BA8">
                    <w:rPr>
                      <w:rStyle w:val="Strong"/>
                      <w:rFonts w:ascii="Mulish" w:hAnsi="Mulish" w:cstheme="majorHAnsi"/>
                      <w:b w:val="0"/>
                      <w:bCs w:val="0"/>
                      <w:sz w:val="18"/>
                      <w:szCs w:val="18"/>
                    </w:rPr>
                    <w:t>platform</w:t>
                  </w:r>
                  <w:r w:rsidRPr="00896F1F">
                    <w:rPr>
                      <w:rStyle w:val="Strong"/>
                      <w:rFonts w:ascii="Mulish" w:hAnsi="Mulish" w:cstheme="majorHAnsi"/>
                      <w:b w:val="0"/>
                      <w:bCs w:val="0"/>
                      <w:sz w:val="18"/>
                      <w:szCs w:val="18"/>
                    </w:rPr>
                    <w:t>-dev</w:t>
                  </w:r>
                </w:p>
              </w:tc>
              <w:tc>
                <w:tcPr>
                  <w:tcW w:w="7694" w:type="dxa"/>
                </w:tcPr>
                <w:p w:rsidRPr="00896F1F" w:rsidR="00D52AED" w:rsidP="00087AB1" w:rsidRDefault="008B3388" w14:paraId="78C168EE" w14:textId="3F5BEC79">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Group containing </w:t>
                  </w:r>
                  <w:r w:rsidRPr="00896F1F" w:rsidR="00985BA8">
                    <w:rPr>
                      <w:rStyle w:val="Strong"/>
                      <w:rFonts w:ascii="Mulish" w:hAnsi="Mulish" w:cstheme="majorHAnsi"/>
                      <w:b w:val="0"/>
                      <w:bCs w:val="0"/>
                      <w:sz w:val="18"/>
                      <w:szCs w:val="18"/>
                    </w:rPr>
                    <w:t xml:space="preserve">service principals </w:t>
                  </w:r>
                  <w:r w:rsidRPr="00896F1F" w:rsidR="007E331F">
                    <w:rPr>
                      <w:rStyle w:val="Strong"/>
                      <w:rFonts w:ascii="Mulish" w:hAnsi="Mulish" w:cstheme="majorHAnsi"/>
                      <w:b w:val="0"/>
                      <w:bCs w:val="0"/>
                      <w:sz w:val="18"/>
                      <w:szCs w:val="18"/>
                    </w:rPr>
                    <w:t>and managed identities for platform deployment</w:t>
                  </w:r>
                </w:p>
              </w:tc>
            </w:tr>
            <w:tr w:rsidRPr="00896F1F" w:rsidR="009C789B" w:rsidTr="005127C7" w14:paraId="320231A5" w14:textId="77777777">
              <w:tc>
                <w:tcPr>
                  <w:tcW w:w="4563" w:type="dxa"/>
                </w:tcPr>
                <w:p w:rsidRPr="00896F1F" w:rsidR="009C789B" w:rsidP="00087AB1" w:rsidRDefault="00B51F9F" w14:paraId="3BCFA4D3" w14:textId="552C9440">
                  <w:pPr>
                    <w:rPr>
                      <w:rStyle w:val="Strong"/>
                      <w:rFonts w:ascii="Mulish" w:hAnsi="Mulish" w:cstheme="majorHAnsi"/>
                      <w:b w:val="0"/>
                      <w:bCs w:val="0"/>
                      <w:sz w:val="18"/>
                      <w:szCs w:val="18"/>
                    </w:rPr>
                  </w:pPr>
                  <w:r w:rsidRPr="00896F1F">
                    <w:rPr>
                      <w:rStyle w:val="Strong"/>
                      <w:rFonts w:ascii="Mulish" w:hAnsi="Mulish"/>
                      <w:b w:val="0"/>
                      <w:bCs w:val="0"/>
                      <w:sz w:val="18"/>
                      <w:szCs w:val="18"/>
                    </w:rPr>
                    <w:t>d</w:t>
                  </w:r>
                  <w:r w:rsidRPr="00896F1F" w:rsidR="009C789B">
                    <w:rPr>
                      <w:rStyle w:val="Strong"/>
                      <w:rFonts w:ascii="Mulish" w:hAnsi="Mulish"/>
                      <w:b w:val="0"/>
                      <w:bCs w:val="0"/>
                      <w:sz w:val="18"/>
                      <w:szCs w:val="18"/>
                    </w:rPr>
                    <w:t>oubtless-sp-workload-dev</w:t>
                  </w:r>
                </w:p>
              </w:tc>
              <w:tc>
                <w:tcPr>
                  <w:tcW w:w="7694" w:type="dxa"/>
                </w:tcPr>
                <w:p w:rsidRPr="00896F1F" w:rsidR="009C789B" w:rsidP="00087AB1" w:rsidRDefault="009C789B" w14:paraId="27F30B38" w14:textId="5840C7D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Group containing service principals and managed identities for workload</w:t>
                  </w:r>
                  <w:r w:rsidRPr="00896F1F" w:rsidR="00B51F9F">
                    <w:rPr>
                      <w:rStyle w:val="Strong"/>
                      <w:rFonts w:ascii="Mulish" w:hAnsi="Mulish" w:cstheme="majorHAnsi"/>
                      <w:b w:val="0"/>
                      <w:bCs w:val="0"/>
                      <w:sz w:val="18"/>
                      <w:szCs w:val="18"/>
                    </w:rPr>
                    <w:t xml:space="preserve"> execution</w:t>
                  </w:r>
                </w:p>
              </w:tc>
            </w:tr>
            <w:tr w:rsidRPr="00896F1F" w:rsidR="00C40E4D" w:rsidTr="005127C7" w14:paraId="63E735D6" w14:textId="77777777">
              <w:tc>
                <w:tcPr>
                  <w:tcW w:w="4563" w:type="dxa"/>
                </w:tcPr>
                <w:p w:rsidRPr="00896F1F" w:rsidR="00C40E4D" w:rsidP="00087AB1" w:rsidRDefault="00245280" w14:paraId="520FD022" w14:textId="43DEBE23">
                  <w:pPr>
                    <w:rPr>
                      <w:rStyle w:val="Strong"/>
                      <w:rFonts w:ascii="Mulish" w:hAnsi="Mulish"/>
                      <w:b w:val="0"/>
                      <w:bCs w:val="0"/>
                      <w:sz w:val="18"/>
                      <w:szCs w:val="18"/>
                    </w:rPr>
                  </w:pPr>
                  <w:r w:rsidRPr="00896F1F">
                    <w:rPr>
                      <w:rStyle w:val="Strong"/>
                      <w:rFonts w:ascii="Mulish" w:hAnsi="Mulish"/>
                      <w:b w:val="0"/>
                      <w:bCs w:val="0"/>
                      <w:sz w:val="18"/>
                      <w:szCs w:val="18"/>
                    </w:rPr>
                    <w:t>d</w:t>
                  </w:r>
                  <w:r w:rsidRPr="00896F1F" w:rsidR="00462A6F">
                    <w:rPr>
                      <w:rStyle w:val="Strong"/>
                      <w:rFonts w:ascii="Mulish" w:hAnsi="Mulish"/>
                      <w:b w:val="0"/>
                      <w:bCs w:val="0"/>
                      <w:sz w:val="18"/>
                      <w:szCs w:val="18"/>
                    </w:rPr>
                    <w:t>oubtless-sp-reporting-dev</w:t>
                  </w:r>
                </w:p>
              </w:tc>
              <w:tc>
                <w:tcPr>
                  <w:tcW w:w="7694" w:type="dxa"/>
                </w:tcPr>
                <w:p w:rsidRPr="00896F1F" w:rsidR="00C40E4D" w:rsidP="00087AB1" w:rsidRDefault="00462A6F" w14:paraId="43B0778D" w14:textId="7606D81C">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Group containing service principals and managed identities for reporting workload execution</w:t>
                  </w:r>
                </w:p>
              </w:tc>
            </w:tr>
          </w:tbl>
          <w:p w:rsidRPr="00896F1F" w:rsidR="00113F48" w:rsidP="00743BD0" w:rsidRDefault="00113F48" w14:paraId="652C1C4C" w14:textId="77777777">
            <w:pPr>
              <w:rPr>
                <w:rStyle w:val="Strong"/>
                <w:rFonts w:ascii="Mulish" w:hAnsi="Mulish" w:cstheme="majorHAnsi"/>
                <w:b w:val="0"/>
                <w:bCs w:val="0"/>
                <w:sz w:val="18"/>
                <w:szCs w:val="18"/>
              </w:rPr>
            </w:pPr>
          </w:p>
          <w:p w:rsidRPr="00896F1F" w:rsidR="005127C7" w:rsidP="00743BD0" w:rsidRDefault="00CE69B3" w14:paraId="24A1C6FA" w14:textId="212E1F3D">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Entra groups should be created with the following settings;</w:t>
            </w:r>
          </w:p>
          <w:p w:rsidRPr="00896F1F" w:rsidR="00CE69B3" w:rsidP="00B34E3E" w:rsidRDefault="00F55DC1" w14:paraId="7005981C" w14:textId="565F6D29">
            <w:pPr>
              <w:pStyle w:val="ListParagraph"/>
              <w:numPr>
                <w:ilvl w:val="0"/>
                <w:numId w:val="3"/>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Group Type: Security</w:t>
            </w:r>
          </w:p>
          <w:p w:rsidRPr="00896F1F" w:rsidR="00F55DC1" w:rsidP="00B34E3E" w:rsidRDefault="00F55DC1" w14:paraId="59068608" w14:textId="27D0737B">
            <w:pPr>
              <w:pStyle w:val="ListParagraph"/>
              <w:numPr>
                <w:ilvl w:val="0"/>
                <w:numId w:val="3"/>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Membership Type: Assigned</w:t>
            </w:r>
          </w:p>
          <w:p w:rsidRPr="00896F1F" w:rsidR="00DD0346" w:rsidP="00B34E3E" w:rsidRDefault="00F55DC1" w14:paraId="38AF4BF8" w14:textId="5E3A55CC">
            <w:pPr>
              <w:pStyle w:val="ListParagraph"/>
              <w:numPr>
                <w:ilvl w:val="0"/>
                <w:numId w:val="3"/>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Mail</w:t>
            </w:r>
            <w:r w:rsidRPr="00896F1F" w:rsidR="00DD0346">
              <w:rPr>
                <w:rStyle w:val="Strong"/>
                <w:rFonts w:ascii="Mulish" w:hAnsi="Mulish" w:cstheme="majorHAnsi"/>
                <w:b w:val="0"/>
                <w:bCs w:val="0"/>
                <w:sz w:val="18"/>
                <w:szCs w:val="18"/>
              </w:rPr>
              <w:t>_enabled: False</w:t>
            </w:r>
          </w:p>
          <w:p w:rsidRPr="00896F1F" w:rsidR="009E44D1" w:rsidP="00743BD0" w:rsidRDefault="009E44D1" w14:paraId="070FB096" w14:textId="0D444104">
            <w:pPr>
              <w:rPr>
                <w:rStyle w:val="Strong"/>
                <w:rFonts w:ascii="Mulish" w:hAnsi="Mulish" w:cstheme="majorHAnsi"/>
                <w:b w:val="0"/>
                <w:bCs w:val="0"/>
                <w:sz w:val="18"/>
                <w:szCs w:val="18"/>
              </w:rPr>
            </w:pPr>
          </w:p>
        </w:tc>
      </w:tr>
      <w:tr w:rsidRPr="00896F1F" w:rsidR="008D3D78" w:rsidTr="1ADBE79A" w14:paraId="50B1960C" w14:textId="77777777">
        <w:tc>
          <w:tcPr>
            <w:tcW w:w="554" w:type="pct"/>
          </w:tcPr>
          <w:p w:rsidRPr="00896F1F" w:rsidR="008D3D78" w:rsidP="008D22B1" w:rsidRDefault="008D3D78" w14:paraId="405CE89B" w14:textId="77777777">
            <w:pPr>
              <w:pStyle w:val="p1"/>
              <w:rPr>
                <w:rFonts w:ascii="Mulish" w:hAnsi="Mulish" w:cstheme="majorHAnsi"/>
                <w:b/>
                <w:bCs/>
                <w:i/>
                <w:iCs/>
                <w:sz w:val="18"/>
                <w:szCs w:val="18"/>
              </w:rPr>
            </w:pPr>
            <w:r w:rsidRPr="00896F1F">
              <w:rPr>
                <w:rFonts w:ascii="Mulish" w:hAnsi="Mulish" w:cstheme="majorHAnsi"/>
                <w:b/>
                <w:bCs/>
                <w:i/>
                <w:iCs/>
                <w:sz w:val="18"/>
                <w:szCs w:val="18"/>
              </w:rPr>
              <w:lastRenderedPageBreak/>
              <w:t>Azure Key Vault</w:t>
            </w:r>
          </w:p>
        </w:tc>
        <w:tc>
          <w:tcPr>
            <w:tcW w:w="4446" w:type="pct"/>
          </w:tcPr>
          <w:p w:rsidRPr="00896F1F" w:rsidR="008D3D78" w:rsidP="00B34E3E" w:rsidRDefault="008D3D78" w14:paraId="475461EB" w14:textId="185BA2E8">
            <w:pPr>
              <w:pStyle w:val="ListParagraph"/>
              <w:numPr>
                <w:ilvl w:val="0"/>
                <w:numId w:val="11"/>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Name: </w:t>
            </w:r>
            <w:r w:rsidRPr="00896F1F" w:rsidR="00034B17">
              <w:rPr>
                <w:rFonts w:ascii="Mulish" w:hAnsi="Mulish"/>
                <w:i/>
                <w:iCs/>
                <w:sz w:val="18"/>
                <w:szCs w:val="18"/>
              </w:rPr>
              <w:t>doubtless</w:t>
            </w:r>
            <w:r w:rsidRPr="00896F1F">
              <w:rPr>
                <w:rFonts w:ascii="Mulish" w:hAnsi="Mulish" w:cstheme="majorHAnsi"/>
                <w:i/>
                <w:iCs/>
                <w:sz w:val="18"/>
                <w:szCs w:val="18"/>
              </w:rPr>
              <w:t>-akv-</w:t>
            </w:r>
            <w:r w:rsidRPr="00896F1F" w:rsidR="00034B17">
              <w:rPr>
                <w:rFonts w:ascii="Mulish" w:hAnsi="Mulish" w:cstheme="majorHAnsi"/>
                <w:i/>
                <w:iCs/>
                <w:sz w:val="18"/>
                <w:szCs w:val="18"/>
              </w:rPr>
              <w:t>grp</w:t>
            </w:r>
            <w:r w:rsidRPr="00896F1F">
              <w:rPr>
                <w:rFonts w:ascii="Mulish" w:hAnsi="Mulish" w:cstheme="majorHAnsi"/>
                <w:i/>
                <w:iCs/>
                <w:sz w:val="18"/>
                <w:szCs w:val="18"/>
              </w:rPr>
              <w:t>-</w:t>
            </w:r>
            <w:r w:rsidRPr="00896F1F" w:rsidR="00034B17">
              <w:rPr>
                <w:rFonts w:ascii="Mulish" w:hAnsi="Mulish" w:cstheme="majorHAnsi"/>
                <w:i/>
                <w:iCs/>
                <w:sz w:val="18"/>
                <w:szCs w:val="18"/>
              </w:rPr>
              <w:t>dewc</w:t>
            </w:r>
            <w:r w:rsidRPr="00896F1F">
              <w:rPr>
                <w:rFonts w:ascii="Mulish" w:hAnsi="Mulish" w:cstheme="majorHAnsi"/>
                <w:i/>
                <w:iCs/>
                <w:sz w:val="18"/>
                <w:szCs w:val="18"/>
              </w:rPr>
              <w:t>-&lt;environment&gt;-001</w:t>
            </w:r>
          </w:p>
          <w:p w:rsidRPr="00896F1F" w:rsidR="008D3D78" w:rsidP="00B34E3E" w:rsidRDefault="008D3D78" w14:paraId="0B3D4586" w14:textId="13161736">
            <w:pPr>
              <w:pStyle w:val="ListParagraph"/>
              <w:numPr>
                <w:ilvl w:val="0"/>
                <w:numId w:val="11"/>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Region:</w:t>
            </w:r>
            <w:r w:rsidRPr="00896F1F">
              <w:rPr>
                <w:rStyle w:val="Strong"/>
                <w:rFonts w:ascii="Mulish" w:hAnsi="Mulish" w:cstheme="majorHAnsi"/>
                <w:b w:val="0"/>
                <w:bCs w:val="0"/>
                <w:color w:val="000000" w:themeColor="text1"/>
                <w:sz w:val="18"/>
                <w:szCs w:val="18"/>
              </w:rPr>
              <w:t xml:space="preserve"> </w:t>
            </w:r>
            <w:r w:rsidRPr="00896F1F" w:rsidR="00034B17">
              <w:rPr>
                <w:rStyle w:val="Strong"/>
                <w:rFonts w:ascii="Mulish" w:hAnsi="Mulish" w:cstheme="majorHAnsi"/>
                <w:b w:val="0"/>
                <w:bCs w:val="0"/>
                <w:color w:val="000000" w:themeColor="text1"/>
                <w:sz w:val="18"/>
                <w:szCs w:val="18"/>
              </w:rPr>
              <w:t>G</w:t>
            </w:r>
            <w:r w:rsidRPr="00896F1F" w:rsidR="00034B17">
              <w:rPr>
                <w:rStyle w:val="Strong"/>
                <w:rFonts w:ascii="Mulish" w:hAnsi="Mulish"/>
                <w:b w:val="0"/>
                <w:bCs w:val="0"/>
                <w:color w:val="000000" w:themeColor="text1"/>
                <w:sz w:val="18"/>
                <w:szCs w:val="18"/>
              </w:rPr>
              <w:t>ermany West Central</w:t>
            </w:r>
          </w:p>
          <w:p w:rsidRPr="00896F1F" w:rsidR="008D3D78" w:rsidP="00B34E3E" w:rsidRDefault="008D3D78" w14:paraId="48A0CE4A" w14:textId="77777777">
            <w:pPr>
              <w:pStyle w:val="ListParagraph"/>
              <w:numPr>
                <w:ilvl w:val="0"/>
                <w:numId w:val="11"/>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SKU:</w:t>
            </w:r>
            <w:r w:rsidRPr="00896F1F">
              <w:rPr>
                <w:rFonts w:ascii="Mulish" w:hAnsi="Mulish" w:cstheme="majorHAnsi"/>
                <w:sz w:val="18"/>
                <w:szCs w:val="18"/>
              </w:rPr>
              <w:t xml:space="preserve"> Standard (or Premium for HSM-backed keys)</w:t>
            </w:r>
          </w:p>
          <w:p w:rsidRPr="00896F1F" w:rsidR="00EE401C" w:rsidP="00EE401C" w:rsidRDefault="00EE401C" w14:paraId="0B0DE6E3" w14:textId="77777777">
            <w:pPr>
              <w:pStyle w:val="ListParagraph"/>
              <w:ind w:left="360"/>
              <w:rPr>
                <w:rFonts w:ascii="Mulish" w:hAnsi="Mulish" w:cstheme="majorHAnsi"/>
                <w:sz w:val="18"/>
                <w:szCs w:val="18"/>
              </w:rPr>
            </w:pPr>
          </w:p>
          <w:p w:rsidRPr="00896F1F" w:rsidR="00C62D47" w:rsidP="00B34E3E" w:rsidRDefault="00C62D47" w14:paraId="3A6795E2" w14:textId="2A4C7479">
            <w:pPr>
              <w:pStyle w:val="ListParagraph"/>
              <w:numPr>
                <w:ilvl w:val="0"/>
                <w:numId w:val="11"/>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Environments: Separate vaults should be configured for the following environments;</w:t>
            </w:r>
          </w:p>
          <w:p w:rsidRPr="00896F1F" w:rsidR="00C62D47" w:rsidP="00B34E3E" w:rsidRDefault="00C62D47" w14:paraId="43551BC9" w14:textId="355F912C">
            <w:pPr>
              <w:pStyle w:val="ListParagraph"/>
              <w:numPr>
                <w:ilvl w:val="1"/>
                <w:numId w:val="11"/>
              </w:numPr>
              <w:rPr>
                <w:rFonts w:ascii="Mulish" w:hAnsi="Mulish" w:cstheme="majorHAnsi"/>
                <w:sz w:val="18"/>
                <w:szCs w:val="18"/>
              </w:rPr>
            </w:pPr>
            <w:r w:rsidRPr="00896F1F">
              <w:rPr>
                <w:rFonts w:ascii="Mulish" w:hAnsi="Mulish" w:cstheme="majorHAnsi"/>
                <w:sz w:val="18"/>
                <w:szCs w:val="18"/>
              </w:rPr>
              <w:t>D</w:t>
            </w:r>
            <w:r w:rsidRPr="00896F1F">
              <w:rPr>
                <w:rFonts w:ascii="Mulish" w:hAnsi="Mulish"/>
                <w:sz w:val="18"/>
                <w:szCs w:val="18"/>
              </w:rPr>
              <w:t>evelopment</w:t>
            </w:r>
            <w:r w:rsidRPr="00896F1F" w:rsidR="00902FE0">
              <w:rPr>
                <w:rFonts w:ascii="Mulish" w:hAnsi="Mulish"/>
                <w:sz w:val="18"/>
                <w:szCs w:val="18"/>
              </w:rPr>
              <w:t xml:space="preserve"> – abbreviated to ‘dev’</w:t>
            </w:r>
          </w:p>
          <w:p w:rsidRPr="00896F1F" w:rsidR="00C62D47" w:rsidP="00B34E3E" w:rsidRDefault="00C62D47" w14:paraId="7DEC6A94" w14:textId="237ED363">
            <w:pPr>
              <w:pStyle w:val="ListParagraph"/>
              <w:numPr>
                <w:ilvl w:val="1"/>
                <w:numId w:val="11"/>
              </w:numPr>
              <w:rPr>
                <w:rFonts w:ascii="Mulish" w:hAnsi="Mulish" w:cstheme="majorHAnsi"/>
                <w:sz w:val="18"/>
                <w:szCs w:val="18"/>
              </w:rPr>
            </w:pPr>
            <w:r w:rsidRPr="00896F1F">
              <w:rPr>
                <w:rFonts w:ascii="Mulish" w:hAnsi="Mulish" w:cstheme="majorHAnsi"/>
                <w:sz w:val="18"/>
                <w:szCs w:val="18"/>
              </w:rPr>
              <w:t>T</w:t>
            </w:r>
            <w:r w:rsidRPr="00896F1F">
              <w:rPr>
                <w:rFonts w:ascii="Mulish" w:hAnsi="Mulish"/>
                <w:sz w:val="18"/>
                <w:szCs w:val="18"/>
              </w:rPr>
              <w:t>esting</w:t>
            </w:r>
            <w:r w:rsidRPr="00896F1F" w:rsidR="00902FE0">
              <w:rPr>
                <w:rFonts w:ascii="Mulish" w:hAnsi="Mulish"/>
                <w:sz w:val="18"/>
                <w:szCs w:val="18"/>
              </w:rPr>
              <w:t xml:space="preserve"> – abbreviated to ‘tst’</w:t>
            </w:r>
          </w:p>
          <w:p w:rsidRPr="00896F1F" w:rsidR="00902FE0" w:rsidP="00B34E3E" w:rsidRDefault="00902FE0" w14:paraId="13D8E74D" w14:textId="3246B933">
            <w:pPr>
              <w:pStyle w:val="ListParagraph"/>
              <w:numPr>
                <w:ilvl w:val="1"/>
                <w:numId w:val="11"/>
              </w:numPr>
              <w:rPr>
                <w:rFonts w:ascii="Mulish" w:hAnsi="Mulish" w:cstheme="majorHAnsi"/>
                <w:sz w:val="18"/>
                <w:szCs w:val="18"/>
              </w:rPr>
            </w:pPr>
            <w:r w:rsidRPr="00896F1F">
              <w:rPr>
                <w:rFonts w:ascii="Mulish" w:hAnsi="Mulish"/>
                <w:sz w:val="18"/>
                <w:szCs w:val="18"/>
              </w:rPr>
              <w:t>Staging – abbreviated to ‘stg’</w:t>
            </w:r>
          </w:p>
          <w:p w:rsidRPr="00896F1F" w:rsidR="00902FE0" w:rsidP="00B34E3E" w:rsidRDefault="00902FE0" w14:paraId="0DE86E83" w14:textId="37940080">
            <w:pPr>
              <w:pStyle w:val="ListParagraph"/>
              <w:numPr>
                <w:ilvl w:val="1"/>
                <w:numId w:val="11"/>
              </w:numPr>
              <w:rPr>
                <w:rFonts w:ascii="Mulish" w:hAnsi="Mulish" w:cstheme="majorHAnsi"/>
                <w:sz w:val="18"/>
                <w:szCs w:val="18"/>
              </w:rPr>
            </w:pPr>
            <w:r w:rsidRPr="00896F1F">
              <w:rPr>
                <w:rFonts w:ascii="Mulish" w:hAnsi="Mulish"/>
                <w:sz w:val="18"/>
                <w:szCs w:val="18"/>
              </w:rPr>
              <w:t>Production – abbreviated to ‘prd’</w:t>
            </w:r>
          </w:p>
          <w:p w:rsidRPr="00896F1F" w:rsidR="00EE401C" w:rsidP="00EE401C" w:rsidRDefault="00EE401C" w14:paraId="758C5A66" w14:textId="77777777">
            <w:pPr>
              <w:pStyle w:val="ListParagraph"/>
              <w:ind w:left="1080"/>
              <w:rPr>
                <w:rFonts w:ascii="Mulish" w:hAnsi="Mulish" w:cstheme="majorHAnsi"/>
                <w:sz w:val="18"/>
                <w:szCs w:val="18"/>
              </w:rPr>
            </w:pPr>
          </w:p>
          <w:p w:rsidRPr="00896F1F" w:rsidR="008D3D78" w:rsidP="00B34E3E" w:rsidRDefault="008D3D78" w14:paraId="5C16D7F4" w14:textId="77777777">
            <w:pPr>
              <w:pStyle w:val="ListParagraph"/>
              <w:numPr>
                <w:ilvl w:val="0"/>
                <w:numId w:val="11"/>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Security &amp; Compliance:</w:t>
            </w:r>
          </w:p>
          <w:p w:rsidRPr="00896F1F" w:rsidR="008D3D78" w:rsidP="00B34E3E" w:rsidRDefault="008D3D78" w14:paraId="73679B22" w14:textId="6633EA99">
            <w:pPr>
              <w:pStyle w:val="ListParagraph"/>
              <w:numPr>
                <w:ilvl w:val="1"/>
                <w:numId w:val="11"/>
              </w:numPr>
              <w:rPr>
                <w:rFonts w:ascii="Mulish" w:hAnsi="Mulish" w:cstheme="majorHAnsi"/>
                <w:sz w:val="18"/>
                <w:szCs w:val="18"/>
              </w:rPr>
            </w:pPr>
            <w:r w:rsidRPr="00896F1F">
              <w:rPr>
                <w:rFonts w:ascii="Mulish" w:hAnsi="Mulish" w:cstheme="majorHAnsi"/>
                <w:sz w:val="18"/>
                <w:szCs w:val="18"/>
              </w:rPr>
              <w:t>Use RBAC</w:t>
            </w:r>
            <w:r w:rsidRPr="00896F1F" w:rsidR="00034B17">
              <w:rPr>
                <w:rFonts w:ascii="Mulish" w:hAnsi="Mulish" w:cstheme="majorHAnsi"/>
                <w:sz w:val="18"/>
                <w:szCs w:val="18"/>
              </w:rPr>
              <w:t xml:space="preserve">, Governed by Microsoft Entra, </w:t>
            </w:r>
            <w:r w:rsidRPr="00896F1F">
              <w:rPr>
                <w:rFonts w:ascii="Mulish" w:hAnsi="Mulish" w:cstheme="majorHAnsi"/>
                <w:sz w:val="18"/>
                <w:szCs w:val="18"/>
              </w:rPr>
              <w:t>for access management.</w:t>
            </w:r>
          </w:p>
          <w:p w:rsidRPr="00896F1F" w:rsidR="008D3D78" w:rsidP="00B34E3E" w:rsidRDefault="008D3D78" w14:paraId="68B74BFA" w14:textId="4BB3213C">
            <w:pPr>
              <w:pStyle w:val="ListParagraph"/>
              <w:numPr>
                <w:ilvl w:val="1"/>
                <w:numId w:val="11"/>
              </w:numPr>
              <w:rPr>
                <w:rFonts w:ascii="Mulish" w:hAnsi="Mulish" w:cstheme="majorHAnsi"/>
                <w:sz w:val="18"/>
                <w:szCs w:val="18"/>
              </w:rPr>
            </w:pPr>
            <w:r w:rsidRPr="00896F1F">
              <w:rPr>
                <w:rFonts w:ascii="Mulish" w:hAnsi="Mulish" w:cstheme="majorHAnsi"/>
                <w:sz w:val="18"/>
                <w:szCs w:val="18"/>
              </w:rPr>
              <w:t>Restrict access by enabling VN</w:t>
            </w:r>
            <w:r w:rsidRPr="00896F1F" w:rsidR="00034B17">
              <w:rPr>
                <w:rFonts w:ascii="Mulish" w:hAnsi="Mulish" w:cstheme="majorHAnsi"/>
                <w:sz w:val="18"/>
                <w:szCs w:val="18"/>
              </w:rPr>
              <w:t>et</w:t>
            </w:r>
            <w:r w:rsidRPr="00896F1F">
              <w:rPr>
                <w:rFonts w:ascii="Mulish" w:hAnsi="Mulish" w:cstheme="majorHAnsi"/>
                <w:sz w:val="18"/>
                <w:szCs w:val="18"/>
              </w:rPr>
              <w:t xml:space="preserve"> integration</w:t>
            </w:r>
            <w:r w:rsidRPr="00896F1F" w:rsidR="00034B17">
              <w:rPr>
                <w:rFonts w:ascii="Mulish" w:hAnsi="Mulish" w:cstheme="majorHAnsi"/>
                <w:sz w:val="18"/>
                <w:szCs w:val="18"/>
              </w:rPr>
              <w:t>, Azure PrivateLink</w:t>
            </w:r>
            <w:r w:rsidRPr="00896F1F">
              <w:rPr>
                <w:rFonts w:ascii="Mulish" w:hAnsi="Mulish" w:cstheme="majorHAnsi"/>
                <w:sz w:val="18"/>
                <w:szCs w:val="18"/>
              </w:rPr>
              <w:t xml:space="preserve"> and firewall rules.</w:t>
            </w:r>
          </w:p>
          <w:p w:rsidRPr="00896F1F" w:rsidR="00EE401C" w:rsidP="00EE401C" w:rsidRDefault="00EE401C" w14:paraId="37BAFA6F" w14:textId="77777777">
            <w:pPr>
              <w:pStyle w:val="ListParagraph"/>
              <w:ind w:left="1080"/>
              <w:rPr>
                <w:rFonts w:ascii="Mulish" w:hAnsi="Mulish" w:cstheme="majorHAnsi"/>
                <w:sz w:val="18"/>
                <w:szCs w:val="18"/>
              </w:rPr>
            </w:pPr>
          </w:p>
          <w:p w:rsidRPr="00896F1F" w:rsidR="008D3D78" w:rsidP="1ADBE79A" w:rsidRDefault="38B8E375" w14:paraId="5AEAB3EC" w14:textId="77777777">
            <w:pPr>
              <w:pStyle w:val="ListParagraph"/>
              <w:numPr>
                <w:ilvl w:val="0"/>
                <w:numId w:val="11"/>
              </w:numPr>
              <w:rPr>
                <w:rFonts w:ascii="Mulish" w:hAnsi="Mulish" w:cstheme="majorBidi"/>
                <w:sz w:val="18"/>
                <w:szCs w:val="18"/>
              </w:rPr>
            </w:pPr>
            <w:r w:rsidRPr="1ADBE79A">
              <w:rPr>
                <w:rStyle w:val="Strong"/>
                <w:rFonts w:ascii="Mulish" w:hAnsi="Mulish" w:cstheme="majorBidi"/>
                <w:b w:val="0"/>
                <w:bCs w:val="0"/>
                <w:color w:val="000000" w:themeColor="text1"/>
                <w:sz w:val="18"/>
                <w:szCs w:val="18"/>
              </w:rPr>
              <w:t>Monitoring:</w:t>
            </w:r>
          </w:p>
          <w:p w:rsidRPr="00896F1F" w:rsidR="008D3D78" w:rsidP="1ADBE79A" w:rsidRDefault="38B8E375" w14:paraId="79055978" w14:textId="77777777">
            <w:pPr>
              <w:pStyle w:val="ListParagraph"/>
              <w:numPr>
                <w:ilvl w:val="1"/>
                <w:numId w:val="11"/>
              </w:numPr>
              <w:rPr>
                <w:rFonts w:ascii="Mulish" w:hAnsi="Mulish" w:cstheme="majorBidi"/>
                <w:sz w:val="18"/>
                <w:szCs w:val="18"/>
              </w:rPr>
            </w:pPr>
            <w:r w:rsidRPr="1ADBE79A">
              <w:rPr>
                <w:rFonts w:ascii="Mulish" w:hAnsi="Mulish" w:cstheme="majorBidi"/>
                <w:sz w:val="18"/>
                <w:szCs w:val="18"/>
              </w:rPr>
              <w:t>Enable Diagnostic Settings and Application Insights.</w:t>
            </w:r>
          </w:p>
          <w:p w:rsidRPr="00896F1F" w:rsidR="00EE401C" w:rsidP="00EE401C" w:rsidRDefault="00EE401C" w14:paraId="24B473E9" w14:textId="77777777">
            <w:pPr>
              <w:pStyle w:val="ListParagraph"/>
              <w:ind w:left="1080"/>
              <w:rPr>
                <w:rFonts w:ascii="Mulish" w:hAnsi="Mulish" w:cstheme="majorHAnsi"/>
                <w:sz w:val="18"/>
                <w:szCs w:val="18"/>
              </w:rPr>
            </w:pPr>
          </w:p>
          <w:p w:rsidRPr="00896F1F" w:rsidR="008D3D78" w:rsidP="00B34E3E" w:rsidRDefault="008D3D78" w14:paraId="5D4650A5" w14:textId="77777777">
            <w:pPr>
              <w:pStyle w:val="ListParagraph"/>
              <w:numPr>
                <w:ilvl w:val="0"/>
                <w:numId w:val="11"/>
              </w:numPr>
              <w:rPr>
                <w:rStyle w:val="Strong"/>
                <w:rFonts w:ascii="Mulish" w:hAnsi="Mulish" w:cstheme="majorHAnsi"/>
                <w:b w:val="0"/>
                <w:bCs w:val="0"/>
                <w:sz w:val="18"/>
                <w:szCs w:val="18"/>
              </w:rPr>
            </w:pPr>
            <w:r w:rsidRPr="00896F1F">
              <w:rPr>
                <w:rStyle w:val="Strong"/>
                <w:rFonts w:ascii="Mulish" w:hAnsi="Mulish" w:cstheme="majorHAnsi"/>
                <w:b w:val="0"/>
                <w:bCs w:val="0"/>
                <w:color w:val="000000" w:themeColor="text1"/>
                <w:sz w:val="18"/>
                <w:szCs w:val="18"/>
              </w:rPr>
              <w:t>Best Practices</w:t>
            </w:r>
            <w:r w:rsidRPr="00896F1F">
              <w:rPr>
                <w:rStyle w:val="Strong"/>
                <w:rFonts w:ascii="Mulish" w:hAnsi="Mulish" w:cstheme="majorHAnsi"/>
                <w:color w:val="000000" w:themeColor="text1"/>
                <w:sz w:val="18"/>
                <w:szCs w:val="18"/>
              </w:rPr>
              <w:t>:</w:t>
            </w:r>
            <w:r w:rsidRPr="00896F1F">
              <w:rPr>
                <w:rStyle w:val="Strong"/>
                <w:rFonts w:ascii="Mulish" w:hAnsi="Mulish" w:cstheme="majorHAnsi"/>
                <w:b w:val="0"/>
                <w:bCs w:val="0"/>
                <w:color w:val="000000" w:themeColor="text1"/>
                <w:sz w:val="18"/>
                <w:szCs w:val="18"/>
              </w:rPr>
              <w:t xml:space="preserve"> </w:t>
            </w:r>
          </w:p>
          <w:p w:rsidRPr="00896F1F" w:rsidR="008D3D78" w:rsidP="00B34E3E" w:rsidRDefault="008D3D78" w14:paraId="6D90B41D" w14:textId="77777777">
            <w:pPr>
              <w:pStyle w:val="ListParagraph"/>
              <w:numPr>
                <w:ilvl w:val="1"/>
                <w:numId w:val="11"/>
              </w:numPr>
              <w:rPr>
                <w:rFonts w:ascii="Mulish" w:hAnsi="Mulish" w:cstheme="majorHAnsi"/>
                <w:sz w:val="18"/>
                <w:szCs w:val="18"/>
              </w:rPr>
            </w:pPr>
            <w:r w:rsidRPr="00896F1F">
              <w:rPr>
                <w:rFonts w:ascii="Mulish" w:hAnsi="Mulish" w:cstheme="majorHAnsi"/>
                <w:sz w:val="18"/>
                <w:szCs w:val="18"/>
              </w:rPr>
              <w:t>Maintain separate Key Vault for different environments.</w:t>
            </w:r>
          </w:p>
          <w:p w:rsidRPr="00896F1F" w:rsidR="008D3D78" w:rsidP="00B34E3E" w:rsidRDefault="008D3D78" w14:paraId="635AA522" w14:textId="77777777">
            <w:pPr>
              <w:pStyle w:val="ListParagraph"/>
              <w:numPr>
                <w:ilvl w:val="1"/>
                <w:numId w:val="11"/>
              </w:numPr>
              <w:rPr>
                <w:rFonts w:ascii="Mulish" w:hAnsi="Mulish" w:cstheme="majorHAnsi"/>
                <w:sz w:val="18"/>
                <w:szCs w:val="18"/>
              </w:rPr>
            </w:pPr>
            <w:r w:rsidRPr="00896F1F">
              <w:rPr>
                <w:rFonts w:ascii="Mulish" w:hAnsi="Mulish" w:cstheme="majorHAnsi"/>
                <w:sz w:val="18"/>
                <w:szCs w:val="18"/>
              </w:rPr>
              <w:t>Enable soft delete to allow recovery of deleted vaults and vault objects.</w:t>
            </w:r>
          </w:p>
          <w:p w:rsidRPr="00896F1F" w:rsidR="008D3D78" w:rsidP="00B34E3E" w:rsidRDefault="008D3D78" w14:paraId="277DF912" w14:textId="4CE63EA0">
            <w:pPr>
              <w:pStyle w:val="ListParagraph"/>
              <w:numPr>
                <w:ilvl w:val="1"/>
                <w:numId w:val="11"/>
              </w:numPr>
              <w:rPr>
                <w:rFonts w:ascii="Mulish" w:hAnsi="Mulish" w:cstheme="majorHAnsi"/>
                <w:sz w:val="18"/>
                <w:szCs w:val="18"/>
              </w:rPr>
            </w:pPr>
            <w:r w:rsidRPr="00896F1F">
              <w:rPr>
                <w:rFonts w:ascii="Mulish" w:hAnsi="Mulish" w:cstheme="majorHAnsi"/>
                <w:sz w:val="18"/>
                <w:szCs w:val="18"/>
              </w:rPr>
              <w:t xml:space="preserve">Use </w:t>
            </w:r>
            <w:r w:rsidRPr="00896F1F" w:rsidR="00C42A99">
              <w:rPr>
                <w:rFonts w:ascii="Mulish" w:hAnsi="Mulish" w:cstheme="majorHAnsi"/>
                <w:sz w:val="18"/>
                <w:szCs w:val="18"/>
              </w:rPr>
              <w:t>private</w:t>
            </w:r>
            <w:r w:rsidRPr="00896F1F">
              <w:rPr>
                <w:rFonts w:ascii="Mulish" w:hAnsi="Mulish" w:cstheme="majorHAnsi"/>
                <w:sz w:val="18"/>
                <w:szCs w:val="18"/>
              </w:rPr>
              <w:t xml:space="preserve"> endpoints to connect securely from V</w:t>
            </w:r>
            <w:r w:rsidRPr="00896F1F" w:rsidR="00C42A99">
              <w:rPr>
                <w:rFonts w:ascii="Mulish" w:hAnsi="Mulish" w:cstheme="majorHAnsi"/>
                <w:sz w:val="18"/>
                <w:szCs w:val="18"/>
              </w:rPr>
              <w:t>N</w:t>
            </w:r>
            <w:r w:rsidRPr="00896F1F">
              <w:rPr>
                <w:rFonts w:ascii="Mulish" w:hAnsi="Mulish" w:cstheme="majorHAnsi"/>
                <w:sz w:val="18"/>
                <w:szCs w:val="18"/>
              </w:rPr>
              <w:t>et to vault</w:t>
            </w:r>
          </w:p>
          <w:p w:rsidRPr="00896F1F" w:rsidR="008D3D78" w:rsidP="00B34E3E" w:rsidRDefault="008D3D78" w14:paraId="26C8FAB6" w14:textId="77777777">
            <w:pPr>
              <w:pStyle w:val="ListParagraph"/>
              <w:numPr>
                <w:ilvl w:val="1"/>
                <w:numId w:val="11"/>
              </w:numPr>
              <w:rPr>
                <w:rFonts w:ascii="Mulish" w:hAnsi="Mulish" w:cstheme="majorHAnsi"/>
                <w:sz w:val="18"/>
                <w:szCs w:val="18"/>
              </w:rPr>
            </w:pPr>
            <w:r w:rsidRPr="00896F1F">
              <w:rPr>
                <w:rFonts w:ascii="Mulish" w:hAnsi="Mulish" w:cstheme="majorHAnsi"/>
                <w:sz w:val="18"/>
                <w:szCs w:val="18"/>
              </w:rPr>
              <w:t>Principles of least privilege and limit who has access to azure resources.</w:t>
            </w:r>
          </w:p>
          <w:p w:rsidRPr="00896F1F" w:rsidR="008D3D78" w:rsidP="00B34E3E" w:rsidRDefault="008D3D78" w14:paraId="0746E36D" w14:textId="77777777">
            <w:pPr>
              <w:pStyle w:val="ListParagraph"/>
              <w:numPr>
                <w:ilvl w:val="1"/>
                <w:numId w:val="11"/>
              </w:numPr>
              <w:rPr>
                <w:rFonts w:ascii="Mulish" w:hAnsi="Mulish" w:cstheme="majorHAnsi"/>
                <w:sz w:val="18"/>
                <w:szCs w:val="18"/>
              </w:rPr>
            </w:pPr>
            <w:r w:rsidRPr="00896F1F">
              <w:rPr>
                <w:rFonts w:ascii="Mulish" w:hAnsi="Mulish" w:cstheme="majorHAnsi"/>
                <w:sz w:val="18"/>
                <w:szCs w:val="18"/>
              </w:rPr>
              <w:t>Managed identities for Azure resources shall be used as preference for authentication to Key Vault.</w:t>
            </w:r>
          </w:p>
          <w:p w:rsidRPr="00896F1F" w:rsidR="008D3D78" w:rsidP="00B34E3E" w:rsidRDefault="008D3D78" w14:paraId="458F6EC4" w14:textId="77777777">
            <w:pPr>
              <w:pStyle w:val="ListParagraph"/>
              <w:numPr>
                <w:ilvl w:val="1"/>
                <w:numId w:val="11"/>
              </w:numPr>
              <w:rPr>
                <w:rFonts w:ascii="Mulish" w:hAnsi="Mulish" w:cstheme="majorHAnsi"/>
                <w:sz w:val="18"/>
                <w:szCs w:val="18"/>
              </w:rPr>
            </w:pPr>
            <w:r w:rsidRPr="00896F1F">
              <w:rPr>
                <w:rFonts w:ascii="Mulish" w:hAnsi="Mulish" w:cstheme="majorHAnsi"/>
                <w:sz w:val="18"/>
                <w:szCs w:val="18"/>
              </w:rPr>
              <w:t>Key Vault keys &amp; secrets shall have an expiration date as per Calandra Landing Zone standards.</w:t>
            </w:r>
          </w:p>
          <w:p w:rsidRPr="00896F1F" w:rsidR="008D3D78" w:rsidP="00B34E3E" w:rsidRDefault="008D3D78" w14:paraId="10F77935" w14:textId="77777777">
            <w:pPr>
              <w:pStyle w:val="ListParagraph"/>
              <w:numPr>
                <w:ilvl w:val="1"/>
                <w:numId w:val="11"/>
              </w:numPr>
              <w:rPr>
                <w:rFonts w:ascii="Mulish" w:hAnsi="Mulish" w:cstheme="majorHAnsi"/>
                <w:sz w:val="18"/>
                <w:szCs w:val="18"/>
              </w:rPr>
            </w:pPr>
            <w:r w:rsidRPr="00896F1F">
              <w:rPr>
                <w:rFonts w:ascii="Mulish" w:hAnsi="Mulish" w:cstheme="majorHAnsi"/>
                <w:sz w:val="18"/>
                <w:szCs w:val="18"/>
              </w:rPr>
              <w:t>Certificates shall have the specified maximum validity period as per Calandra Landing Zone standards.</w:t>
            </w:r>
          </w:p>
          <w:p w:rsidRPr="00896F1F" w:rsidR="007B0172" w:rsidP="007B0172" w:rsidRDefault="007B0172" w14:paraId="2A992873" w14:textId="77777777">
            <w:pPr>
              <w:pStyle w:val="ListParagraph"/>
              <w:ind w:left="1080"/>
              <w:rPr>
                <w:rFonts w:ascii="Mulish" w:hAnsi="Mulish" w:cstheme="majorHAnsi"/>
                <w:sz w:val="18"/>
                <w:szCs w:val="18"/>
              </w:rPr>
            </w:pPr>
          </w:p>
        </w:tc>
      </w:tr>
      <w:tr w:rsidRPr="00896F1F" w:rsidR="008D3D78" w:rsidTr="1ADBE79A" w14:paraId="1AE41CB2" w14:textId="77777777">
        <w:tc>
          <w:tcPr>
            <w:tcW w:w="554" w:type="pct"/>
          </w:tcPr>
          <w:p w:rsidRPr="00896F1F" w:rsidR="008D3D78" w:rsidP="008D22B1" w:rsidRDefault="008D3D78" w14:paraId="47D63522" w14:textId="77777777">
            <w:pPr>
              <w:pStyle w:val="p1"/>
              <w:rPr>
                <w:rFonts w:ascii="Mulish" w:hAnsi="Mulish" w:cstheme="majorHAnsi"/>
                <w:b/>
                <w:bCs/>
                <w:i/>
                <w:iCs/>
                <w:sz w:val="18"/>
                <w:szCs w:val="18"/>
              </w:rPr>
            </w:pPr>
            <w:r w:rsidRPr="00896F1F">
              <w:rPr>
                <w:rFonts w:ascii="Mulish" w:hAnsi="Mulish" w:cstheme="majorHAnsi"/>
                <w:b/>
                <w:bCs/>
                <w:i/>
                <w:iCs/>
                <w:sz w:val="18"/>
                <w:szCs w:val="18"/>
              </w:rPr>
              <w:t>Azure Databricks</w:t>
            </w:r>
          </w:p>
        </w:tc>
        <w:tc>
          <w:tcPr>
            <w:tcW w:w="4446" w:type="pct"/>
          </w:tcPr>
          <w:p w:rsidRPr="00896F1F" w:rsidR="008D3D78" w:rsidP="00B34E3E" w:rsidRDefault="008D3D78" w14:paraId="7FC12CF8" w14:textId="457E46B1">
            <w:pPr>
              <w:pStyle w:val="ListParagraph"/>
              <w:numPr>
                <w:ilvl w:val="0"/>
                <w:numId w:val="12"/>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Name: </w:t>
            </w:r>
            <w:r w:rsidRPr="00896F1F" w:rsidR="001E0DAD">
              <w:rPr>
                <w:rFonts w:ascii="Mulish" w:hAnsi="Mulish"/>
                <w:i/>
                <w:iCs/>
                <w:sz w:val="18"/>
                <w:szCs w:val="18"/>
              </w:rPr>
              <w:t>doubtless</w:t>
            </w:r>
            <w:r w:rsidRPr="00896F1F">
              <w:rPr>
                <w:rFonts w:ascii="Mulish" w:hAnsi="Mulish" w:cstheme="majorHAnsi"/>
                <w:i/>
                <w:iCs/>
                <w:sz w:val="18"/>
                <w:szCs w:val="18"/>
              </w:rPr>
              <w:t>-adb-</w:t>
            </w:r>
            <w:r w:rsidRPr="00896F1F" w:rsidR="001E0DAD">
              <w:rPr>
                <w:rFonts w:ascii="Mulish" w:hAnsi="Mulish" w:cstheme="majorHAnsi"/>
                <w:i/>
                <w:iCs/>
                <w:sz w:val="18"/>
                <w:szCs w:val="18"/>
              </w:rPr>
              <w:t>grp</w:t>
            </w:r>
            <w:r w:rsidRPr="00896F1F">
              <w:rPr>
                <w:rFonts w:ascii="Mulish" w:hAnsi="Mulish" w:cstheme="majorHAnsi"/>
                <w:i/>
                <w:iCs/>
                <w:sz w:val="18"/>
                <w:szCs w:val="18"/>
              </w:rPr>
              <w:t>-</w:t>
            </w:r>
            <w:r w:rsidRPr="00896F1F" w:rsidR="001E0DAD">
              <w:rPr>
                <w:rFonts w:ascii="Mulish" w:hAnsi="Mulish" w:cstheme="majorHAnsi"/>
                <w:i/>
                <w:iCs/>
                <w:sz w:val="18"/>
                <w:szCs w:val="18"/>
              </w:rPr>
              <w:t>dewc</w:t>
            </w:r>
            <w:r w:rsidRPr="00896F1F">
              <w:rPr>
                <w:rFonts w:ascii="Mulish" w:hAnsi="Mulish" w:cstheme="majorHAnsi"/>
                <w:i/>
                <w:iCs/>
                <w:sz w:val="18"/>
                <w:szCs w:val="18"/>
              </w:rPr>
              <w:t>-&lt;environment&gt;-001</w:t>
            </w:r>
          </w:p>
          <w:p w:rsidRPr="00896F1F" w:rsidR="00EE401C" w:rsidP="00B34E3E" w:rsidRDefault="008D3D78" w14:paraId="350BDB32" w14:textId="31B30A90">
            <w:pPr>
              <w:pStyle w:val="ListParagraph"/>
              <w:numPr>
                <w:ilvl w:val="0"/>
                <w:numId w:val="12"/>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Region:</w:t>
            </w:r>
            <w:r w:rsidRPr="00896F1F" w:rsidR="00A30626">
              <w:rPr>
                <w:rStyle w:val="Strong"/>
                <w:rFonts w:ascii="Mulish" w:hAnsi="Mulish" w:cstheme="majorHAnsi"/>
                <w:b w:val="0"/>
                <w:bCs w:val="0"/>
                <w:sz w:val="18"/>
                <w:szCs w:val="18"/>
              </w:rPr>
              <w:t xml:space="preserve"> </w:t>
            </w:r>
            <w:r w:rsidRPr="00896F1F" w:rsidR="001E0DAD">
              <w:rPr>
                <w:rStyle w:val="Strong"/>
                <w:rFonts w:ascii="Mulish" w:hAnsi="Mulish" w:cstheme="majorHAnsi"/>
                <w:b w:val="0"/>
                <w:bCs w:val="0"/>
                <w:color w:val="000000" w:themeColor="text1"/>
                <w:sz w:val="18"/>
                <w:szCs w:val="18"/>
              </w:rPr>
              <w:t>G</w:t>
            </w:r>
            <w:r w:rsidRPr="00896F1F" w:rsidR="001E0DAD">
              <w:rPr>
                <w:rStyle w:val="Strong"/>
                <w:rFonts w:ascii="Mulish" w:hAnsi="Mulish"/>
                <w:b w:val="0"/>
                <w:bCs w:val="0"/>
                <w:color w:val="000000" w:themeColor="text1"/>
                <w:sz w:val="18"/>
                <w:szCs w:val="18"/>
              </w:rPr>
              <w:t>ermany West Central</w:t>
            </w:r>
          </w:p>
          <w:p w:rsidRPr="00896F1F" w:rsidR="00941AAA" w:rsidP="00B34E3E" w:rsidRDefault="00941AAA" w14:paraId="7452EB74" w14:textId="0C85CCA0">
            <w:pPr>
              <w:pStyle w:val="ListParagraph"/>
              <w:numPr>
                <w:ilvl w:val="0"/>
                <w:numId w:val="12"/>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Workspace Configuration</w:t>
            </w:r>
            <w:r w:rsidRPr="00896F1F" w:rsidR="009E52E7">
              <w:rPr>
                <w:rStyle w:val="Strong"/>
                <w:rFonts w:ascii="Mulish" w:hAnsi="Mulish" w:cstheme="majorHAnsi"/>
                <w:b w:val="0"/>
                <w:bCs w:val="0"/>
                <w:sz w:val="18"/>
                <w:szCs w:val="18"/>
              </w:rPr>
              <w:t>:</w:t>
            </w:r>
          </w:p>
          <w:p w:rsidRPr="00896F1F" w:rsidR="00DF767E" w:rsidP="00B34E3E" w:rsidRDefault="00DF767E" w14:paraId="7B8CBF5D" w14:textId="207A4395">
            <w:pPr>
              <w:pStyle w:val="ListParagraph"/>
              <w:numPr>
                <w:ilvl w:val="1"/>
                <w:numId w:val="12"/>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W</w:t>
            </w:r>
            <w:r w:rsidRPr="00896F1F">
              <w:rPr>
                <w:rStyle w:val="Strong"/>
                <w:rFonts w:ascii="Mulish" w:hAnsi="Mulish"/>
                <w:b w:val="0"/>
                <w:bCs w:val="0"/>
                <w:sz w:val="18"/>
                <w:szCs w:val="18"/>
              </w:rPr>
              <w:t>orkspaces are aligned to the following environments;</w:t>
            </w:r>
          </w:p>
          <w:p w:rsidRPr="00896F1F" w:rsidR="009E52E7" w:rsidP="00B34E3E" w:rsidRDefault="009E52E7" w14:paraId="073DB5CD" w14:textId="084BD382">
            <w:pPr>
              <w:pStyle w:val="ListParagraph"/>
              <w:numPr>
                <w:ilvl w:val="2"/>
                <w:numId w:val="12"/>
              </w:numPr>
              <w:rPr>
                <w:rFonts w:ascii="Mulish" w:hAnsi="Mulish" w:cstheme="majorHAnsi"/>
                <w:sz w:val="18"/>
                <w:szCs w:val="18"/>
              </w:rPr>
            </w:pPr>
            <w:r w:rsidRPr="00896F1F">
              <w:rPr>
                <w:rFonts w:ascii="Mulish" w:hAnsi="Mulish" w:cstheme="majorHAnsi"/>
                <w:sz w:val="18"/>
                <w:szCs w:val="18"/>
              </w:rPr>
              <w:t>D</w:t>
            </w:r>
            <w:r w:rsidRPr="00896F1F">
              <w:rPr>
                <w:rFonts w:ascii="Mulish" w:hAnsi="Mulish"/>
                <w:sz w:val="18"/>
                <w:szCs w:val="18"/>
              </w:rPr>
              <w:t xml:space="preserve">evelopment – </w:t>
            </w:r>
            <w:r w:rsidRPr="00896F1F" w:rsidR="008A58C7">
              <w:rPr>
                <w:rFonts w:ascii="Mulish" w:hAnsi="Mulish"/>
                <w:sz w:val="18"/>
                <w:szCs w:val="18"/>
              </w:rPr>
              <w:t xml:space="preserve">environment </w:t>
            </w:r>
            <w:r w:rsidRPr="00896F1F">
              <w:rPr>
                <w:rFonts w:ascii="Mulish" w:hAnsi="Mulish"/>
                <w:sz w:val="18"/>
                <w:szCs w:val="18"/>
              </w:rPr>
              <w:t>abbreviated to ‘dev’</w:t>
            </w:r>
          </w:p>
          <w:p w:rsidRPr="00896F1F" w:rsidR="009E52E7" w:rsidP="00B34E3E" w:rsidRDefault="009E52E7" w14:paraId="65742B13" w14:textId="212EC520">
            <w:pPr>
              <w:pStyle w:val="ListParagraph"/>
              <w:numPr>
                <w:ilvl w:val="2"/>
                <w:numId w:val="12"/>
              </w:numPr>
              <w:rPr>
                <w:rFonts w:ascii="Mulish" w:hAnsi="Mulish" w:cstheme="majorHAnsi"/>
                <w:sz w:val="18"/>
                <w:szCs w:val="18"/>
              </w:rPr>
            </w:pPr>
            <w:r w:rsidRPr="00896F1F">
              <w:rPr>
                <w:rFonts w:ascii="Mulish" w:hAnsi="Mulish" w:cstheme="majorHAnsi"/>
                <w:sz w:val="18"/>
                <w:szCs w:val="18"/>
              </w:rPr>
              <w:t>T</w:t>
            </w:r>
            <w:r w:rsidRPr="00896F1F">
              <w:rPr>
                <w:rFonts w:ascii="Mulish" w:hAnsi="Mulish"/>
                <w:sz w:val="18"/>
                <w:szCs w:val="18"/>
              </w:rPr>
              <w:t xml:space="preserve">esting – </w:t>
            </w:r>
            <w:r w:rsidRPr="00896F1F" w:rsidR="008A58C7">
              <w:rPr>
                <w:rFonts w:ascii="Mulish" w:hAnsi="Mulish"/>
                <w:sz w:val="18"/>
                <w:szCs w:val="18"/>
              </w:rPr>
              <w:t xml:space="preserve">environment </w:t>
            </w:r>
            <w:r w:rsidRPr="00896F1F">
              <w:rPr>
                <w:rFonts w:ascii="Mulish" w:hAnsi="Mulish"/>
                <w:sz w:val="18"/>
                <w:szCs w:val="18"/>
              </w:rPr>
              <w:t>abbreviated to ‘tst’</w:t>
            </w:r>
          </w:p>
          <w:p w:rsidRPr="00896F1F" w:rsidR="009E52E7" w:rsidP="00B34E3E" w:rsidRDefault="009E52E7" w14:paraId="34A55B2F" w14:textId="19E841B0">
            <w:pPr>
              <w:pStyle w:val="ListParagraph"/>
              <w:numPr>
                <w:ilvl w:val="2"/>
                <w:numId w:val="12"/>
              </w:numPr>
              <w:rPr>
                <w:rFonts w:ascii="Mulish" w:hAnsi="Mulish" w:cstheme="majorHAnsi"/>
                <w:sz w:val="18"/>
                <w:szCs w:val="18"/>
              </w:rPr>
            </w:pPr>
            <w:r w:rsidRPr="00896F1F">
              <w:rPr>
                <w:rFonts w:ascii="Mulish" w:hAnsi="Mulish"/>
                <w:sz w:val="18"/>
                <w:szCs w:val="18"/>
              </w:rPr>
              <w:t xml:space="preserve">Staging – </w:t>
            </w:r>
            <w:r w:rsidRPr="00896F1F" w:rsidR="008A58C7">
              <w:rPr>
                <w:rFonts w:ascii="Mulish" w:hAnsi="Mulish"/>
                <w:sz w:val="18"/>
                <w:szCs w:val="18"/>
              </w:rPr>
              <w:t xml:space="preserve">environment </w:t>
            </w:r>
            <w:r w:rsidRPr="00896F1F">
              <w:rPr>
                <w:rFonts w:ascii="Mulish" w:hAnsi="Mulish"/>
                <w:sz w:val="18"/>
                <w:szCs w:val="18"/>
              </w:rPr>
              <w:t>abbreviated to ‘stg’</w:t>
            </w:r>
          </w:p>
          <w:p w:rsidRPr="00896F1F" w:rsidR="009E52E7" w:rsidP="00B34E3E" w:rsidRDefault="009E52E7" w14:paraId="46A7E766" w14:textId="163604A1">
            <w:pPr>
              <w:pStyle w:val="ListParagraph"/>
              <w:numPr>
                <w:ilvl w:val="2"/>
                <w:numId w:val="12"/>
              </w:numPr>
              <w:rPr>
                <w:rFonts w:ascii="Mulish" w:hAnsi="Mulish" w:cstheme="majorHAnsi"/>
                <w:sz w:val="18"/>
                <w:szCs w:val="18"/>
              </w:rPr>
            </w:pPr>
            <w:r w:rsidRPr="00896F1F">
              <w:rPr>
                <w:rFonts w:ascii="Mulish" w:hAnsi="Mulish"/>
                <w:sz w:val="18"/>
                <w:szCs w:val="18"/>
              </w:rPr>
              <w:t>Production</w:t>
            </w:r>
            <w:r w:rsidRPr="00896F1F" w:rsidR="00572F6A">
              <w:rPr>
                <w:rFonts w:ascii="Mulish" w:hAnsi="Mulish"/>
                <w:sz w:val="18"/>
                <w:szCs w:val="18"/>
              </w:rPr>
              <w:t xml:space="preserve"> – Analytics Reporting</w:t>
            </w:r>
            <w:r w:rsidRPr="00896F1F">
              <w:rPr>
                <w:rFonts w:ascii="Mulish" w:hAnsi="Mulish"/>
                <w:sz w:val="18"/>
                <w:szCs w:val="18"/>
              </w:rPr>
              <w:t xml:space="preserve"> – </w:t>
            </w:r>
            <w:r w:rsidRPr="00896F1F" w:rsidR="008A58C7">
              <w:rPr>
                <w:rFonts w:ascii="Mulish" w:hAnsi="Mulish"/>
                <w:sz w:val="18"/>
                <w:szCs w:val="18"/>
              </w:rPr>
              <w:t xml:space="preserve">environment </w:t>
            </w:r>
            <w:r w:rsidRPr="00896F1F">
              <w:rPr>
                <w:rFonts w:ascii="Mulish" w:hAnsi="Mulish"/>
                <w:sz w:val="18"/>
                <w:szCs w:val="18"/>
              </w:rPr>
              <w:t>abbreviated to ‘prd’</w:t>
            </w:r>
            <w:r w:rsidRPr="00896F1F" w:rsidR="00572F6A">
              <w:rPr>
                <w:rFonts w:ascii="Mulish" w:hAnsi="Mulish"/>
                <w:sz w:val="18"/>
                <w:szCs w:val="18"/>
              </w:rPr>
              <w:t>, with identifier ‘a</w:t>
            </w:r>
            <w:r w:rsidRPr="00896F1F" w:rsidR="008A58C7">
              <w:rPr>
                <w:rFonts w:ascii="Mulish" w:hAnsi="Mulish"/>
                <w:sz w:val="18"/>
                <w:szCs w:val="18"/>
              </w:rPr>
              <w:t>nalytics’</w:t>
            </w:r>
            <w:r w:rsidRPr="00896F1F" w:rsidR="008B5A62">
              <w:rPr>
                <w:rFonts w:ascii="Mulish" w:hAnsi="Mulish"/>
                <w:sz w:val="18"/>
                <w:szCs w:val="18"/>
              </w:rPr>
              <w:t>.</w:t>
            </w:r>
          </w:p>
          <w:p w:rsidRPr="00896F1F" w:rsidR="008A58C7" w:rsidP="00B34E3E" w:rsidRDefault="008A58C7" w14:paraId="49D82FD8" w14:textId="35B6D118">
            <w:pPr>
              <w:pStyle w:val="ListParagraph"/>
              <w:numPr>
                <w:ilvl w:val="2"/>
                <w:numId w:val="12"/>
              </w:numPr>
              <w:rPr>
                <w:rFonts w:ascii="Mulish" w:hAnsi="Mulish" w:cstheme="majorHAnsi"/>
                <w:sz w:val="18"/>
                <w:szCs w:val="18"/>
              </w:rPr>
            </w:pPr>
            <w:r w:rsidRPr="00896F1F">
              <w:rPr>
                <w:rFonts w:ascii="Mulish" w:hAnsi="Mulish"/>
                <w:sz w:val="18"/>
                <w:szCs w:val="18"/>
              </w:rPr>
              <w:t xml:space="preserve">Production – Operational Reporting </w:t>
            </w:r>
            <w:r w:rsidRPr="00896F1F" w:rsidR="00296202">
              <w:rPr>
                <w:rFonts w:ascii="Mulish" w:hAnsi="Mulish"/>
                <w:sz w:val="18"/>
                <w:szCs w:val="18"/>
              </w:rPr>
              <w:t xml:space="preserve">- </w:t>
            </w:r>
            <w:r w:rsidRPr="00896F1F">
              <w:rPr>
                <w:rFonts w:ascii="Mulish" w:hAnsi="Mulish"/>
                <w:sz w:val="18"/>
                <w:szCs w:val="18"/>
              </w:rPr>
              <w:t>environment abbreviated to ‘prd’, with identifier ‘analytics’</w:t>
            </w:r>
          </w:p>
          <w:p w:rsidRPr="00896F1F" w:rsidR="00DF767E" w:rsidP="00B34E3E" w:rsidRDefault="00DF767E" w14:paraId="6BC761AF" w14:textId="0C2BA7C3">
            <w:pPr>
              <w:pStyle w:val="ListParagraph"/>
              <w:numPr>
                <w:ilvl w:val="1"/>
                <w:numId w:val="12"/>
              </w:numPr>
              <w:rPr>
                <w:rFonts w:ascii="Mulish" w:hAnsi="Mulish" w:cstheme="majorHAnsi"/>
                <w:sz w:val="18"/>
                <w:szCs w:val="18"/>
              </w:rPr>
            </w:pPr>
            <w:r w:rsidRPr="00896F1F">
              <w:rPr>
                <w:rFonts w:ascii="Mulish" w:hAnsi="Mulish" w:cstheme="majorHAnsi"/>
                <w:sz w:val="18"/>
                <w:szCs w:val="18"/>
              </w:rPr>
              <w:t>Use Premium Workspaces</w:t>
            </w:r>
          </w:p>
          <w:p w:rsidRPr="00896F1F" w:rsidR="00285022" w:rsidP="00B34E3E" w:rsidRDefault="00285022" w14:paraId="0EC3F346" w14:textId="3F52992C">
            <w:pPr>
              <w:pStyle w:val="ListParagraph"/>
              <w:numPr>
                <w:ilvl w:val="1"/>
                <w:numId w:val="12"/>
              </w:numPr>
              <w:rPr>
                <w:rFonts w:ascii="Mulish" w:hAnsi="Mulish" w:cstheme="majorHAnsi"/>
                <w:sz w:val="18"/>
                <w:szCs w:val="18"/>
              </w:rPr>
            </w:pPr>
            <w:r w:rsidRPr="00896F1F">
              <w:rPr>
                <w:rFonts w:ascii="Mulish" w:hAnsi="Mulish" w:cstheme="majorHAnsi"/>
                <w:sz w:val="18"/>
                <w:szCs w:val="18"/>
              </w:rPr>
              <w:t>Workspace entitle</w:t>
            </w:r>
            <w:r w:rsidRPr="00896F1F" w:rsidR="0061534B">
              <w:rPr>
                <w:rFonts w:ascii="Mulish" w:hAnsi="Mulish" w:cstheme="majorHAnsi"/>
                <w:sz w:val="18"/>
                <w:szCs w:val="18"/>
              </w:rPr>
              <w:t>ments</w:t>
            </w:r>
            <w:r w:rsidRPr="00896F1F">
              <w:rPr>
                <w:rFonts w:ascii="Mulish" w:hAnsi="Mulish" w:cstheme="majorHAnsi"/>
                <w:sz w:val="18"/>
                <w:szCs w:val="18"/>
              </w:rPr>
              <w:t xml:space="preserve"> shall be granted </w:t>
            </w:r>
            <w:r w:rsidRPr="00896F1F" w:rsidR="00D227DA">
              <w:rPr>
                <w:rFonts w:ascii="Mulish" w:hAnsi="Mulish" w:cstheme="majorHAnsi"/>
                <w:sz w:val="18"/>
                <w:szCs w:val="18"/>
              </w:rPr>
              <w:t>as per the following</w:t>
            </w:r>
            <w:r w:rsidRPr="00896F1F" w:rsidR="003856B8">
              <w:rPr>
                <w:rFonts w:ascii="Mulish" w:hAnsi="Mulish" w:cstheme="majorHAnsi"/>
                <w:sz w:val="18"/>
                <w:szCs w:val="18"/>
              </w:rPr>
              <w:t xml:space="preserve"> bas</w:t>
            </w:r>
            <w:r w:rsidRPr="00896F1F" w:rsidR="0061534B">
              <w:rPr>
                <w:rFonts w:ascii="Mulish" w:hAnsi="Mulish" w:cstheme="majorHAnsi"/>
                <w:sz w:val="18"/>
                <w:szCs w:val="18"/>
              </w:rPr>
              <w:t>elines</w:t>
            </w:r>
            <w:r w:rsidRPr="00896F1F" w:rsidR="00D227DA">
              <w:rPr>
                <w:rFonts w:ascii="Mulish" w:hAnsi="Mulish" w:cstheme="majorHAnsi"/>
                <w:sz w:val="18"/>
                <w:szCs w:val="18"/>
              </w:rPr>
              <w:t>;</w:t>
            </w:r>
          </w:p>
          <w:tbl>
            <w:tblPr>
              <w:tblStyle w:val="TableGrid"/>
              <w:tblW w:w="0" w:type="auto"/>
              <w:tblInd w:w="10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45"/>
              <w:gridCol w:w="2254"/>
              <w:gridCol w:w="2178"/>
              <w:gridCol w:w="2119"/>
              <w:gridCol w:w="2091"/>
            </w:tblGrid>
            <w:tr w:rsidRPr="00896F1F" w:rsidR="00B42EF8" w:rsidTr="0061534B" w14:paraId="7A718445" w14:textId="77777777">
              <w:tc>
                <w:tcPr>
                  <w:tcW w:w="1984" w:type="dxa"/>
                </w:tcPr>
                <w:p w:rsidRPr="00896F1F" w:rsidR="00B42EF8" w:rsidP="00B42EF8" w:rsidRDefault="00B42EF8" w14:paraId="72706B62" w14:textId="77777777">
                  <w:pPr>
                    <w:pStyle w:val="ListParagraph"/>
                    <w:ind w:left="0"/>
                    <w:rPr>
                      <w:rFonts w:ascii="Mulish" w:hAnsi="Mulish" w:cstheme="majorHAnsi"/>
                      <w:i/>
                      <w:iCs/>
                      <w:sz w:val="18"/>
                      <w:szCs w:val="18"/>
                    </w:rPr>
                  </w:pPr>
                </w:p>
              </w:tc>
              <w:tc>
                <w:tcPr>
                  <w:tcW w:w="2414" w:type="dxa"/>
                </w:tcPr>
                <w:p w:rsidRPr="00896F1F" w:rsidR="00B42EF8" w:rsidP="00B42EF8" w:rsidRDefault="007E331F" w14:paraId="477D5D98" w14:textId="3D7A285B">
                  <w:pPr>
                    <w:pStyle w:val="ListParagraph"/>
                    <w:ind w:left="0"/>
                    <w:rPr>
                      <w:rFonts w:ascii="Mulish" w:hAnsi="Mulish" w:cstheme="majorHAnsi"/>
                      <w:i/>
                      <w:iCs/>
                      <w:sz w:val="18"/>
                      <w:szCs w:val="18"/>
                    </w:rPr>
                  </w:pPr>
                  <w:r w:rsidRPr="00896F1F">
                    <w:rPr>
                      <w:rFonts w:ascii="Mulish" w:hAnsi="Mulish" w:cstheme="majorHAnsi"/>
                      <w:i/>
                      <w:iCs/>
                      <w:sz w:val="18"/>
                      <w:szCs w:val="18"/>
                    </w:rPr>
                    <w:t>doubtless-admin-databricks-workspace</w:t>
                  </w:r>
                </w:p>
              </w:tc>
              <w:tc>
                <w:tcPr>
                  <w:tcW w:w="2273" w:type="dxa"/>
                </w:tcPr>
                <w:p w:rsidRPr="00896F1F" w:rsidR="00B42EF8" w:rsidP="00B42EF8" w:rsidRDefault="007E331F" w14:paraId="2F7C6976" w14:textId="610106FF">
                  <w:pPr>
                    <w:pStyle w:val="ListParagraph"/>
                    <w:ind w:left="0"/>
                    <w:rPr>
                      <w:rFonts w:ascii="Mulish" w:hAnsi="Mulish" w:cstheme="majorHAnsi"/>
                      <w:i/>
                      <w:iCs/>
                      <w:sz w:val="18"/>
                      <w:szCs w:val="18"/>
                    </w:rPr>
                  </w:pPr>
                  <w:r w:rsidRPr="00896F1F">
                    <w:rPr>
                      <w:rFonts w:ascii="Mulish" w:hAnsi="Mulish" w:cstheme="majorHAnsi"/>
                      <w:i/>
                      <w:iCs/>
                      <w:sz w:val="18"/>
                      <w:szCs w:val="18"/>
                    </w:rPr>
                    <w:t>doubtless-sp-platform-dev</w:t>
                  </w:r>
                </w:p>
              </w:tc>
              <w:tc>
                <w:tcPr>
                  <w:tcW w:w="2269" w:type="dxa"/>
                </w:tcPr>
                <w:p w:rsidRPr="00896F1F" w:rsidR="00B42EF8" w:rsidP="00B42EF8" w:rsidRDefault="00AD2041" w14:paraId="52E69428" w14:textId="0D3EA28B">
                  <w:pPr>
                    <w:pStyle w:val="ListParagraph"/>
                    <w:ind w:left="0"/>
                    <w:rPr>
                      <w:rFonts w:ascii="Mulish" w:hAnsi="Mulish" w:cstheme="majorHAnsi"/>
                      <w:i/>
                      <w:iCs/>
                      <w:sz w:val="18"/>
                      <w:szCs w:val="18"/>
                    </w:rPr>
                  </w:pPr>
                  <w:r w:rsidRPr="00896F1F">
                    <w:rPr>
                      <w:rFonts w:ascii="Mulish" w:hAnsi="Mulish" w:cstheme="majorHAnsi"/>
                      <w:i/>
                      <w:iCs/>
                      <w:sz w:val="18"/>
                      <w:szCs w:val="18"/>
                    </w:rPr>
                    <w:t>d</w:t>
                  </w:r>
                  <w:r w:rsidRPr="00896F1F" w:rsidR="007E331F">
                    <w:rPr>
                      <w:rFonts w:ascii="Mulish" w:hAnsi="Mulish" w:cstheme="majorHAnsi"/>
                      <w:i/>
                      <w:iCs/>
                      <w:sz w:val="18"/>
                      <w:szCs w:val="18"/>
                    </w:rPr>
                    <w:t>oubtless-persona-engineers</w:t>
                  </w:r>
                </w:p>
              </w:tc>
              <w:tc>
                <w:tcPr>
                  <w:tcW w:w="2237" w:type="dxa"/>
                </w:tcPr>
                <w:p w:rsidRPr="00896F1F" w:rsidR="00B42EF8" w:rsidP="00B42EF8" w:rsidRDefault="00AD2041" w14:paraId="72CE9686" w14:textId="1A78C145">
                  <w:pPr>
                    <w:pStyle w:val="ListParagraph"/>
                    <w:ind w:left="0"/>
                    <w:rPr>
                      <w:rFonts w:ascii="Mulish" w:hAnsi="Mulish" w:cstheme="majorHAnsi"/>
                      <w:i/>
                      <w:iCs/>
                      <w:sz w:val="18"/>
                      <w:szCs w:val="18"/>
                    </w:rPr>
                  </w:pPr>
                  <w:r w:rsidRPr="00896F1F">
                    <w:rPr>
                      <w:rFonts w:ascii="Mulish" w:hAnsi="Mulish" w:cstheme="majorHAnsi"/>
                      <w:i/>
                      <w:iCs/>
                      <w:sz w:val="18"/>
                      <w:szCs w:val="18"/>
                    </w:rPr>
                    <w:t>d</w:t>
                  </w:r>
                  <w:r w:rsidRPr="00896F1F" w:rsidR="007E331F">
                    <w:rPr>
                      <w:rFonts w:ascii="Mulish" w:hAnsi="Mulish" w:cstheme="majorHAnsi"/>
                      <w:i/>
                      <w:iCs/>
                      <w:sz w:val="18"/>
                      <w:szCs w:val="18"/>
                    </w:rPr>
                    <w:t>oubtless-persona-</w:t>
                  </w:r>
                  <w:r w:rsidRPr="00896F1F">
                    <w:rPr>
                      <w:rFonts w:ascii="Mulish" w:hAnsi="Mulish" w:cstheme="majorHAnsi"/>
                      <w:i/>
                      <w:iCs/>
                      <w:sz w:val="18"/>
                      <w:szCs w:val="18"/>
                    </w:rPr>
                    <w:t>analysts</w:t>
                  </w:r>
                </w:p>
              </w:tc>
            </w:tr>
            <w:tr w:rsidRPr="00896F1F" w:rsidR="00B42EF8" w:rsidTr="0061534B" w14:paraId="23A8AB92" w14:textId="77777777">
              <w:tc>
                <w:tcPr>
                  <w:tcW w:w="1984" w:type="dxa"/>
                </w:tcPr>
                <w:p w:rsidRPr="00896F1F" w:rsidR="00B42EF8" w:rsidP="00B42EF8" w:rsidRDefault="00B42EF8" w14:paraId="2A03D799" w14:textId="44378A53">
                  <w:pPr>
                    <w:pStyle w:val="ListParagraph"/>
                    <w:ind w:left="0"/>
                    <w:rPr>
                      <w:rFonts w:ascii="Mulish" w:hAnsi="Mulish" w:cstheme="majorHAnsi"/>
                      <w:i/>
                      <w:iCs/>
                      <w:sz w:val="18"/>
                      <w:szCs w:val="18"/>
                    </w:rPr>
                  </w:pPr>
                  <w:r w:rsidRPr="00896F1F">
                    <w:rPr>
                      <w:rFonts w:ascii="Mulish" w:hAnsi="Mulish" w:cstheme="majorHAnsi"/>
                      <w:i/>
                      <w:iCs/>
                      <w:sz w:val="18"/>
                      <w:szCs w:val="18"/>
                    </w:rPr>
                    <w:t>workspace_access</w:t>
                  </w:r>
                </w:p>
              </w:tc>
              <w:tc>
                <w:tcPr>
                  <w:tcW w:w="2414" w:type="dxa"/>
                </w:tcPr>
                <w:p w:rsidRPr="00896F1F" w:rsidR="00B42EF8" w:rsidP="00B34E3E" w:rsidRDefault="005A52B1" w14:paraId="6FEC32FD" w14:textId="47C179E4">
                  <w:pPr>
                    <w:pStyle w:val="ListParagraph"/>
                    <w:numPr>
                      <w:ilvl w:val="0"/>
                      <w:numId w:val="12"/>
                    </w:numPr>
                    <w:rPr>
                      <w:rFonts w:ascii="Mulish" w:hAnsi="Mulish" w:cstheme="majorHAnsi"/>
                      <w:sz w:val="18"/>
                      <w:szCs w:val="18"/>
                    </w:rPr>
                  </w:pPr>
                  <w:r w:rsidRPr="00896F1F">
                    <w:rPr>
                      <w:rFonts w:ascii="Mulish" w:hAnsi="Mulish" w:cstheme="majorHAnsi"/>
                      <w:sz w:val="18"/>
                      <w:szCs w:val="18"/>
                    </w:rPr>
                    <w:t>Auto</w:t>
                  </w:r>
                </w:p>
              </w:tc>
              <w:tc>
                <w:tcPr>
                  <w:tcW w:w="2273" w:type="dxa"/>
                </w:tcPr>
                <w:p w:rsidRPr="00896F1F" w:rsidR="00B42EF8" w:rsidP="00B34E3E" w:rsidRDefault="005A52B1" w14:paraId="536D11B7" w14:textId="4A1D4C6D">
                  <w:pPr>
                    <w:pStyle w:val="ListParagraph"/>
                    <w:numPr>
                      <w:ilvl w:val="0"/>
                      <w:numId w:val="12"/>
                    </w:numPr>
                    <w:rPr>
                      <w:rFonts w:ascii="Mulish" w:hAnsi="Mulish" w:cstheme="majorHAnsi"/>
                      <w:sz w:val="18"/>
                      <w:szCs w:val="18"/>
                    </w:rPr>
                  </w:pPr>
                  <w:r w:rsidRPr="00896F1F">
                    <w:rPr>
                      <w:rFonts w:ascii="Mulish" w:hAnsi="Mulish" w:cstheme="majorHAnsi"/>
                      <w:sz w:val="18"/>
                      <w:szCs w:val="18"/>
                    </w:rPr>
                    <w:t>Workspace admin</w:t>
                  </w:r>
                </w:p>
              </w:tc>
              <w:tc>
                <w:tcPr>
                  <w:tcW w:w="2269" w:type="dxa"/>
                </w:tcPr>
                <w:p w:rsidRPr="00896F1F" w:rsidR="00B42EF8" w:rsidP="00B34E3E" w:rsidRDefault="00B5063F" w14:paraId="1A4D726C" w14:textId="46474EE3">
                  <w:pPr>
                    <w:pStyle w:val="ListParagraph"/>
                    <w:numPr>
                      <w:ilvl w:val="0"/>
                      <w:numId w:val="12"/>
                    </w:numPr>
                    <w:rPr>
                      <w:rFonts w:ascii="Mulish" w:hAnsi="Mulish" w:cstheme="majorHAnsi"/>
                      <w:sz w:val="18"/>
                      <w:szCs w:val="18"/>
                    </w:rPr>
                  </w:pPr>
                  <w:r w:rsidRPr="00896F1F">
                    <w:rPr>
                      <w:rFonts w:ascii="Mulish" w:hAnsi="Mulish" w:cstheme="majorHAnsi"/>
                      <w:sz w:val="18"/>
                      <w:szCs w:val="18"/>
                    </w:rPr>
                    <w:t>Yes</w:t>
                  </w:r>
                </w:p>
              </w:tc>
              <w:tc>
                <w:tcPr>
                  <w:tcW w:w="2237" w:type="dxa"/>
                </w:tcPr>
                <w:p w:rsidRPr="00896F1F" w:rsidR="00B42EF8" w:rsidP="00B34E3E" w:rsidRDefault="00B5063F" w14:paraId="282B6404" w14:textId="241ED015">
                  <w:pPr>
                    <w:pStyle w:val="ListParagraph"/>
                    <w:numPr>
                      <w:ilvl w:val="0"/>
                      <w:numId w:val="12"/>
                    </w:numPr>
                    <w:rPr>
                      <w:rFonts w:ascii="Mulish" w:hAnsi="Mulish" w:cstheme="majorHAnsi"/>
                      <w:sz w:val="18"/>
                      <w:szCs w:val="18"/>
                    </w:rPr>
                  </w:pPr>
                  <w:r w:rsidRPr="00896F1F">
                    <w:rPr>
                      <w:rFonts w:ascii="Mulish" w:hAnsi="Mulish" w:cstheme="majorHAnsi"/>
                      <w:sz w:val="18"/>
                      <w:szCs w:val="18"/>
                    </w:rPr>
                    <w:t>Yes</w:t>
                  </w:r>
                </w:p>
              </w:tc>
            </w:tr>
            <w:tr w:rsidRPr="00896F1F" w:rsidR="00B42EF8" w:rsidTr="0061534B" w14:paraId="2F24D60E" w14:textId="77777777">
              <w:tc>
                <w:tcPr>
                  <w:tcW w:w="1984" w:type="dxa"/>
                </w:tcPr>
                <w:p w:rsidRPr="00896F1F" w:rsidR="00B42EF8" w:rsidP="00B42EF8" w:rsidRDefault="00B42EF8" w14:paraId="7A8E00B4" w14:textId="61EDBEF2">
                  <w:pPr>
                    <w:pStyle w:val="ListParagraph"/>
                    <w:ind w:left="0"/>
                    <w:rPr>
                      <w:rFonts w:ascii="Mulish" w:hAnsi="Mulish" w:cstheme="majorHAnsi"/>
                      <w:i/>
                      <w:iCs/>
                      <w:sz w:val="18"/>
                      <w:szCs w:val="18"/>
                    </w:rPr>
                  </w:pPr>
                  <w:r w:rsidRPr="00896F1F">
                    <w:rPr>
                      <w:rFonts w:ascii="Mulish" w:hAnsi="Mulish" w:cstheme="majorHAnsi"/>
                      <w:i/>
                      <w:iCs/>
                      <w:sz w:val="18"/>
                      <w:szCs w:val="18"/>
                    </w:rPr>
                    <w:t>databricks_sql_access</w:t>
                  </w:r>
                </w:p>
              </w:tc>
              <w:tc>
                <w:tcPr>
                  <w:tcW w:w="2414" w:type="dxa"/>
                </w:tcPr>
                <w:p w:rsidRPr="00896F1F" w:rsidR="00B42EF8" w:rsidP="00B34E3E" w:rsidRDefault="005A52B1" w14:paraId="18CAC9C5" w14:textId="1F5B97A4">
                  <w:pPr>
                    <w:pStyle w:val="ListParagraph"/>
                    <w:numPr>
                      <w:ilvl w:val="0"/>
                      <w:numId w:val="12"/>
                    </w:numPr>
                    <w:rPr>
                      <w:rFonts w:ascii="Mulish" w:hAnsi="Mulish" w:cstheme="majorHAnsi"/>
                      <w:sz w:val="18"/>
                      <w:szCs w:val="18"/>
                    </w:rPr>
                  </w:pPr>
                  <w:r w:rsidRPr="00896F1F">
                    <w:rPr>
                      <w:rFonts w:ascii="Mulish" w:hAnsi="Mulish" w:cstheme="majorHAnsi"/>
                      <w:sz w:val="18"/>
                      <w:szCs w:val="18"/>
                    </w:rPr>
                    <w:t>Auto</w:t>
                  </w:r>
                </w:p>
              </w:tc>
              <w:tc>
                <w:tcPr>
                  <w:tcW w:w="2273" w:type="dxa"/>
                </w:tcPr>
                <w:p w:rsidRPr="00896F1F" w:rsidR="00B42EF8" w:rsidP="00B34E3E" w:rsidRDefault="005A52B1" w14:paraId="36AB5A37" w14:textId="1FC53884">
                  <w:pPr>
                    <w:pStyle w:val="ListParagraph"/>
                    <w:numPr>
                      <w:ilvl w:val="0"/>
                      <w:numId w:val="12"/>
                    </w:numPr>
                    <w:rPr>
                      <w:rFonts w:ascii="Mulish" w:hAnsi="Mulish" w:cstheme="majorHAnsi"/>
                      <w:sz w:val="18"/>
                      <w:szCs w:val="18"/>
                    </w:rPr>
                  </w:pPr>
                  <w:r w:rsidRPr="00896F1F">
                    <w:rPr>
                      <w:rFonts w:ascii="Mulish" w:hAnsi="Mulish" w:cstheme="majorHAnsi"/>
                      <w:sz w:val="18"/>
                      <w:szCs w:val="18"/>
                    </w:rPr>
                    <w:t>Auto</w:t>
                  </w:r>
                </w:p>
              </w:tc>
              <w:tc>
                <w:tcPr>
                  <w:tcW w:w="2269" w:type="dxa"/>
                </w:tcPr>
                <w:p w:rsidRPr="00896F1F" w:rsidR="00B42EF8" w:rsidP="00B34E3E" w:rsidRDefault="00B5063F" w14:paraId="66B0CD0A" w14:textId="504FEAC4">
                  <w:pPr>
                    <w:pStyle w:val="ListParagraph"/>
                    <w:numPr>
                      <w:ilvl w:val="0"/>
                      <w:numId w:val="12"/>
                    </w:numPr>
                    <w:rPr>
                      <w:rFonts w:ascii="Mulish" w:hAnsi="Mulish" w:cstheme="majorHAnsi"/>
                      <w:sz w:val="18"/>
                      <w:szCs w:val="18"/>
                    </w:rPr>
                  </w:pPr>
                  <w:r w:rsidRPr="00896F1F">
                    <w:rPr>
                      <w:rFonts w:ascii="Mulish" w:hAnsi="Mulish" w:cstheme="majorHAnsi"/>
                      <w:sz w:val="18"/>
                      <w:szCs w:val="18"/>
                    </w:rPr>
                    <w:t>Yes</w:t>
                  </w:r>
                </w:p>
              </w:tc>
              <w:tc>
                <w:tcPr>
                  <w:tcW w:w="2237" w:type="dxa"/>
                </w:tcPr>
                <w:p w:rsidRPr="00896F1F" w:rsidR="00B42EF8" w:rsidP="00B34E3E" w:rsidRDefault="00B5063F" w14:paraId="27B6E967" w14:textId="3603BFFE">
                  <w:pPr>
                    <w:pStyle w:val="ListParagraph"/>
                    <w:numPr>
                      <w:ilvl w:val="0"/>
                      <w:numId w:val="12"/>
                    </w:numPr>
                    <w:rPr>
                      <w:rFonts w:ascii="Mulish" w:hAnsi="Mulish" w:cstheme="majorHAnsi"/>
                      <w:sz w:val="18"/>
                      <w:szCs w:val="18"/>
                    </w:rPr>
                  </w:pPr>
                  <w:r w:rsidRPr="00896F1F">
                    <w:rPr>
                      <w:rFonts w:ascii="Mulish" w:hAnsi="Mulish" w:cstheme="majorHAnsi"/>
                      <w:sz w:val="18"/>
                      <w:szCs w:val="18"/>
                    </w:rPr>
                    <w:t>Yes</w:t>
                  </w:r>
                </w:p>
              </w:tc>
            </w:tr>
            <w:tr w:rsidRPr="00896F1F" w:rsidR="00B42EF8" w:rsidTr="0061534B" w14:paraId="7B5A9553" w14:textId="77777777">
              <w:tc>
                <w:tcPr>
                  <w:tcW w:w="1984" w:type="dxa"/>
                </w:tcPr>
                <w:p w:rsidRPr="00896F1F" w:rsidR="00B42EF8" w:rsidP="00B42EF8" w:rsidRDefault="00340A3C" w14:paraId="62AB2061" w14:textId="43356E11">
                  <w:pPr>
                    <w:pStyle w:val="ListParagraph"/>
                    <w:ind w:left="0"/>
                    <w:rPr>
                      <w:rFonts w:ascii="Mulish" w:hAnsi="Mulish" w:cstheme="majorHAnsi"/>
                      <w:i/>
                      <w:iCs/>
                      <w:sz w:val="18"/>
                      <w:szCs w:val="18"/>
                    </w:rPr>
                  </w:pPr>
                  <w:r w:rsidRPr="00896F1F">
                    <w:rPr>
                      <w:rFonts w:ascii="Mulish" w:hAnsi="Mulish" w:cstheme="majorHAnsi"/>
                      <w:i/>
                      <w:iCs/>
                      <w:sz w:val="18"/>
                      <w:szCs w:val="18"/>
                    </w:rPr>
                    <w:t>workspace_consume</w:t>
                  </w:r>
                </w:p>
              </w:tc>
              <w:tc>
                <w:tcPr>
                  <w:tcW w:w="2414" w:type="dxa"/>
                </w:tcPr>
                <w:p w:rsidRPr="00896F1F" w:rsidR="00B42EF8" w:rsidP="00B34E3E" w:rsidRDefault="005A52B1" w14:paraId="3334B56C" w14:textId="45D4D02E">
                  <w:pPr>
                    <w:pStyle w:val="ListParagraph"/>
                    <w:numPr>
                      <w:ilvl w:val="0"/>
                      <w:numId w:val="12"/>
                    </w:numPr>
                    <w:rPr>
                      <w:rFonts w:ascii="Mulish" w:hAnsi="Mulish" w:cstheme="majorHAnsi"/>
                      <w:sz w:val="18"/>
                      <w:szCs w:val="18"/>
                    </w:rPr>
                  </w:pPr>
                  <w:r w:rsidRPr="00896F1F">
                    <w:rPr>
                      <w:rFonts w:ascii="Mulish" w:hAnsi="Mulish" w:cstheme="majorHAnsi"/>
                      <w:sz w:val="18"/>
                      <w:szCs w:val="18"/>
                    </w:rPr>
                    <w:t>N/A</w:t>
                  </w:r>
                </w:p>
              </w:tc>
              <w:tc>
                <w:tcPr>
                  <w:tcW w:w="2273" w:type="dxa"/>
                </w:tcPr>
                <w:p w:rsidRPr="00896F1F" w:rsidR="00B42EF8" w:rsidP="00B34E3E" w:rsidRDefault="005A52B1" w14:paraId="0820BE04" w14:textId="209BD7B0">
                  <w:pPr>
                    <w:pStyle w:val="ListParagraph"/>
                    <w:numPr>
                      <w:ilvl w:val="0"/>
                      <w:numId w:val="12"/>
                    </w:numPr>
                    <w:rPr>
                      <w:rFonts w:ascii="Mulish" w:hAnsi="Mulish" w:cstheme="majorHAnsi"/>
                      <w:sz w:val="18"/>
                      <w:szCs w:val="18"/>
                    </w:rPr>
                  </w:pPr>
                  <w:r w:rsidRPr="00896F1F">
                    <w:rPr>
                      <w:rFonts w:ascii="Mulish" w:hAnsi="Mulish" w:cstheme="majorHAnsi"/>
                      <w:sz w:val="18"/>
                      <w:szCs w:val="18"/>
                    </w:rPr>
                    <w:t>N/A</w:t>
                  </w:r>
                </w:p>
              </w:tc>
              <w:tc>
                <w:tcPr>
                  <w:tcW w:w="2269" w:type="dxa"/>
                </w:tcPr>
                <w:p w:rsidRPr="00896F1F" w:rsidR="00B42EF8" w:rsidP="00B34E3E" w:rsidRDefault="003856B8" w14:paraId="6B264165" w14:textId="30EE7661">
                  <w:pPr>
                    <w:pStyle w:val="ListParagraph"/>
                    <w:numPr>
                      <w:ilvl w:val="0"/>
                      <w:numId w:val="12"/>
                    </w:numPr>
                    <w:rPr>
                      <w:rFonts w:ascii="Mulish" w:hAnsi="Mulish" w:cstheme="majorHAnsi"/>
                      <w:sz w:val="18"/>
                      <w:szCs w:val="18"/>
                    </w:rPr>
                  </w:pPr>
                  <w:r w:rsidRPr="00896F1F">
                    <w:rPr>
                      <w:rFonts w:ascii="Mulish" w:hAnsi="Mulish" w:cstheme="majorHAnsi"/>
                      <w:sz w:val="18"/>
                      <w:szCs w:val="18"/>
                    </w:rPr>
                    <w:t>No</w:t>
                  </w:r>
                </w:p>
              </w:tc>
              <w:tc>
                <w:tcPr>
                  <w:tcW w:w="2237" w:type="dxa"/>
                </w:tcPr>
                <w:p w:rsidRPr="00896F1F" w:rsidR="00B42EF8" w:rsidP="00B34E3E" w:rsidRDefault="003856B8" w14:paraId="35A7A465" w14:textId="670F3921">
                  <w:pPr>
                    <w:pStyle w:val="ListParagraph"/>
                    <w:numPr>
                      <w:ilvl w:val="0"/>
                      <w:numId w:val="12"/>
                    </w:numPr>
                    <w:rPr>
                      <w:rFonts w:ascii="Mulish" w:hAnsi="Mulish" w:cstheme="majorHAnsi"/>
                      <w:sz w:val="18"/>
                      <w:szCs w:val="18"/>
                    </w:rPr>
                  </w:pPr>
                  <w:r w:rsidRPr="00896F1F">
                    <w:rPr>
                      <w:rFonts w:ascii="Mulish" w:hAnsi="Mulish" w:cstheme="majorHAnsi"/>
                      <w:sz w:val="18"/>
                      <w:szCs w:val="18"/>
                    </w:rPr>
                    <w:t>Yes</w:t>
                  </w:r>
                </w:p>
              </w:tc>
            </w:tr>
            <w:tr w:rsidRPr="00896F1F" w:rsidR="00B42EF8" w:rsidTr="0061534B" w14:paraId="70585CEC" w14:textId="77777777">
              <w:tc>
                <w:tcPr>
                  <w:tcW w:w="1984" w:type="dxa"/>
                </w:tcPr>
                <w:p w:rsidRPr="00896F1F" w:rsidR="00B42EF8" w:rsidP="00340A3C" w:rsidRDefault="00340A3C" w14:paraId="00CCFE76" w14:textId="7989175E">
                  <w:pPr>
                    <w:pStyle w:val="ListParagraph"/>
                    <w:ind w:left="0"/>
                    <w:rPr>
                      <w:rFonts w:ascii="Mulish" w:hAnsi="Mulish" w:cstheme="majorHAnsi"/>
                      <w:i/>
                      <w:iCs/>
                      <w:sz w:val="18"/>
                      <w:szCs w:val="18"/>
                    </w:rPr>
                  </w:pPr>
                  <w:r w:rsidRPr="00896F1F">
                    <w:rPr>
                      <w:rFonts w:ascii="Mulish" w:hAnsi="Mulish" w:cstheme="majorHAnsi"/>
                      <w:i/>
                      <w:iCs/>
                      <w:sz w:val="18"/>
                      <w:szCs w:val="18"/>
                    </w:rPr>
                    <w:t>allow_cluster_create</w:t>
                  </w:r>
                </w:p>
              </w:tc>
              <w:tc>
                <w:tcPr>
                  <w:tcW w:w="2414" w:type="dxa"/>
                </w:tcPr>
                <w:p w:rsidRPr="00896F1F" w:rsidR="00B42EF8" w:rsidP="00B34E3E" w:rsidRDefault="005A52B1" w14:paraId="5D1F7ACD" w14:textId="61D16236">
                  <w:pPr>
                    <w:pStyle w:val="ListParagraph"/>
                    <w:numPr>
                      <w:ilvl w:val="0"/>
                      <w:numId w:val="12"/>
                    </w:numPr>
                    <w:rPr>
                      <w:rFonts w:ascii="Mulish" w:hAnsi="Mulish" w:cstheme="majorHAnsi"/>
                      <w:sz w:val="18"/>
                      <w:szCs w:val="18"/>
                    </w:rPr>
                  </w:pPr>
                  <w:r w:rsidRPr="00896F1F">
                    <w:rPr>
                      <w:rFonts w:ascii="Mulish" w:hAnsi="Mulish" w:cstheme="majorHAnsi"/>
                      <w:sz w:val="18"/>
                      <w:szCs w:val="18"/>
                    </w:rPr>
                    <w:t>Auto</w:t>
                  </w:r>
                </w:p>
              </w:tc>
              <w:tc>
                <w:tcPr>
                  <w:tcW w:w="2273" w:type="dxa"/>
                </w:tcPr>
                <w:p w:rsidRPr="00896F1F" w:rsidR="00B42EF8" w:rsidP="00B34E3E" w:rsidRDefault="005A52B1" w14:paraId="1BB6E8A9" w14:textId="3124F40A">
                  <w:pPr>
                    <w:pStyle w:val="ListParagraph"/>
                    <w:numPr>
                      <w:ilvl w:val="0"/>
                      <w:numId w:val="12"/>
                    </w:numPr>
                    <w:rPr>
                      <w:rFonts w:ascii="Mulish" w:hAnsi="Mulish" w:cstheme="majorHAnsi"/>
                      <w:sz w:val="18"/>
                      <w:szCs w:val="18"/>
                    </w:rPr>
                  </w:pPr>
                  <w:r w:rsidRPr="00896F1F">
                    <w:rPr>
                      <w:rFonts w:ascii="Mulish" w:hAnsi="Mulish" w:cstheme="majorHAnsi"/>
                      <w:sz w:val="18"/>
                      <w:szCs w:val="18"/>
                    </w:rPr>
                    <w:t>Auto</w:t>
                  </w:r>
                </w:p>
              </w:tc>
              <w:tc>
                <w:tcPr>
                  <w:tcW w:w="2269" w:type="dxa"/>
                </w:tcPr>
                <w:p w:rsidRPr="00896F1F" w:rsidR="00B42EF8" w:rsidP="00B34E3E" w:rsidRDefault="003856B8" w14:paraId="53085B3C" w14:textId="44B9CC15">
                  <w:pPr>
                    <w:pStyle w:val="ListParagraph"/>
                    <w:numPr>
                      <w:ilvl w:val="0"/>
                      <w:numId w:val="12"/>
                    </w:numPr>
                    <w:rPr>
                      <w:rFonts w:ascii="Mulish" w:hAnsi="Mulish" w:cstheme="majorHAnsi"/>
                      <w:sz w:val="18"/>
                      <w:szCs w:val="18"/>
                    </w:rPr>
                  </w:pPr>
                  <w:r w:rsidRPr="00896F1F">
                    <w:rPr>
                      <w:rFonts w:ascii="Mulish" w:hAnsi="Mulish" w:cstheme="majorHAnsi"/>
                      <w:sz w:val="18"/>
                      <w:szCs w:val="18"/>
                    </w:rPr>
                    <w:t>No</w:t>
                  </w:r>
                </w:p>
              </w:tc>
              <w:tc>
                <w:tcPr>
                  <w:tcW w:w="2237" w:type="dxa"/>
                </w:tcPr>
                <w:p w:rsidRPr="00896F1F" w:rsidR="00B42EF8" w:rsidP="00B34E3E" w:rsidRDefault="003856B8" w14:paraId="02A0DD59" w14:textId="192B579A">
                  <w:pPr>
                    <w:pStyle w:val="ListParagraph"/>
                    <w:numPr>
                      <w:ilvl w:val="0"/>
                      <w:numId w:val="12"/>
                    </w:numPr>
                    <w:rPr>
                      <w:rFonts w:ascii="Mulish" w:hAnsi="Mulish" w:cstheme="majorHAnsi"/>
                      <w:sz w:val="18"/>
                      <w:szCs w:val="18"/>
                    </w:rPr>
                  </w:pPr>
                  <w:r w:rsidRPr="00896F1F">
                    <w:rPr>
                      <w:rFonts w:ascii="Mulish" w:hAnsi="Mulish" w:cstheme="majorHAnsi"/>
                      <w:sz w:val="18"/>
                      <w:szCs w:val="18"/>
                    </w:rPr>
                    <w:t>No</w:t>
                  </w:r>
                </w:p>
              </w:tc>
            </w:tr>
            <w:tr w:rsidRPr="00896F1F" w:rsidR="00340A3C" w:rsidTr="0061534B" w14:paraId="647E150F" w14:textId="77777777">
              <w:tc>
                <w:tcPr>
                  <w:tcW w:w="1984" w:type="dxa"/>
                </w:tcPr>
                <w:p w:rsidRPr="00896F1F" w:rsidR="00340A3C" w:rsidP="00340A3C" w:rsidRDefault="00340A3C" w14:paraId="5384751C" w14:textId="12A8ACA8">
                  <w:pPr>
                    <w:pStyle w:val="ListParagraph"/>
                    <w:ind w:left="0"/>
                    <w:rPr>
                      <w:rFonts w:ascii="Mulish" w:hAnsi="Mulish" w:cstheme="majorHAnsi"/>
                      <w:i/>
                      <w:iCs/>
                      <w:sz w:val="18"/>
                      <w:szCs w:val="18"/>
                    </w:rPr>
                  </w:pPr>
                  <w:r w:rsidRPr="00896F1F">
                    <w:rPr>
                      <w:rFonts w:ascii="Mulish" w:hAnsi="Mulish" w:cstheme="majorHAnsi"/>
                      <w:i/>
                      <w:iCs/>
                      <w:sz w:val="18"/>
                      <w:szCs w:val="18"/>
                    </w:rPr>
                    <w:t>Allow_instance_pool_create</w:t>
                  </w:r>
                </w:p>
              </w:tc>
              <w:tc>
                <w:tcPr>
                  <w:tcW w:w="2414" w:type="dxa"/>
                </w:tcPr>
                <w:p w:rsidRPr="00896F1F" w:rsidR="00340A3C" w:rsidP="00B34E3E" w:rsidRDefault="005A52B1" w14:paraId="1B8D8FA3" w14:textId="4E963973">
                  <w:pPr>
                    <w:pStyle w:val="ListParagraph"/>
                    <w:numPr>
                      <w:ilvl w:val="0"/>
                      <w:numId w:val="12"/>
                    </w:numPr>
                    <w:rPr>
                      <w:rFonts w:ascii="Mulish" w:hAnsi="Mulish" w:cstheme="majorHAnsi"/>
                      <w:sz w:val="18"/>
                      <w:szCs w:val="18"/>
                    </w:rPr>
                  </w:pPr>
                  <w:r w:rsidRPr="00896F1F">
                    <w:rPr>
                      <w:rFonts w:ascii="Mulish" w:hAnsi="Mulish" w:cstheme="majorHAnsi"/>
                      <w:sz w:val="18"/>
                      <w:szCs w:val="18"/>
                    </w:rPr>
                    <w:t>Auto</w:t>
                  </w:r>
                </w:p>
              </w:tc>
              <w:tc>
                <w:tcPr>
                  <w:tcW w:w="2273" w:type="dxa"/>
                </w:tcPr>
                <w:p w:rsidRPr="00896F1F" w:rsidR="00340A3C" w:rsidP="00B34E3E" w:rsidRDefault="005A52B1" w14:paraId="20CC193D" w14:textId="0373431B">
                  <w:pPr>
                    <w:pStyle w:val="ListParagraph"/>
                    <w:numPr>
                      <w:ilvl w:val="0"/>
                      <w:numId w:val="12"/>
                    </w:numPr>
                    <w:rPr>
                      <w:rFonts w:ascii="Mulish" w:hAnsi="Mulish" w:cstheme="majorHAnsi"/>
                      <w:sz w:val="18"/>
                      <w:szCs w:val="18"/>
                    </w:rPr>
                  </w:pPr>
                  <w:r w:rsidRPr="00896F1F">
                    <w:rPr>
                      <w:rFonts w:ascii="Mulish" w:hAnsi="Mulish" w:cstheme="majorHAnsi"/>
                      <w:sz w:val="18"/>
                      <w:szCs w:val="18"/>
                    </w:rPr>
                    <w:t>Auto</w:t>
                  </w:r>
                </w:p>
              </w:tc>
              <w:tc>
                <w:tcPr>
                  <w:tcW w:w="2269" w:type="dxa"/>
                </w:tcPr>
                <w:p w:rsidRPr="00896F1F" w:rsidR="00340A3C" w:rsidP="00B34E3E" w:rsidRDefault="003856B8" w14:paraId="50F0F567" w14:textId="264E105F">
                  <w:pPr>
                    <w:pStyle w:val="ListParagraph"/>
                    <w:numPr>
                      <w:ilvl w:val="0"/>
                      <w:numId w:val="12"/>
                    </w:numPr>
                    <w:rPr>
                      <w:rFonts w:ascii="Mulish" w:hAnsi="Mulish" w:cstheme="majorHAnsi"/>
                      <w:sz w:val="18"/>
                      <w:szCs w:val="18"/>
                    </w:rPr>
                  </w:pPr>
                  <w:r w:rsidRPr="00896F1F">
                    <w:rPr>
                      <w:rFonts w:ascii="Mulish" w:hAnsi="Mulish" w:cstheme="majorHAnsi"/>
                      <w:sz w:val="18"/>
                      <w:szCs w:val="18"/>
                    </w:rPr>
                    <w:t>No</w:t>
                  </w:r>
                </w:p>
              </w:tc>
              <w:tc>
                <w:tcPr>
                  <w:tcW w:w="2237" w:type="dxa"/>
                </w:tcPr>
                <w:p w:rsidRPr="00896F1F" w:rsidR="00340A3C" w:rsidP="00B34E3E" w:rsidRDefault="003856B8" w14:paraId="47034BC1" w14:textId="72FC8E7D">
                  <w:pPr>
                    <w:pStyle w:val="ListParagraph"/>
                    <w:numPr>
                      <w:ilvl w:val="0"/>
                      <w:numId w:val="12"/>
                    </w:numPr>
                    <w:rPr>
                      <w:rFonts w:ascii="Mulish" w:hAnsi="Mulish" w:cstheme="majorHAnsi"/>
                      <w:sz w:val="18"/>
                      <w:szCs w:val="18"/>
                    </w:rPr>
                  </w:pPr>
                  <w:r w:rsidRPr="00896F1F">
                    <w:rPr>
                      <w:rFonts w:ascii="Mulish" w:hAnsi="Mulish" w:cstheme="majorHAnsi"/>
                      <w:sz w:val="18"/>
                      <w:szCs w:val="18"/>
                    </w:rPr>
                    <w:t>No</w:t>
                  </w:r>
                </w:p>
              </w:tc>
            </w:tr>
          </w:tbl>
          <w:p w:rsidRPr="00896F1F" w:rsidR="001E0DAD" w:rsidP="00230C3F" w:rsidRDefault="001E0DAD" w14:paraId="7F44CAE5" w14:textId="77777777">
            <w:pPr>
              <w:rPr>
                <w:rStyle w:val="Strong"/>
                <w:rFonts w:ascii="Mulish" w:hAnsi="Mulish" w:cstheme="majorHAnsi"/>
                <w:b w:val="0"/>
                <w:bCs w:val="0"/>
                <w:sz w:val="18"/>
                <w:szCs w:val="18"/>
              </w:rPr>
            </w:pPr>
          </w:p>
          <w:p w:rsidRPr="00896F1F" w:rsidR="008D3D78" w:rsidP="00B34E3E" w:rsidRDefault="00660D31" w14:paraId="2D0B967F" w14:textId="2808699C">
            <w:pPr>
              <w:pStyle w:val="ListParagraph"/>
              <w:numPr>
                <w:ilvl w:val="0"/>
                <w:numId w:val="12"/>
              </w:numPr>
              <w:rPr>
                <w:rStyle w:val="Strong"/>
                <w:rFonts w:ascii="Mulish" w:hAnsi="Mulish" w:cstheme="majorHAnsi"/>
                <w:sz w:val="18"/>
                <w:szCs w:val="18"/>
              </w:rPr>
            </w:pPr>
            <w:r w:rsidRPr="00896F1F">
              <w:rPr>
                <w:rStyle w:val="Strong"/>
                <w:rFonts w:ascii="Mulish" w:hAnsi="Mulish" w:cstheme="majorHAnsi"/>
                <w:b w:val="0"/>
                <w:bCs w:val="0"/>
                <w:color w:val="000000" w:themeColor="text1"/>
                <w:sz w:val="18"/>
                <w:szCs w:val="18"/>
              </w:rPr>
              <w:t>Compute Policies</w:t>
            </w:r>
            <w:r w:rsidRPr="00896F1F" w:rsidR="008D3D78">
              <w:rPr>
                <w:rStyle w:val="Strong"/>
                <w:rFonts w:ascii="Mulish" w:hAnsi="Mulish" w:cstheme="majorHAnsi"/>
                <w:b w:val="0"/>
                <w:bCs w:val="0"/>
                <w:color w:val="000000" w:themeColor="text1"/>
                <w:sz w:val="18"/>
                <w:szCs w:val="18"/>
              </w:rPr>
              <w:t xml:space="preserve"> Configuration:</w:t>
            </w:r>
          </w:p>
          <w:tbl>
            <w:tblPr>
              <w:tblStyle w:val="TableGrid"/>
              <w:tblW w:w="0" w:type="auto"/>
              <w:tblInd w:w="6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10"/>
              <w:gridCol w:w="5467"/>
            </w:tblGrid>
            <w:tr w:rsidRPr="00896F1F" w:rsidR="00346B99" w:rsidTr="00346B99" w14:paraId="0B5E211C" w14:textId="77777777">
              <w:tc>
                <w:tcPr>
                  <w:tcW w:w="5710" w:type="dxa"/>
                </w:tcPr>
                <w:p w:rsidRPr="00896F1F" w:rsidR="00346B99" w:rsidP="00346B99" w:rsidRDefault="00346B99" w14:paraId="7C819E52" w14:textId="1E05CC69">
                  <w:pPr>
                    <w:pStyle w:val="ListParagraph"/>
                    <w:ind w:left="0"/>
                    <w:rPr>
                      <w:rFonts w:ascii="Mulish" w:hAnsi="Mulish" w:cstheme="majorHAnsi"/>
                      <w:i/>
                      <w:iCs/>
                      <w:sz w:val="18"/>
                      <w:szCs w:val="18"/>
                    </w:rPr>
                  </w:pPr>
                  <w:r w:rsidRPr="00896F1F">
                    <w:rPr>
                      <w:rFonts w:ascii="Mulish" w:hAnsi="Mulish" w:cstheme="majorHAnsi"/>
                      <w:i/>
                      <w:iCs/>
                      <w:sz w:val="18"/>
                      <w:szCs w:val="18"/>
                    </w:rPr>
                    <w:t>Shared Interactive</w:t>
                  </w:r>
                </w:p>
              </w:tc>
              <w:tc>
                <w:tcPr>
                  <w:tcW w:w="5467" w:type="dxa"/>
                </w:tcPr>
                <w:p w:rsidRPr="00896F1F" w:rsidR="00346B99" w:rsidP="00346B99" w:rsidRDefault="00346B99" w14:paraId="13A3BB89" w14:textId="375D63B2">
                  <w:pPr>
                    <w:pStyle w:val="ListParagraph"/>
                    <w:ind w:left="0"/>
                    <w:rPr>
                      <w:rFonts w:ascii="Mulish" w:hAnsi="Mulish" w:cstheme="majorHAnsi"/>
                      <w:i/>
                      <w:iCs/>
                      <w:sz w:val="18"/>
                      <w:szCs w:val="18"/>
                    </w:rPr>
                  </w:pPr>
                  <w:r w:rsidRPr="00896F1F">
                    <w:rPr>
                      <w:rFonts w:ascii="Mulish" w:hAnsi="Mulish" w:cstheme="majorHAnsi"/>
                      <w:i/>
                      <w:iCs/>
                      <w:sz w:val="18"/>
                      <w:szCs w:val="18"/>
                    </w:rPr>
                    <w:t>Automated Jobs</w:t>
                  </w:r>
                </w:p>
              </w:tc>
            </w:tr>
            <w:tr w:rsidRPr="00896F1F" w:rsidR="00346B99" w:rsidTr="00346B99" w14:paraId="53940E18" w14:textId="77777777">
              <w:tc>
                <w:tcPr>
                  <w:tcW w:w="5710" w:type="dxa"/>
                </w:tcPr>
                <w:p w:rsidRPr="00896F1F" w:rsidR="00346B99" w:rsidP="00B34E3E" w:rsidRDefault="00346B99" w14:paraId="57BC40D9"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C</w:t>
                  </w:r>
                  <w:r w:rsidRPr="00896F1F">
                    <w:rPr>
                      <w:rFonts w:ascii="Mulish" w:hAnsi="Mulish"/>
                      <w:sz w:val="18"/>
                      <w:szCs w:val="18"/>
                    </w:rPr>
                    <w:t>luster-type: all-purpose</w:t>
                  </w:r>
                </w:p>
                <w:p w:rsidRPr="00896F1F" w:rsidR="00346B99" w:rsidP="00B34E3E" w:rsidRDefault="00346B99" w14:paraId="6C10BB84" w14:textId="77777777">
                  <w:pPr>
                    <w:pStyle w:val="ListParagraph"/>
                    <w:numPr>
                      <w:ilvl w:val="0"/>
                      <w:numId w:val="12"/>
                    </w:numPr>
                    <w:rPr>
                      <w:rFonts w:ascii="Mulish" w:hAnsi="Mulish" w:cstheme="majorHAnsi"/>
                      <w:sz w:val="18"/>
                      <w:szCs w:val="18"/>
                    </w:rPr>
                  </w:pPr>
                  <w:r w:rsidRPr="00896F1F">
                    <w:rPr>
                      <w:rFonts w:ascii="Mulish" w:hAnsi="Mulish"/>
                      <w:sz w:val="18"/>
                      <w:szCs w:val="18"/>
                    </w:rPr>
                    <w:t>Access Model: STANDARD (with USER_ISOLATION)</w:t>
                  </w:r>
                </w:p>
                <w:p w:rsidRPr="00896F1F" w:rsidR="00346B99" w:rsidP="00B34E3E" w:rsidRDefault="00346B99" w14:paraId="58F6AC5D" w14:textId="77777777">
                  <w:pPr>
                    <w:pStyle w:val="ListParagraph"/>
                    <w:numPr>
                      <w:ilvl w:val="0"/>
                      <w:numId w:val="12"/>
                    </w:numPr>
                    <w:rPr>
                      <w:rFonts w:ascii="Mulish" w:hAnsi="Mulish" w:cstheme="majorHAnsi"/>
                      <w:sz w:val="18"/>
                      <w:szCs w:val="18"/>
                    </w:rPr>
                  </w:pPr>
                  <w:r w:rsidRPr="00896F1F">
                    <w:rPr>
                      <w:rFonts w:ascii="Mulish" w:hAnsi="Mulish"/>
                      <w:sz w:val="18"/>
                      <w:szCs w:val="18"/>
                    </w:rPr>
                    <w:t>Runtime: Fixed to auto:latest-lts</w:t>
                  </w:r>
                </w:p>
                <w:p w:rsidRPr="00896F1F" w:rsidR="00346B99" w:rsidP="00B34E3E" w:rsidRDefault="00346B99" w14:paraId="0A3F5DE8" w14:textId="77777777">
                  <w:pPr>
                    <w:pStyle w:val="ListParagraph"/>
                    <w:numPr>
                      <w:ilvl w:val="0"/>
                      <w:numId w:val="12"/>
                    </w:numPr>
                    <w:rPr>
                      <w:rFonts w:ascii="Mulish" w:hAnsi="Mulish" w:cstheme="majorHAnsi"/>
                      <w:sz w:val="18"/>
                      <w:szCs w:val="18"/>
                    </w:rPr>
                  </w:pPr>
                  <w:r w:rsidRPr="00896F1F">
                    <w:rPr>
                      <w:rFonts w:ascii="Mulish" w:hAnsi="Mulish"/>
                      <w:sz w:val="18"/>
                      <w:szCs w:val="18"/>
                    </w:rPr>
                    <w:t>Photon: disabled</w:t>
                  </w:r>
                </w:p>
                <w:p w:rsidRPr="00896F1F" w:rsidR="00346B99" w:rsidP="00B34E3E" w:rsidRDefault="00346B99" w14:paraId="3C0232E5" w14:textId="77777777">
                  <w:pPr>
                    <w:pStyle w:val="ListParagraph"/>
                    <w:numPr>
                      <w:ilvl w:val="0"/>
                      <w:numId w:val="12"/>
                    </w:numPr>
                    <w:rPr>
                      <w:rFonts w:ascii="Mulish" w:hAnsi="Mulish" w:cstheme="majorHAnsi"/>
                      <w:sz w:val="18"/>
                      <w:szCs w:val="18"/>
                    </w:rPr>
                  </w:pPr>
                  <w:r w:rsidRPr="00896F1F">
                    <w:rPr>
                      <w:rFonts w:ascii="Mulish" w:hAnsi="Mulish"/>
                      <w:sz w:val="18"/>
                      <w:szCs w:val="18"/>
                    </w:rPr>
                    <w:t>Scaling: Auto, minimum 1 worker</w:t>
                  </w:r>
                </w:p>
                <w:p w:rsidRPr="00896F1F" w:rsidR="00346B99" w:rsidP="00B34E3E" w:rsidRDefault="00346B99" w14:paraId="3B675C13" w14:textId="77777777">
                  <w:pPr>
                    <w:pStyle w:val="ListParagraph"/>
                    <w:numPr>
                      <w:ilvl w:val="1"/>
                      <w:numId w:val="12"/>
                    </w:numPr>
                    <w:rPr>
                      <w:rFonts w:ascii="Mulish" w:hAnsi="Mulish" w:cstheme="majorHAnsi"/>
                      <w:sz w:val="18"/>
                      <w:szCs w:val="18"/>
                    </w:rPr>
                  </w:pPr>
                  <w:r w:rsidRPr="00896F1F">
                    <w:rPr>
                      <w:rFonts w:ascii="Mulish" w:hAnsi="Mulish"/>
                      <w:sz w:val="18"/>
                      <w:szCs w:val="18"/>
                    </w:rPr>
                    <w:t>Non-Prod: Maximum: 2 workers 10DBU/hr</w:t>
                  </w:r>
                </w:p>
                <w:p w:rsidRPr="00896F1F" w:rsidR="00346B99" w:rsidP="00B34E3E" w:rsidRDefault="00346B99" w14:paraId="0744196D" w14:textId="77777777">
                  <w:pPr>
                    <w:pStyle w:val="ListParagraph"/>
                    <w:numPr>
                      <w:ilvl w:val="1"/>
                      <w:numId w:val="12"/>
                    </w:numPr>
                    <w:rPr>
                      <w:rFonts w:ascii="Mulish" w:hAnsi="Mulish" w:cstheme="majorHAnsi"/>
                      <w:sz w:val="18"/>
                      <w:szCs w:val="18"/>
                    </w:rPr>
                  </w:pPr>
                  <w:r w:rsidRPr="00896F1F">
                    <w:rPr>
                      <w:rFonts w:ascii="Mulish" w:hAnsi="Mulish"/>
                      <w:sz w:val="18"/>
                      <w:szCs w:val="18"/>
                    </w:rPr>
                    <w:t>Prod: Maximum: 4 workers 20DBU/hr</w:t>
                  </w:r>
                </w:p>
                <w:p w:rsidRPr="00896F1F" w:rsidR="00346B99" w:rsidP="00B34E3E" w:rsidRDefault="00346B99" w14:paraId="5A9019E0" w14:textId="77777777">
                  <w:pPr>
                    <w:pStyle w:val="ListParagraph"/>
                    <w:numPr>
                      <w:ilvl w:val="0"/>
                      <w:numId w:val="12"/>
                    </w:numPr>
                    <w:rPr>
                      <w:rFonts w:ascii="Mulish" w:hAnsi="Mulish" w:cstheme="majorHAnsi"/>
                      <w:sz w:val="18"/>
                      <w:szCs w:val="18"/>
                    </w:rPr>
                  </w:pPr>
                  <w:r w:rsidRPr="00896F1F">
                    <w:rPr>
                      <w:rFonts w:ascii="Mulish" w:hAnsi="Mulish"/>
                      <w:sz w:val="18"/>
                      <w:szCs w:val="18"/>
                    </w:rPr>
                    <w:t>Fixed size clusters: prohibited</w:t>
                  </w:r>
                </w:p>
                <w:p w:rsidRPr="00896F1F" w:rsidR="00346B99" w:rsidP="00B34E3E" w:rsidRDefault="00346B99" w14:paraId="653D97D1" w14:textId="77777777">
                  <w:pPr>
                    <w:pStyle w:val="ListParagraph"/>
                    <w:numPr>
                      <w:ilvl w:val="0"/>
                      <w:numId w:val="12"/>
                    </w:numPr>
                    <w:rPr>
                      <w:rFonts w:ascii="Mulish" w:hAnsi="Mulish" w:cstheme="majorHAnsi"/>
                      <w:sz w:val="18"/>
                      <w:szCs w:val="18"/>
                    </w:rPr>
                  </w:pPr>
                  <w:r w:rsidRPr="00896F1F">
                    <w:rPr>
                      <w:rFonts w:ascii="Mulish" w:hAnsi="Mulish"/>
                      <w:sz w:val="18"/>
                      <w:szCs w:val="18"/>
                    </w:rPr>
                    <w:t>Interactive Termination: 15minutes</w:t>
                  </w:r>
                </w:p>
                <w:p w:rsidRPr="00896F1F" w:rsidR="00346B99" w:rsidP="00B34E3E" w:rsidRDefault="00346B99" w14:paraId="06F606EB" w14:textId="77777777">
                  <w:pPr>
                    <w:pStyle w:val="ListParagraph"/>
                    <w:numPr>
                      <w:ilvl w:val="0"/>
                      <w:numId w:val="12"/>
                    </w:numPr>
                    <w:rPr>
                      <w:rFonts w:ascii="Mulish" w:hAnsi="Mulish" w:cstheme="majorHAnsi"/>
                      <w:sz w:val="18"/>
                      <w:szCs w:val="18"/>
                    </w:rPr>
                  </w:pPr>
                  <w:r w:rsidRPr="00896F1F">
                    <w:rPr>
                      <w:rFonts w:ascii="Mulish" w:hAnsi="Mulish"/>
                      <w:sz w:val="18"/>
                      <w:szCs w:val="18"/>
                    </w:rPr>
                    <w:t>Azure availability: On demand</w:t>
                  </w:r>
                </w:p>
                <w:p w:rsidRPr="00896F1F" w:rsidR="00346B99" w:rsidP="00B34E3E" w:rsidRDefault="00346B99" w14:paraId="27741E9E"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Node Types: Approved regional D/E allowlist</w:t>
                  </w:r>
                </w:p>
                <w:p w:rsidRPr="00896F1F" w:rsidR="00346B99" w:rsidP="00B34E3E" w:rsidRDefault="00346B99" w14:paraId="2CC7648C"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Non-Prod: 2-8 vCPU</w:t>
                  </w:r>
                </w:p>
                <w:p w:rsidRPr="00896F1F" w:rsidR="00346B99" w:rsidP="00B34E3E" w:rsidRDefault="00346B99" w14:paraId="78691DD5"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Prod: 4-16 vCPU</w:t>
                  </w:r>
                </w:p>
                <w:p w:rsidRPr="00896F1F" w:rsidR="00346B99" w:rsidP="00B34E3E" w:rsidRDefault="00346B99" w14:paraId="73AA5F73"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Driver Type: General Purpose</w:t>
                  </w:r>
                </w:p>
                <w:p w:rsidRPr="00896F1F" w:rsidR="00346B99" w:rsidP="00B34E3E" w:rsidRDefault="00346B99" w14:paraId="6A1CAE58"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Elastic disk: enabled</w:t>
                  </w:r>
                </w:p>
                <w:p w:rsidRPr="00896F1F" w:rsidR="00346B99" w:rsidP="00B34E3E" w:rsidRDefault="00346B99" w14:paraId="695951A3"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Local disk encryption enabled</w:t>
                  </w:r>
                </w:p>
                <w:p w:rsidRPr="00896F1F" w:rsidR="00346B99" w:rsidP="00B34E3E" w:rsidRDefault="00346B99" w14:paraId="229DDB18"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Instance pools: Prohibited by default</w:t>
                  </w:r>
                </w:p>
                <w:p w:rsidRPr="00896F1F" w:rsidR="00346B99" w:rsidP="00B34E3E" w:rsidRDefault="00346B99" w14:paraId="1CEAEB62"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Custom containers: Prohibited by default</w:t>
                  </w:r>
                </w:p>
                <w:p w:rsidRPr="00896F1F" w:rsidR="00346B99" w:rsidP="00B34E3E" w:rsidRDefault="00346B99" w14:paraId="7B54C2E6"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Init scripts: Prohibited by default</w:t>
                  </w:r>
                </w:p>
                <w:p w:rsidRPr="00896F1F" w:rsidR="00346B99" w:rsidP="00B34E3E" w:rsidRDefault="00346B99" w14:paraId="7DC5E983"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Credential passthrough: Prohibited</w:t>
                  </w:r>
                </w:p>
                <w:p w:rsidRPr="00896F1F" w:rsidR="00346B99" w:rsidP="00B34E3E" w:rsidRDefault="00346B99" w14:paraId="2C9C3F73"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Cluster Logs: Written to designated UC volume</w:t>
                  </w:r>
                </w:p>
                <w:p w:rsidRPr="00896F1F" w:rsidR="00346B99" w:rsidP="00B34E3E" w:rsidRDefault="00346B99" w14:paraId="013AF82C"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Libraries: Specified in workspace files or UC Volumes</w:t>
                  </w:r>
                </w:p>
                <w:p w:rsidRPr="00896F1F" w:rsidR="00346B99" w:rsidP="00B34E3E" w:rsidRDefault="00346B99" w14:paraId="4E4F57D8"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Max. Resources per Identity: One per identified user</w:t>
                  </w:r>
                </w:p>
                <w:p w:rsidRPr="00896F1F" w:rsidR="00346B99" w:rsidP="00B34E3E" w:rsidRDefault="00346B99" w14:paraId="54E9EB96" w14:textId="725B0821">
                  <w:pPr>
                    <w:pStyle w:val="ListParagraph"/>
                    <w:numPr>
                      <w:ilvl w:val="0"/>
                      <w:numId w:val="12"/>
                    </w:numPr>
                    <w:rPr>
                      <w:rFonts w:ascii="Mulish" w:hAnsi="Mulish" w:cstheme="majorHAnsi"/>
                      <w:sz w:val="18"/>
                      <w:szCs w:val="18"/>
                    </w:rPr>
                  </w:pPr>
                  <w:r w:rsidRPr="00896F1F">
                    <w:rPr>
                      <w:rFonts w:ascii="Mulish" w:hAnsi="Mulish" w:cstheme="majorHAnsi"/>
                      <w:sz w:val="18"/>
                      <w:szCs w:val="18"/>
                    </w:rPr>
                    <w:t>Permissions:</w:t>
                  </w:r>
                </w:p>
                <w:p w:rsidRPr="00896F1F" w:rsidR="00346B99" w:rsidP="00B34E3E" w:rsidRDefault="00AD2041" w14:paraId="2CFFB0EF" w14:textId="49DF7391">
                  <w:pPr>
                    <w:pStyle w:val="ListParagraph"/>
                    <w:numPr>
                      <w:ilvl w:val="1"/>
                      <w:numId w:val="12"/>
                    </w:numPr>
                    <w:rPr>
                      <w:rFonts w:ascii="Mulish" w:hAnsi="Mulish" w:cstheme="majorHAnsi"/>
                      <w:sz w:val="18"/>
                      <w:szCs w:val="18"/>
                    </w:rPr>
                  </w:pPr>
                  <w:r w:rsidRPr="00896F1F">
                    <w:rPr>
                      <w:rFonts w:ascii="Mulish" w:hAnsi="Mulish" w:cstheme="majorHAnsi"/>
                      <w:sz w:val="18"/>
                      <w:szCs w:val="18"/>
                    </w:rPr>
                    <w:t>CAN_USE: doubtless-persona-engineers, doubtless-persona-analysts</w:t>
                  </w:r>
                </w:p>
                <w:p w:rsidRPr="00896F1F" w:rsidR="00346B99" w:rsidP="00B34E3E" w:rsidRDefault="00AD2041" w14:paraId="3528D456" w14:textId="3F95B845">
                  <w:pPr>
                    <w:pStyle w:val="ListParagraph"/>
                    <w:numPr>
                      <w:ilvl w:val="1"/>
                      <w:numId w:val="12"/>
                    </w:numPr>
                    <w:rPr>
                      <w:rFonts w:ascii="Mulish" w:hAnsi="Mulish" w:cstheme="majorHAnsi"/>
                      <w:sz w:val="18"/>
                      <w:szCs w:val="18"/>
                    </w:rPr>
                  </w:pPr>
                  <w:r w:rsidRPr="00896F1F">
                    <w:rPr>
                      <w:rFonts w:ascii="Mulish" w:hAnsi="Mulish" w:cstheme="majorHAnsi"/>
                      <w:sz w:val="18"/>
                      <w:szCs w:val="18"/>
                    </w:rPr>
                    <w:lastRenderedPageBreak/>
                    <w:t>CAN_MANAGE: doubtless-admin-databricks-compute</w:t>
                  </w:r>
                </w:p>
              </w:tc>
              <w:tc>
                <w:tcPr>
                  <w:tcW w:w="5467" w:type="dxa"/>
                </w:tcPr>
                <w:p w:rsidRPr="00896F1F" w:rsidR="00346B99" w:rsidP="00B34E3E" w:rsidRDefault="00346B99" w14:paraId="5838ACD8"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lastRenderedPageBreak/>
                    <w:t>C</w:t>
                  </w:r>
                  <w:r w:rsidRPr="00896F1F">
                    <w:rPr>
                      <w:rFonts w:ascii="Mulish" w:hAnsi="Mulish"/>
                      <w:sz w:val="18"/>
                      <w:szCs w:val="18"/>
                    </w:rPr>
                    <w:t>luster-type: all-purpose</w:t>
                  </w:r>
                </w:p>
                <w:p w:rsidRPr="00896F1F" w:rsidR="00346B99" w:rsidP="00B34E3E" w:rsidRDefault="00346B99" w14:paraId="114BB775" w14:textId="77777777">
                  <w:pPr>
                    <w:pStyle w:val="ListParagraph"/>
                    <w:numPr>
                      <w:ilvl w:val="0"/>
                      <w:numId w:val="12"/>
                    </w:numPr>
                    <w:rPr>
                      <w:rFonts w:ascii="Mulish" w:hAnsi="Mulish" w:cstheme="majorHAnsi"/>
                      <w:sz w:val="18"/>
                      <w:szCs w:val="18"/>
                    </w:rPr>
                  </w:pPr>
                  <w:r w:rsidRPr="00896F1F">
                    <w:rPr>
                      <w:rFonts w:ascii="Mulish" w:hAnsi="Mulish"/>
                      <w:sz w:val="18"/>
                      <w:szCs w:val="18"/>
                    </w:rPr>
                    <w:t>Access Model: STANDARD (with USER_ISOLATION)</w:t>
                  </w:r>
                </w:p>
                <w:p w:rsidRPr="00896F1F" w:rsidR="00346B99" w:rsidP="00B34E3E" w:rsidRDefault="00346B99" w14:paraId="20C9C6F1" w14:textId="77777777">
                  <w:pPr>
                    <w:pStyle w:val="ListParagraph"/>
                    <w:numPr>
                      <w:ilvl w:val="0"/>
                      <w:numId w:val="12"/>
                    </w:numPr>
                    <w:rPr>
                      <w:rFonts w:ascii="Mulish" w:hAnsi="Mulish" w:cstheme="majorHAnsi"/>
                      <w:sz w:val="18"/>
                      <w:szCs w:val="18"/>
                    </w:rPr>
                  </w:pPr>
                  <w:r w:rsidRPr="00896F1F">
                    <w:rPr>
                      <w:rFonts w:ascii="Mulish" w:hAnsi="Mulish"/>
                      <w:sz w:val="18"/>
                      <w:szCs w:val="18"/>
                    </w:rPr>
                    <w:t>Runtime: Fixed to auto:latest-lts</w:t>
                  </w:r>
                </w:p>
                <w:p w:rsidRPr="00896F1F" w:rsidR="00346B99" w:rsidP="00B34E3E" w:rsidRDefault="00346B99" w14:paraId="77E1D14E" w14:textId="77777777">
                  <w:pPr>
                    <w:pStyle w:val="ListParagraph"/>
                    <w:numPr>
                      <w:ilvl w:val="0"/>
                      <w:numId w:val="12"/>
                    </w:numPr>
                    <w:rPr>
                      <w:rFonts w:ascii="Mulish" w:hAnsi="Mulish" w:cstheme="majorHAnsi"/>
                      <w:sz w:val="18"/>
                      <w:szCs w:val="18"/>
                    </w:rPr>
                  </w:pPr>
                  <w:r w:rsidRPr="00896F1F">
                    <w:rPr>
                      <w:rFonts w:ascii="Mulish" w:hAnsi="Mulish"/>
                      <w:sz w:val="18"/>
                      <w:szCs w:val="18"/>
                    </w:rPr>
                    <w:t>Photon: disabled</w:t>
                  </w:r>
                </w:p>
                <w:p w:rsidRPr="00896F1F" w:rsidR="00346B99" w:rsidP="00B34E3E" w:rsidRDefault="00346B99" w14:paraId="2D27A1A9" w14:textId="77777777">
                  <w:pPr>
                    <w:pStyle w:val="ListParagraph"/>
                    <w:numPr>
                      <w:ilvl w:val="0"/>
                      <w:numId w:val="12"/>
                    </w:numPr>
                    <w:rPr>
                      <w:rFonts w:ascii="Mulish" w:hAnsi="Mulish" w:cstheme="majorHAnsi"/>
                      <w:sz w:val="18"/>
                      <w:szCs w:val="18"/>
                    </w:rPr>
                  </w:pPr>
                  <w:r w:rsidRPr="00896F1F">
                    <w:rPr>
                      <w:rFonts w:ascii="Mulish" w:hAnsi="Mulish"/>
                      <w:sz w:val="18"/>
                      <w:szCs w:val="18"/>
                    </w:rPr>
                    <w:t>Scaling: Auto, minimum 1 worker</w:t>
                  </w:r>
                </w:p>
                <w:p w:rsidRPr="00896F1F" w:rsidR="00346B99" w:rsidP="00B34E3E" w:rsidRDefault="00346B99" w14:paraId="6471A1B1" w14:textId="77777777">
                  <w:pPr>
                    <w:pStyle w:val="ListParagraph"/>
                    <w:numPr>
                      <w:ilvl w:val="1"/>
                      <w:numId w:val="12"/>
                    </w:numPr>
                    <w:rPr>
                      <w:rFonts w:ascii="Mulish" w:hAnsi="Mulish" w:cstheme="majorHAnsi"/>
                      <w:sz w:val="18"/>
                      <w:szCs w:val="18"/>
                    </w:rPr>
                  </w:pPr>
                  <w:r w:rsidRPr="00896F1F">
                    <w:rPr>
                      <w:rFonts w:ascii="Mulish" w:hAnsi="Mulish"/>
                      <w:sz w:val="18"/>
                      <w:szCs w:val="18"/>
                    </w:rPr>
                    <w:t>Non-Prod: Maximum: 2 workers 10DBU/hr</w:t>
                  </w:r>
                </w:p>
                <w:p w:rsidRPr="00896F1F" w:rsidR="00346B99" w:rsidP="00B34E3E" w:rsidRDefault="00346B99" w14:paraId="7654E035" w14:textId="77777777">
                  <w:pPr>
                    <w:pStyle w:val="ListParagraph"/>
                    <w:numPr>
                      <w:ilvl w:val="1"/>
                      <w:numId w:val="12"/>
                    </w:numPr>
                    <w:rPr>
                      <w:rFonts w:ascii="Mulish" w:hAnsi="Mulish" w:cstheme="majorHAnsi"/>
                      <w:sz w:val="18"/>
                      <w:szCs w:val="18"/>
                    </w:rPr>
                  </w:pPr>
                  <w:r w:rsidRPr="00896F1F">
                    <w:rPr>
                      <w:rFonts w:ascii="Mulish" w:hAnsi="Mulish"/>
                      <w:sz w:val="18"/>
                      <w:szCs w:val="18"/>
                    </w:rPr>
                    <w:t>Prod: Maximum: 8 workers 40DBU/hr</w:t>
                  </w:r>
                </w:p>
                <w:p w:rsidRPr="00896F1F" w:rsidR="00346B99" w:rsidP="00B34E3E" w:rsidRDefault="00346B99" w14:paraId="312A5A73" w14:textId="77777777">
                  <w:pPr>
                    <w:pStyle w:val="ListParagraph"/>
                    <w:numPr>
                      <w:ilvl w:val="0"/>
                      <w:numId w:val="12"/>
                    </w:numPr>
                    <w:rPr>
                      <w:rFonts w:ascii="Mulish" w:hAnsi="Mulish" w:cstheme="majorHAnsi"/>
                      <w:sz w:val="18"/>
                      <w:szCs w:val="18"/>
                    </w:rPr>
                  </w:pPr>
                  <w:r w:rsidRPr="00896F1F">
                    <w:rPr>
                      <w:rFonts w:ascii="Mulish" w:hAnsi="Mulish"/>
                      <w:sz w:val="18"/>
                      <w:szCs w:val="18"/>
                    </w:rPr>
                    <w:t>Fixed size clusters: prohibited</w:t>
                  </w:r>
                </w:p>
                <w:p w:rsidRPr="00896F1F" w:rsidR="00346B99" w:rsidP="00B34E3E" w:rsidRDefault="00346B99" w14:paraId="40DCB7BB" w14:textId="77777777">
                  <w:pPr>
                    <w:pStyle w:val="ListParagraph"/>
                    <w:numPr>
                      <w:ilvl w:val="0"/>
                      <w:numId w:val="12"/>
                    </w:numPr>
                    <w:rPr>
                      <w:rFonts w:ascii="Mulish" w:hAnsi="Mulish" w:cstheme="majorHAnsi"/>
                      <w:sz w:val="18"/>
                      <w:szCs w:val="18"/>
                    </w:rPr>
                  </w:pPr>
                  <w:r w:rsidRPr="00896F1F">
                    <w:rPr>
                      <w:rFonts w:ascii="Mulish" w:hAnsi="Mulish"/>
                      <w:sz w:val="18"/>
                      <w:szCs w:val="18"/>
                    </w:rPr>
                    <w:t>Interactive Termination: N/A (job compute terminates when run concludes)</w:t>
                  </w:r>
                </w:p>
                <w:p w:rsidRPr="00896F1F" w:rsidR="00346B99" w:rsidP="00B34E3E" w:rsidRDefault="00346B99" w14:paraId="6E81657C" w14:textId="77777777">
                  <w:pPr>
                    <w:pStyle w:val="ListParagraph"/>
                    <w:numPr>
                      <w:ilvl w:val="0"/>
                      <w:numId w:val="12"/>
                    </w:numPr>
                    <w:rPr>
                      <w:rFonts w:ascii="Mulish" w:hAnsi="Mulish" w:cstheme="majorHAnsi"/>
                      <w:sz w:val="18"/>
                      <w:szCs w:val="18"/>
                    </w:rPr>
                  </w:pPr>
                  <w:r w:rsidRPr="00896F1F">
                    <w:rPr>
                      <w:rFonts w:ascii="Mulish" w:hAnsi="Mulish"/>
                      <w:sz w:val="18"/>
                      <w:szCs w:val="18"/>
                    </w:rPr>
                    <w:t>Azure availability: Spot with fallback, Driver on demand</w:t>
                  </w:r>
                </w:p>
                <w:p w:rsidRPr="00896F1F" w:rsidR="00346B99" w:rsidP="00B34E3E" w:rsidRDefault="00346B99" w14:paraId="751F3D1B"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Node Types: Approved regional D/E allowlist</w:t>
                  </w:r>
                </w:p>
                <w:p w:rsidRPr="00896F1F" w:rsidR="00346B99" w:rsidP="00B34E3E" w:rsidRDefault="00346B99" w14:paraId="4A7826C6"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Non-Prod: 2-16 vCPU</w:t>
                  </w:r>
                </w:p>
                <w:p w:rsidRPr="00896F1F" w:rsidR="00346B99" w:rsidP="00B34E3E" w:rsidRDefault="00346B99" w14:paraId="7E745E68"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Prod: 4-32 vCPU</w:t>
                  </w:r>
                </w:p>
                <w:p w:rsidRPr="00896F1F" w:rsidR="00346B99" w:rsidP="00B34E3E" w:rsidRDefault="00346B99" w14:paraId="5156ABE0"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Driver Type: General Purpose – larger driver available when workload justifies</w:t>
                  </w:r>
                </w:p>
                <w:p w:rsidRPr="00896F1F" w:rsidR="00346B99" w:rsidP="00B34E3E" w:rsidRDefault="00346B99" w14:paraId="050C8007"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Elastic disk: enabled</w:t>
                  </w:r>
                </w:p>
                <w:p w:rsidRPr="00896F1F" w:rsidR="00346B99" w:rsidP="00B34E3E" w:rsidRDefault="00346B99" w14:paraId="4B98433E"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Local disk encryption enabled</w:t>
                  </w:r>
                </w:p>
                <w:p w:rsidRPr="00896F1F" w:rsidR="00346B99" w:rsidP="00B34E3E" w:rsidRDefault="00346B99" w14:paraId="2B586BEE"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Instance pools: Prohibited by default</w:t>
                  </w:r>
                </w:p>
                <w:p w:rsidRPr="00896F1F" w:rsidR="00346B99" w:rsidP="00B34E3E" w:rsidRDefault="00346B99" w14:paraId="7A314B18"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Custom containers: Prohibited by default</w:t>
                  </w:r>
                </w:p>
                <w:p w:rsidRPr="00896F1F" w:rsidR="00346B99" w:rsidP="00B34E3E" w:rsidRDefault="00346B99" w14:paraId="501ADC6B"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Init scripts: Must come from a declarative automation bundle (DAB)</w:t>
                  </w:r>
                </w:p>
                <w:p w:rsidRPr="00896F1F" w:rsidR="00346B99" w:rsidP="00B34E3E" w:rsidRDefault="00346B99" w14:paraId="3186C2B9"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Credential passthrough: Prohibited</w:t>
                  </w:r>
                </w:p>
                <w:p w:rsidRPr="00896F1F" w:rsidR="00346B99" w:rsidP="00B34E3E" w:rsidRDefault="00346B99" w14:paraId="19E9027C"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Cluster Logs: Written to designated UC volume</w:t>
                  </w:r>
                </w:p>
                <w:p w:rsidRPr="00896F1F" w:rsidR="00346B99" w:rsidP="00B34E3E" w:rsidRDefault="00346B99" w14:paraId="1B110945"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Libraries: Specified in DAB</w:t>
                  </w:r>
                </w:p>
                <w:p w:rsidRPr="00896F1F" w:rsidR="00346B99" w:rsidP="00B34E3E" w:rsidRDefault="00346B99" w14:paraId="779D54B6"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lastRenderedPageBreak/>
                    <w:t>Max. Resources per Identity: Default 2. Set per workload based on expected concurrency</w:t>
                  </w:r>
                </w:p>
                <w:p w:rsidRPr="00896F1F" w:rsidR="00346B99" w:rsidP="00B34E3E" w:rsidRDefault="00346B99" w14:paraId="69C7B03E"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Permissions: CAN_USE for;</w:t>
                  </w:r>
                </w:p>
                <w:p w:rsidRPr="00896F1F" w:rsidR="00AD2041" w:rsidP="00B34E3E" w:rsidRDefault="00AD2041" w14:paraId="0FF24B33" w14:textId="5603FF52">
                  <w:pPr>
                    <w:pStyle w:val="ListParagraph"/>
                    <w:numPr>
                      <w:ilvl w:val="1"/>
                      <w:numId w:val="12"/>
                    </w:numPr>
                    <w:rPr>
                      <w:rFonts w:ascii="Mulish" w:hAnsi="Mulish" w:cstheme="majorHAnsi"/>
                      <w:sz w:val="18"/>
                      <w:szCs w:val="18"/>
                    </w:rPr>
                  </w:pPr>
                  <w:r w:rsidRPr="00896F1F">
                    <w:rPr>
                      <w:rFonts w:ascii="Mulish" w:hAnsi="Mulish" w:cstheme="majorHAnsi"/>
                      <w:sz w:val="18"/>
                      <w:szCs w:val="18"/>
                    </w:rPr>
                    <w:t>CAN_USE: doubtless-sp-</w:t>
                  </w:r>
                  <w:r w:rsidRPr="00896F1F" w:rsidR="00B51F9F">
                    <w:rPr>
                      <w:rFonts w:ascii="Mulish" w:hAnsi="Mulish" w:cstheme="majorHAnsi"/>
                      <w:sz w:val="18"/>
                      <w:szCs w:val="18"/>
                    </w:rPr>
                    <w:t>w</w:t>
                  </w:r>
                  <w:r w:rsidRPr="00896F1F" w:rsidR="00B51F9F">
                    <w:rPr>
                      <w:rFonts w:ascii="Mulish" w:hAnsi="Mulish"/>
                      <w:sz w:val="18"/>
                      <w:szCs w:val="18"/>
                    </w:rPr>
                    <w:t>orkload</w:t>
                  </w:r>
                  <w:r w:rsidRPr="00896F1F">
                    <w:rPr>
                      <w:rFonts w:ascii="Mulish" w:hAnsi="Mulish" w:cstheme="majorHAnsi"/>
                      <w:sz w:val="18"/>
                      <w:szCs w:val="18"/>
                    </w:rPr>
                    <w:t>-dev</w:t>
                  </w:r>
                </w:p>
                <w:p w:rsidRPr="00896F1F" w:rsidR="00346B99" w:rsidP="00B34E3E" w:rsidRDefault="00AD2041" w14:paraId="7A66C4AD" w14:textId="4C659927">
                  <w:pPr>
                    <w:pStyle w:val="ListParagraph"/>
                    <w:numPr>
                      <w:ilvl w:val="1"/>
                      <w:numId w:val="12"/>
                    </w:numPr>
                    <w:rPr>
                      <w:rFonts w:ascii="Mulish" w:hAnsi="Mulish" w:cstheme="majorHAnsi"/>
                      <w:sz w:val="18"/>
                      <w:szCs w:val="18"/>
                    </w:rPr>
                  </w:pPr>
                  <w:r w:rsidRPr="00896F1F">
                    <w:rPr>
                      <w:rFonts w:ascii="Mulish" w:hAnsi="Mulish" w:cstheme="majorHAnsi"/>
                      <w:sz w:val="18"/>
                      <w:szCs w:val="18"/>
                    </w:rPr>
                    <w:t>CAN_MANAGE: doubtless-admin-databricks-compute</w:t>
                  </w:r>
                </w:p>
              </w:tc>
            </w:tr>
          </w:tbl>
          <w:p w:rsidRPr="00896F1F" w:rsidR="00530E1F" w:rsidP="00296202" w:rsidRDefault="00530E1F" w14:paraId="3DD45526" w14:textId="77777777">
            <w:pPr>
              <w:rPr>
                <w:rFonts w:ascii="Mulish" w:hAnsi="Mulish" w:cstheme="majorHAnsi"/>
                <w:sz w:val="18"/>
                <w:szCs w:val="18"/>
              </w:rPr>
            </w:pPr>
          </w:p>
          <w:p w:rsidRPr="00896F1F" w:rsidR="00530E1F" w:rsidP="00B34E3E" w:rsidRDefault="00530E1F" w14:paraId="134CB870" w14:textId="43A8CD2F">
            <w:pPr>
              <w:pStyle w:val="ListParagraph"/>
              <w:numPr>
                <w:ilvl w:val="0"/>
                <w:numId w:val="12"/>
              </w:numPr>
              <w:rPr>
                <w:rFonts w:ascii="Mulish" w:hAnsi="Mulish" w:cstheme="majorHAnsi"/>
                <w:sz w:val="18"/>
                <w:szCs w:val="18"/>
              </w:rPr>
            </w:pPr>
            <w:r w:rsidRPr="00896F1F">
              <w:rPr>
                <w:rFonts w:ascii="Mulish" w:hAnsi="Mulish" w:cstheme="majorHAnsi"/>
                <w:sz w:val="18"/>
                <w:szCs w:val="18"/>
              </w:rPr>
              <w:t>Usage Policy Configuration</w:t>
            </w:r>
          </w:p>
          <w:p w:rsidRPr="00896F1F" w:rsidR="00B93C72" w:rsidP="00B34E3E" w:rsidRDefault="00B676A9" w14:paraId="7EF348A7" w14:textId="6CE5B3F5">
            <w:pPr>
              <w:pStyle w:val="ListParagraph"/>
              <w:numPr>
                <w:ilvl w:val="1"/>
                <w:numId w:val="12"/>
              </w:numPr>
              <w:rPr>
                <w:rFonts w:ascii="Mulish" w:hAnsi="Mulish" w:cstheme="majorHAnsi"/>
                <w:sz w:val="18"/>
                <w:szCs w:val="18"/>
              </w:rPr>
            </w:pPr>
            <w:r w:rsidRPr="00896F1F">
              <w:rPr>
                <w:rFonts w:ascii="Mulish" w:hAnsi="Mulish" w:cstheme="majorHAnsi"/>
                <w:sz w:val="18"/>
                <w:szCs w:val="18"/>
              </w:rPr>
              <w:t>One serverless usage policy per environment</w:t>
            </w:r>
          </w:p>
          <w:p w:rsidRPr="00896F1F" w:rsidR="00B676A9" w:rsidP="00B34E3E" w:rsidRDefault="00B676A9" w14:paraId="7E4D9A54" w14:textId="28DC3E55">
            <w:pPr>
              <w:pStyle w:val="ListParagraph"/>
              <w:numPr>
                <w:ilvl w:val="1"/>
                <w:numId w:val="12"/>
              </w:numPr>
              <w:rPr>
                <w:rFonts w:ascii="Mulish" w:hAnsi="Mulish" w:cstheme="majorHAnsi"/>
                <w:sz w:val="18"/>
                <w:szCs w:val="18"/>
              </w:rPr>
            </w:pPr>
            <w:r w:rsidRPr="00896F1F">
              <w:rPr>
                <w:rFonts w:ascii="Mulish" w:hAnsi="Mulish" w:cstheme="majorHAnsi"/>
                <w:sz w:val="18"/>
                <w:szCs w:val="18"/>
              </w:rPr>
              <w:t xml:space="preserve">Policy explicitly bound to </w:t>
            </w:r>
            <w:r w:rsidRPr="00896F1F" w:rsidR="004B0D33">
              <w:rPr>
                <w:rFonts w:ascii="Mulish" w:hAnsi="Mulish" w:cstheme="majorHAnsi"/>
                <w:sz w:val="18"/>
                <w:szCs w:val="18"/>
              </w:rPr>
              <w:t>its corresponding workspace</w:t>
            </w:r>
          </w:p>
          <w:p w:rsidRPr="00896F1F" w:rsidR="004B0D33" w:rsidP="00B34E3E" w:rsidRDefault="00FD7D66" w14:paraId="2E3449FF" w14:textId="36E836AD">
            <w:pPr>
              <w:pStyle w:val="ListParagraph"/>
              <w:numPr>
                <w:ilvl w:val="1"/>
                <w:numId w:val="12"/>
              </w:numPr>
              <w:rPr>
                <w:rFonts w:ascii="Mulish" w:hAnsi="Mulish" w:cstheme="majorHAnsi"/>
                <w:sz w:val="18"/>
                <w:szCs w:val="18"/>
              </w:rPr>
            </w:pPr>
            <w:r w:rsidRPr="00896F1F">
              <w:rPr>
                <w:rFonts w:ascii="Mulish" w:hAnsi="Mulish" w:cstheme="majorHAnsi"/>
                <w:sz w:val="18"/>
                <w:szCs w:val="18"/>
              </w:rPr>
              <w:t>Apply the following tags;</w:t>
            </w:r>
            <w:r w:rsidRPr="00896F1F" w:rsidR="00C766CF">
              <w:rPr>
                <w:rFonts w:ascii="Mulish" w:hAnsi="Mulish" w:cstheme="majorHAnsi"/>
                <w:sz w:val="18"/>
                <w:szCs w:val="18"/>
              </w:rPr>
              <w:t xml:space="preserve"> * denotes mandatory</w:t>
            </w:r>
          </w:p>
          <w:p w:rsidRPr="00896F1F" w:rsidR="00FD7D66" w:rsidP="00B34E3E" w:rsidRDefault="00FD7D66" w14:paraId="49A73FA9" w14:textId="058663F1">
            <w:pPr>
              <w:pStyle w:val="ListParagraph"/>
              <w:numPr>
                <w:ilvl w:val="2"/>
                <w:numId w:val="12"/>
              </w:numPr>
              <w:rPr>
                <w:rFonts w:ascii="Mulish" w:hAnsi="Mulish" w:cstheme="majorHAnsi"/>
                <w:sz w:val="18"/>
                <w:szCs w:val="18"/>
              </w:rPr>
            </w:pPr>
            <w:r w:rsidRPr="00896F1F">
              <w:rPr>
                <w:rFonts w:ascii="Mulish" w:hAnsi="Mulish" w:cstheme="majorHAnsi"/>
                <w:sz w:val="18"/>
                <w:szCs w:val="18"/>
              </w:rPr>
              <w:t>Business</w:t>
            </w:r>
            <w:r w:rsidRPr="00896F1F" w:rsidR="00AB18DB">
              <w:rPr>
                <w:rFonts w:ascii="Mulish" w:hAnsi="Mulish" w:cstheme="majorHAnsi"/>
                <w:sz w:val="18"/>
                <w:szCs w:val="18"/>
              </w:rPr>
              <w:t xml:space="preserve"> E</w:t>
            </w:r>
            <w:r w:rsidRPr="00896F1F">
              <w:rPr>
                <w:rFonts w:ascii="Mulish" w:hAnsi="Mulish" w:cstheme="majorHAnsi"/>
                <w:sz w:val="18"/>
                <w:szCs w:val="18"/>
              </w:rPr>
              <w:t>ntity</w:t>
            </w:r>
            <w:r w:rsidRPr="00896F1F" w:rsidR="00C766CF">
              <w:rPr>
                <w:rFonts w:ascii="Mulish" w:hAnsi="Mulish" w:cstheme="majorHAnsi"/>
                <w:sz w:val="18"/>
                <w:szCs w:val="18"/>
              </w:rPr>
              <w:t>*</w:t>
            </w:r>
            <w:r w:rsidRPr="00896F1F">
              <w:rPr>
                <w:rFonts w:ascii="Mulish" w:hAnsi="Mulish" w:cstheme="majorHAnsi"/>
                <w:sz w:val="18"/>
                <w:szCs w:val="18"/>
              </w:rPr>
              <w:t>: Group</w:t>
            </w:r>
          </w:p>
          <w:p w:rsidRPr="00896F1F" w:rsidR="00FD7D66" w:rsidP="00B34E3E" w:rsidRDefault="006C6F34" w14:paraId="15265D09" w14:textId="653E85F4">
            <w:pPr>
              <w:pStyle w:val="ListParagraph"/>
              <w:numPr>
                <w:ilvl w:val="2"/>
                <w:numId w:val="12"/>
              </w:numPr>
              <w:rPr>
                <w:rFonts w:ascii="Mulish" w:hAnsi="Mulish" w:cstheme="majorHAnsi"/>
                <w:sz w:val="18"/>
                <w:szCs w:val="18"/>
              </w:rPr>
            </w:pPr>
            <w:r w:rsidRPr="00896F1F">
              <w:rPr>
                <w:rFonts w:ascii="Mulish" w:hAnsi="Mulish" w:cstheme="majorHAnsi"/>
                <w:sz w:val="18"/>
                <w:szCs w:val="18"/>
              </w:rPr>
              <w:t>Cost</w:t>
            </w:r>
            <w:r w:rsidRPr="00896F1F" w:rsidR="00296202">
              <w:rPr>
                <w:rFonts w:ascii="Mulish" w:hAnsi="Mulish" w:cstheme="majorHAnsi"/>
                <w:sz w:val="18"/>
                <w:szCs w:val="18"/>
              </w:rPr>
              <w:t xml:space="preserve"> </w:t>
            </w:r>
            <w:r w:rsidRPr="00896F1F" w:rsidR="00AB18DB">
              <w:rPr>
                <w:rFonts w:ascii="Mulish" w:hAnsi="Mulish" w:cstheme="majorHAnsi"/>
                <w:sz w:val="18"/>
                <w:szCs w:val="18"/>
              </w:rPr>
              <w:t>C</w:t>
            </w:r>
            <w:r w:rsidRPr="00896F1F">
              <w:rPr>
                <w:rFonts w:ascii="Mulish" w:hAnsi="Mulish" w:cstheme="majorHAnsi"/>
                <w:sz w:val="18"/>
                <w:szCs w:val="18"/>
              </w:rPr>
              <w:t>entre</w:t>
            </w:r>
            <w:r w:rsidRPr="00896F1F" w:rsidR="00C766CF">
              <w:rPr>
                <w:rFonts w:ascii="Mulish" w:hAnsi="Mulish" w:cstheme="majorHAnsi"/>
                <w:sz w:val="18"/>
                <w:szCs w:val="18"/>
              </w:rPr>
              <w:t>*</w:t>
            </w:r>
            <w:r w:rsidRPr="00896F1F">
              <w:rPr>
                <w:rFonts w:ascii="Mulish" w:hAnsi="Mulish" w:cstheme="majorHAnsi"/>
                <w:sz w:val="18"/>
                <w:szCs w:val="18"/>
              </w:rPr>
              <w:t>: Group Data Platform</w:t>
            </w:r>
          </w:p>
          <w:p w:rsidRPr="00896F1F" w:rsidR="006C6F34" w:rsidP="00B34E3E" w:rsidRDefault="006C6F34" w14:paraId="70C33EBF" w14:textId="253F6828">
            <w:pPr>
              <w:pStyle w:val="ListParagraph"/>
              <w:numPr>
                <w:ilvl w:val="2"/>
                <w:numId w:val="12"/>
              </w:numPr>
              <w:rPr>
                <w:rFonts w:ascii="Mulish" w:hAnsi="Mulish" w:cstheme="majorHAnsi"/>
                <w:sz w:val="18"/>
                <w:szCs w:val="18"/>
              </w:rPr>
            </w:pPr>
            <w:r w:rsidRPr="00896F1F">
              <w:rPr>
                <w:rFonts w:ascii="Mulish" w:hAnsi="Mulish" w:cstheme="majorHAnsi"/>
                <w:sz w:val="18"/>
                <w:szCs w:val="18"/>
              </w:rPr>
              <w:t>Environment</w:t>
            </w:r>
            <w:r w:rsidRPr="00896F1F" w:rsidR="00C766CF">
              <w:rPr>
                <w:rFonts w:ascii="Mulish" w:hAnsi="Mulish" w:cstheme="majorHAnsi"/>
                <w:sz w:val="18"/>
                <w:szCs w:val="18"/>
              </w:rPr>
              <w:t>*</w:t>
            </w:r>
            <w:r w:rsidRPr="00896F1F">
              <w:rPr>
                <w:rFonts w:ascii="Mulish" w:hAnsi="Mulish" w:cstheme="majorHAnsi"/>
                <w:sz w:val="18"/>
                <w:szCs w:val="18"/>
              </w:rPr>
              <w:t>: &lt;as per deployed environment&gt;</w:t>
            </w:r>
          </w:p>
          <w:p w:rsidRPr="00896F1F" w:rsidR="00AB18DB" w:rsidP="00B34E3E" w:rsidRDefault="00AB18DB" w14:paraId="3F3FE35F" w14:textId="2EC9037B">
            <w:pPr>
              <w:pStyle w:val="ListParagraph"/>
              <w:numPr>
                <w:ilvl w:val="2"/>
                <w:numId w:val="12"/>
              </w:numPr>
              <w:rPr>
                <w:rFonts w:ascii="Mulish" w:hAnsi="Mulish" w:cstheme="majorHAnsi"/>
                <w:sz w:val="18"/>
                <w:szCs w:val="18"/>
              </w:rPr>
            </w:pPr>
            <w:r w:rsidRPr="00896F1F">
              <w:rPr>
                <w:rFonts w:ascii="Mulish" w:hAnsi="Mulish" w:cstheme="majorHAnsi"/>
                <w:sz w:val="18"/>
                <w:szCs w:val="18"/>
              </w:rPr>
              <w:t>Data Product: Group Data Platform</w:t>
            </w:r>
          </w:p>
          <w:p w:rsidRPr="00896F1F" w:rsidR="00AB18DB" w:rsidP="00B34E3E" w:rsidRDefault="00AB18DB" w14:paraId="78CB59C6" w14:textId="45FE7900">
            <w:pPr>
              <w:pStyle w:val="ListParagraph"/>
              <w:numPr>
                <w:ilvl w:val="2"/>
                <w:numId w:val="12"/>
              </w:numPr>
              <w:rPr>
                <w:rFonts w:ascii="Mulish" w:hAnsi="Mulish" w:cstheme="majorHAnsi"/>
                <w:sz w:val="18"/>
                <w:szCs w:val="18"/>
              </w:rPr>
            </w:pPr>
            <w:r w:rsidRPr="00896F1F">
              <w:rPr>
                <w:rFonts w:ascii="Mulish" w:hAnsi="Mulish" w:cstheme="majorHAnsi"/>
                <w:sz w:val="18"/>
                <w:szCs w:val="18"/>
              </w:rPr>
              <w:t>Service Owner:</w:t>
            </w:r>
            <w:r w:rsidRPr="00896F1F" w:rsidR="00C766CF">
              <w:rPr>
                <w:rFonts w:ascii="Mulish" w:hAnsi="Mulish" w:cstheme="majorHAnsi"/>
                <w:sz w:val="18"/>
                <w:szCs w:val="18"/>
              </w:rPr>
              <w:t xml:space="preserve"> Group Data Platform</w:t>
            </w:r>
          </w:p>
          <w:p w:rsidRPr="00896F1F" w:rsidR="00AB18DB" w:rsidP="00B34E3E" w:rsidRDefault="00AB18DB" w14:paraId="742E8CE4" w14:textId="2D77F863">
            <w:pPr>
              <w:pStyle w:val="ListParagraph"/>
              <w:numPr>
                <w:ilvl w:val="2"/>
                <w:numId w:val="12"/>
              </w:numPr>
              <w:rPr>
                <w:rFonts w:ascii="Mulish" w:hAnsi="Mulish" w:cstheme="majorHAnsi"/>
                <w:sz w:val="18"/>
                <w:szCs w:val="18"/>
              </w:rPr>
            </w:pPr>
            <w:r w:rsidRPr="00896F1F">
              <w:rPr>
                <w:rFonts w:ascii="Mulish" w:hAnsi="Mulish" w:cstheme="majorHAnsi"/>
                <w:sz w:val="18"/>
                <w:szCs w:val="18"/>
              </w:rPr>
              <w:t>Managed</w:t>
            </w:r>
            <w:r w:rsidRPr="00896F1F" w:rsidR="00C766CF">
              <w:rPr>
                <w:rFonts w:ascii="Mulish" w:hAnsi="Mulish" w:cstheme="majorHAnsi"/>
                <w:sz w:val="18"/>
                <w:szCs w:val="18"/>
              </w:rPr>
              <w:t>*</w:t>
            </w:r>
            <w:r w:rsidRPr="00896F1F">
              <w:rPr>
                <w:rFonts w:ascii="Mulish" w:hAnsi="Mulish" w:cstheme="majorHAnsi"/>
                <w:sz w:val="18"/>
                <w:szCs w:val="18"/>
              </w:rPr>
              <w:t>:</w:t>
            </w:r>
            <w:r w:rsidRPr="00896F1F" w:rsidR="00C766CF">
              <w:rPr>
                <w:rFonts w:ascii="Mulish" w:hAnsi="Mulish" w:cstheme="majorHAnsi"/>
                <w:sz w:val="18"/>
                <w:szCs w:val="18"/>
              </w:rPr>
              <w:t xml:space="preserve"> Terraform</w:t>
            </w:r>
          </w:p>
          <w:p w:rsidRPr="00896F1F" w:rsidR="00B509E8" w:rsidP="00B509E8" w:rsidRDefault="00B509E8" w14:paraId="378A8CFF" w14:textId="77777777">
            <w:pPr>
              <w:pStyle w:val="ListParagraph"/>
              <w:ind w:left="1800"/>
              <w:rPr>
                <w:rFonts w:ascii="Mulish" w:hAnsi="Mulish" w:cstheme="majorHAnsi"/>
                <w:sz w:val="18"/>
                <w:szCs w:val="18"/>
              </w:rPr>
            </w:pPr>
          </w:p>
          <w:p w:rsidRPr="00896F1F" w:rsidR="009B10E1" w:rsidP="00B34E3E" w:rsidRDefault="00B509E8" w14:paraId="5CA0A577" w14:textId="1645E477">
            <w:pPr>
              <w:pStyle w:val="ListParagraph"/>
              <w:numPr>
                <w:ilvl w:val="0"/>
                <w:numId w:val="12"/>
              </w:numPr>
              <w:rPr>
                <w:rFonts w:ascii="Mulish" w:hAnsi="Mulish" w:cstheme="majorHAnsi"/>
                <w:sz w:val="18"/>
                <w:szCs w:val="18"/>
              </w:rPr>
            </w:pPr>
            <w:r w:rsidRPr="00896F1F">
              <w:rPr>
                <w:rFonts w:ascii="Mulish" w:hAnsi="Mulish" w:cstheme="majorHAnsi"/>
                <w:sz w:val="18"/>
                <w:szCs w:val="18"/>
              </w:rPr>
              <w:t xml:space="preserve">Serverless </w:t>
            </w:r>
            <w:r w:rsidRPr="00896F1F" w:rsidR="009B10E1">
              <w:rPr>
                <w:rFonts w:ascii="Mulish" w:hAnsi="Mulish" w:cstheme="majorHAnsi"/>
                <w:sz w:val="18"/>
                <w:szCs w:val="18"/>
              </w:rPr>
              <w:t xml:space="preserve">SQL </w:t>
            </w:r>
            <w:r w:rsidRPr="00896F1F">
              <w:rPr>
                <w:rFonts w:ascii="Mulish" w:hAnsi="Mulish" w:cstheme="majorHAnsi"/>
                <w:sz w:val="18"/>
                <w:szCs w:val="18"/>
              </w:rPr>
              <w:t>Warehouse Policy: Separate from engineering and BI workloads</w:t>
            </w: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953"/>
              <w:gridCol w:w="5954"/>
            </w:tblGrid>
            <w:tr w:rsidRPr="00896F1F" w:rsidR="00346B99" w:rsidTr="00DF767E" w14:paraId="046AABE9" w14:textId="77777777">
              <w:tc>
                <w:tcPr>
                  <w:tcW w:w="6128" w:type="dxa"/>
                </w:tcPr>
                <w:p w:rsidRPr="00896F1F" w:rsidR="00346B99" w:rsidP="00346B99" w:rsidRDefault="00346B99" w14:paraId="3BEE5C00" w14:textId="6FB39642">
                  <w:pPr>
                    <w:pStyle w:val="ListParagraph"/>
                    <w:ind w:left="0"/>
                    <w:rPr>
                      <w:rFonts w:ascii="Mulish" w:hAnsi="Mulish" w:cstheme="majorHAnsi"/>
                      <w:i/>
                      <w:iCs/>
                      <w:sz w:val="18"/>
                      <w:szCs w:val="18"/>
                    </w:rPr>
                  </w:pPr>
                  <w:r w:rsidRPr="00896F1F">
                    <w:rPr>
                      <w:rFonts w:ascii="Mulish" w:hAnsi="Mulish" w:cstheme="majorHAnsi"/>
                      <w:i/>
                      <w:iCs/>
                      <w:sz w:val="18"/>
                      <w:szCs w:val="18"/>
                    </w:rPr>
                    <w:t>Engineering</w:t>
                  </w:r>
                </w:p>
              </w:tc>
              <w:tc>
                <w:tcPr>
                  <w:tcW w:w="6129" w:type="dxa"/>
                </w:tcPr>
                <w:p w:rsidRPr="00896F1F" w:rsidR="00346B99" w:rsidP="00346B99" w:rsidRDefault="00346B99" w14:paraId="424C4E75" w14:textId="75A5C188">
                  <w:pPr>
                    <w:pStyle w:val="ListParagraph"/>
                    <w:ind w:left="0"/>
                    <w:rPr>
                      <w:rFonts w:ascii="Mulish" w:hAnsi="Mulish" w:cstheme="majorHAnsi"/>
                      <w:i/>
                      <w:iCs/>
                      <w:sz w:val="18"/>
                      <w:szCs w:val="18"/>
                    </w:rPr>
                  </w:pPr>
                  <w:r w:rsidRPr="00896F1F">
                    <w:rPr>
                      <w:rFonts w:ascii="Mulish" w:hAnsi="Mulish" w:cstheme="majorHAnsi"/>
                      <w:i/>
                      <w:iCs/>
                      <w:sz w:val="18"/>
                      <w:szCs w:val="18"/>
                    </w:rPr>
                    <w:t>B</w:t>
                  </w:r>
                  <w:r w:rsidRPr="00896F1F" w:rsidR="00445D13">
                    <w:rPr>
                      <w:rFonts w:ascii="Mulish" w:hAnsi="Mulish" w:cstheme="majorHAnsi"/>
                      <w:i/>
                      <w:iCs/>
                      <w:sz w:val="18"/>
                      <w:szCs w:val="18"/>
                    </w:rPr>
                    <w:t>usiness Intelligence (BI)</w:t>
                  </w:r>
                </w:p>
              </w:tc>
            </w:tr>
            <w:tr w:rsidRPr="00896F1F" w:rsidR="00346B99" w:rsidTr="00DF767E" w14:paraId="395393A9" w14:textId="77777777">
              <w:tc>
                <w:tcPr>
                  <w:tcW w:w="6128" w:type="dxa"/>
                </w:tcPr>
                <w:p w:rsidRPr="00896F1F" w:rsidR="006F5953" w:rsidP="00B34E3E" w:rsidRDefault="006F5953" w14:paraId="3B61F23D" w14:textId="27C140C2">
                  <w:pPr>
                    <w:pStyle w:val="ListParagraph"/>
                    <w:numPr>
                      <w:ilvl w:val="0"/>
                      <w:numId w:val="12"/>
                    </w:numPr>
                    <w:rPr>
                      <w:rFonts w:ascii="Mulish" w:hAnsi="Mulish" w:cstheme="majorHAnsi"/>
                      <w:sz w:val="18"/>
                      <w:szCs w:val="18"/>
                    </w:rPr>
                  </w:pPr>
                  <w:r w:rsidRPr="00896F1F">
                    <w:rPr>
                      <w:rFonts w:ascii="Mulish" w:hAnsi="Mulish" w:cstheme="majorHAnsi"/>
                      <w:sz w:val="18"/>
                      <w:szCs w:val="18"/>
                    </w:rPr>
                    <w:t>Warehouse Type: PRO</w:t>
                  </w:r>
                </w:p>
                <w:p w:rsidRPr="00896F1F" w:rsidR="00445D13" w:rsidP="00B34E3E" w:rsidRDefault="00445D13" w14:paraId="1FD2AE12" w14:textId="54066E10">
                  <w:pPr>
                    <w:pStyle w:val="ListParagraph"/>
                    <w:numPr>
                      <w:ilvl w:val="0"/>
                      <w:numId w:val="12"/>
                    </w:numPr>
                    <w:rPr>
                      <w:rFonts w:ascii="Mulish" w:hAnsi="Mulish" w:cstheme="majorHAnsi"/>
                      <w:sz w:val="18"/>
                      <w:szCs w:val="18"/>
                    </w:rPr>
                  </w:pPr>
                  <w:r w:rsidRPr="00896F1F">
                    <w:rPr>
                      <w:rFonts w:ascii="Mulish" w:hAnsi="Mulish" w:cstheme="majorHAnsi"/>
                      <w:sz w:val="18"/>
                      <w:szCs w:val="18"/>
                    </w:rPr>
                    <w:t>Size:</w:t>
                  </w:r>
                  <w:r w:rsidRPr="00896F1F" w:rsidR="006F5953">
                    <w:rPr>
                      <w:rFonts w:ascii="Mulish" w:hAnsi="Mulish" w:cstheme="majorHAnsi"/>
                      <w:sz w:val="18"/>
                      <w:szCs w:val="18"/>
                    </w:rPr>
                    <w:t xml:space="preserve"> XSmall</w:t>
                  </w:r>
                </w:p>
                <w:p w:rsidRPr="00896F1F" w:rsidR="00445D13" w:rsidP="00B34E3E" w:rsidRDefault="00445D13" w14:paraId="706CABE6" w14:textId="036436EB">
                  <w:pPr>
                    <w:pStyle w:val="ListParagraph"/>
                    <w:numPr>
                      <w:ilvl w:val="0"/>
                      <w:numId w:val="12"/>
                    </w:numPr>
                    <w:rPr>
                      <w:rFonts w:ascii="Mulish" w:hAnsi="Mulish" w:cstheme="majorHAnsi"/>
                      <w:sz w:val="18"/>
                      <w:szCs w:val="18"/>
                    </w:rPr>
                  </w:pPr>
                  <w:r w:rsidRPr="00896F1F">
                    <w:rPr>
                      <w:rFonts w:ascii="Mulish" w:hAnsi="Mulish" w:cstheme="majorHAnsi"/>
                      <w:sz w:val="18"/>
                      <w:szCs w:val="18"/>
                    </w:rPr>
                    <w:t>Min</w:t>
                  </w:r>
                  <w:r w:rsidRPr="00896F1F" w:rsidR="006F5953">
                    <w:rPr>
                      <w:rFonts w:ascii="Mulish" w:hAnsi="Mulish" w:cstheme="majorHAnsi"/>
                      <w:sz w:val="18"/>
                      <w:szCs w:val="18"/>
                    </w:rPr>
                    <w:t>i</w:t>
                  </w:r>
                  <w:r w:rsidRPr="00896F1F">
                    <w:rPr>
                      <w:rFonts w:ascii="Mulish" w:hAnsi="Mulish" w:cstheme="majorHAnsi"/>
                      <w:sz w:val="18"/>
                      <w:szCs w:val="18"/>
                    </w:rPr>
                    <w:t>mum Clusters:</w:t>
                  </w:r>
                  <w:r w:rsidRPr="00896F1F" w:rsidR="006F5953">
                    <w:rPr>
                      <w:rFonts w:ascii="Mulish" w:hAnsi="Mulish" w:cstheme="majorHAnsi"/>
                      <w:sz w:val="18"/>
                      <w:szCs w:val="18"/>
                    </w:rPr>
                    <w:t xml:space="preserve"> 1</w:t>
                  </w:r>
                </w:p>
                <w:p w:rsidRPr="00896F1F" w:rsidR="00445D13" w:rsidP="00B34E3E" w:rsidRDefault="00445D13" w14:paraId="140B7BB6" w14:textId="1AE14BAD">
                  <w:pPr>
                    <w:pStyle w:val="ListParagraph"/>
                    <w:numPr>
                      <w:ilvl w:val="0"/>
                      <w:numId w:val="12"/>
                    </w:numPr>
                    <w:rPr>
                      <w:rFonts w:ascii="Mulish" w:hAnsi="Mulish" w:cstheme="majorHAnsi"/>
                      <w:sz w:val="18"/>
                      <w:szCs w:val="18"/>
                    </w:rPr>
                  </w:pPr>
                  <w:r w:rsidRPr="00896F1F">
                    <w:rPr>
                      <w:rFonts w:ascii="Mulish" w:hAnsi="Mulish" w:cstheme="majorHAnsi"/>
                      <w:sz w:val="18"/>
                      <w:szCs w:val="18"/>
                    </w:rPr>
                    <w:t>Maximum Clusters:</w:t>
                  </w:r>
                  <w:r w:rsidRPr="00896F1F" w:rsidR="006F5953">
                    <w:rPr>
                      <w:rFonts w:ascii="Mulish" w:hAnsi="Mulish" w:cstheme="majorHAnsi"/>
                      <w:sz w:val="18"/>
                      <w:szCs w:val="18"/>
                    </w:rPr>
                    <w:t xml:space="preserve"> 2</w:t>
                  </w:r>
                </w:p>
                <w:p w:rsidRPr="00896F1F" w:rsidR="00445D13" w:rsidP="00B34E3E" w:rsidRDefault="00445D13" w14:paraId="1795B0D6" w14:textId="08D2E9DB">
                  <w:pPr>
                    <w:pStyle w:val="ListParagraph"/>
                    <w:numPr>
                      <w:ilvl w:val="0"/>
                      <w:numId w:val="12"/>
                    </w:numPr>
                    <w:rPr>
                      <w:rFonts w:ascii="Mulish" w:hAnsi="Mulish" w:cstheme="majorHAnsi"/>
                      <w:sz w:val="18"/>
                      <w:szCs w:val="18"/>
                    </w:rPr>
                  </w:pPr>
                  <w:r w:rsidRPr="00896F1F">
                    <w:rPr>
                      <w:rFonts w:ascii="Mulish" w:hAnsi="Mulish" w:cstheme="majorHAnsi"/>
                      <w:sz w:val="18"/>
                      <w:szCs w:val="18"/>
                    </w:rPr>
                    <w:t>Auto-stop</w:t>
                  </w:r>
                  <w:r w:rsidRPr="00896F1F" w:rsidR="009F4828">
                    <w:rPr>
                      <w:rFonts w:ascii="Mulish" w:hAnsi="Mulish" w:cstheme="majorHAnsi"/>
                      <w:sz w:val="18"/>
                      <w:szCs w:val="18"/>
                    </w:rPr>
                    <w:t>:</w:t>
                  </w:r>
                  <w:r w:rsidRPr="00896F1F" w:rsidR="006F5953">
                    <w:rPr>
                      <w:rFonts w:ascii="Mulish" w:hAnsi="Mulish" w:cstheme="majorHAnsi"/>
                      <w:sz w:val="18"/>
                      <w:szCs w:val="18"/>
                    </w:rPr>
                    <w:t xml:space="preserve"> 15mins</w:t>
                  </w:r>
                </w:p>
                <w:p w:rsidRPr="00896F1F" w:rsidR="00445D13" w:rsidP="00B34E3E" w:rsidRDefault="00445D13" w14:paraId="64ADD2AA" w14:textId="471ABA2F">
                  <w:pPr>
                    <w:pStyle w:val="ListParagraph"/>
                    <w:numPr>
                      <w:ilvl w:val="0"/>
                      <w:numId w:val="12"/>
                    </w:numPr>
                    <w:rPr>
                      <w:rFonts w:ascii="Mulish" w:hAnsi="Mulish" w:cstheme="majorHAnsi"/>
                      <w:sz w:val="18"/>
                      <w:szCs w:val="18"/>
                    </w:rPr>
                  </w:pPr>
                  <w:r w:rsidRPr="00896F1F">
                    <w:rPr>
                      <w:rFonts w:ascii="Mulish" w:hAnsi="Mulish" w:cstheme="majorHAnsi"/>
                      <w:sz w:val="18"/>
                      <w:szCs w:val="18"/>
                    </w:rPr>
                    <w:t>Photon</w:t>
                  </w:r>
                  <w:r w:rsidRPr="00896F1F" w:rsidR="009F4828">
                    <w:rPr>
                      <w:rFonts w:ascii="Mulish" w:hAnsi="Mulish" w:cstheme="majorHAnsi"/>
                      <w:sz w:val="18"/>
                      <w:szCs w:val="18"/>
                    </w:rPr>
                    <w:t>:</w:t>
                  </w:r>
                  <w:r w:rsidRPr="00896F1F" w:rsidR="006F5953">
                    <w:rPr>
                      <w:rFonts w:ascii="Mulish" w:hAnsi="Mulish" w:cstheme="majorHAnsi"/>
                      <w:sz w:val="18"/>
                      <w:szCs w:val="18"/>
                    </w:rPr>
                    <w:t xml:space="preserve"> disabled unless explicitly required</w:t>
                  </w:r>
                </w:p>
                <w:p w:rsidRPr="00896F1F" w:rsidR="00445D13" w:rsidP="00B34E3E" w:rsidRDefault="00445D13" w14:paraId="7B77A430" w14:textId="2F21EFE0">
                  <w:pPr>
                    <w:pStyle w:val="ListParagraph"/>
                    <w:numPr>
                      <w:ilvl w:val="0"/>
                      <w:numId w:val="12"/>
                    </w:numPr>
                    <w:rPr>
                      <w:rFonts w:ascii="Mulish" w:hAnsi="Mulish" w:cstheme="majorHAnsi"/>
                      <w:sz w:val="18"/>
                      <w:szCs w:val="18"/>
                    </w:rPr>
                  </w:pPr>
                  <w:r w:rsidRPr="00896F1F">
                    <w:rPr>
                      <w:rFonts w:ascii="Mulish" w:hAnsi="Mulish" w:cstheme="majorHAnsi"/>
                      <w:sz w:val="18"/>
                      <w:szCs w:val="18"/>
                    </w:rPr>
                    <w:t>Release Channel</w:t>
                  </w:r>
                  <w:r w:rsidRPr="00896F1F" w:rsidR="009F4828">
                    <w:rPr>
                      <w:rFonts w:ascii="Mulish" w:hAnsi="Mulish" w:cstheme="majorHAnsi"/>
                      <w:sz w:val="18"/>
                      <w:szCs w:val="18"/>
                    </w:rPr>
                    <w:t>:</w:t>
                  </w:r>
                  <w:r w:rsidRPr="00896F1F" w:rsidR="006F5953">
                    <w:rPr>
                      <w:rFonts w:ascii="Mulish" w:hAnsi="Mulish" w:cstheme="majorHAnsi"/>
                      <w:sz w:val="18"/>
                      <w:szCs w:val="18"/>
                    </w:rPr>
                    <w:t xml:space="preserve"> Latest</w:t>
                  </w:r>
                </w:p>
                <w:p w:rsidRPr="00896F1F" w:rsidR="00445D13" w:rsidP="00B34E3E" w:rsidRDefault="00445D13" w14:paraId="3D718B46" w14:textId="294E8030">
                  <w:pPr>
                    <w:pStyle w:val="ListParagraph"/>
                    <w:numPr>
                      <w:ilvl w:val="0"/>
                      <w:numId w:val="12"/>
                    </w:numPr>
                    <w:rPr>
                      <w:rFonts w:ascii="Mulish" w:hAnsi="Mulish" w:cstheme="majorHAnsi"/>
                      <w:sz w:val="18"/>
                      <w:szCs w:val="18"/>
                    </w:rPr>
                  </w:pPr>
                  <w:r w:rsidRPr="00896F1F">
                    <w:rPr>
                      <w:rFonts w:ascii="Mulish" w:hAnsi="Mulish" w:cstheme="majorHAnsi"/>
                      <w:sz w:val="18"/>
                      <w:szCs w:val="18"/>
                    </w:rPr>
                    <w:t>Permissions</w:t>
                  </w:r>
                  <w:r w:rsidRPr="00896F1F" w:rsidR="009F4828">
                    <w:rPr>
                      <w:rFonts w:ascii="Mulish" w:hAnsi="Mulish" w:cstheme="majorHAnsi"/>
                      <w:sz w:val="18"/>
                      <w:szCs w:val="18"/>
                    </w:rPr>
                    <w:t>:</w:t>
                  </w:r>
                </w:p>
                <w:p w:rsidRPr="00896F1F" w:rsidR="009C789B" w:rsidP="00B34E3E" w:rsidRDefault="009C789B" w14:paraId="7B23C3F8" w14:textId="4EC7CE34">
                  <w:pPr>
                    <w:pStyle w:val="ListParagraph"/>
                    <w:numPr>
                      <w:ilvl w:val="1"/>
                      <w:numId w:val="12"/>
                    </w:numPr>
                    <w:rPr>
                      <w:rFonts w:ascii="Mulish" w:hAnsi="Mulish" w:cstheme="majorHAnsi"/>
                      <w:sz w:val="18"/>
                      <w:szCs w:val="18"/>
                    </w:rPr>
                  </w:pPr>
                  <w:r w:rsidRPr="00896F1F">
                    <w:rPr>
                      <w:rFonts w:ascii="Mulish" w:hAnsi="Mulish" w:cstheme="majorHAnsi"/>
                      <w:sz w:val="18"/>
                      <w:szCs w:val="18"/>
                    </w:rPr>
                    <w:t>CAN_USE: doubtless-persona-engineers</w:t>
                  </w:r>
                  <w:r w:rsidRPr="00896F1F" w:rsidR="00462A6F">
                    <w:rPr>
                      <w:rFonts w:ascii="Mulish" w:hAnsi="Mulish" w:cstheme="majorHAnsi"/>
                      <w:sz w:val="18"/>
                      <w:szCs w:val="18"/>
                    </w:rPr>
                    <w:t>, doubtless-sp-workload-dev</w:t>
                  </w:r>
                </w:p>
                <w:p w:rsidRPr="00896F1F" w:rsidR="00445D13" w:rsidP="00B34E3E" w:rsidRDefault="009C789B" w14:paraId="15827867" w14:textId="3E162623">
                  <w:pPr>
                    <w:pStyle w:val="ListParagraph"/>
                    <w:numPr>
                      <w:ilvl w:val="1"/>
                      <w:numId w:val="12"/>
                    </w:numPr>
                    <w:rPr>
                      <w:rFonts w:ascii="Mulish" w:hAnsi="Mulish" w:cstheme="majorHAnsi"/>
                      <w:sz w:val="18"/>
                      <w:szCs w:val="18"/>
                    </w:rPr>
                  </w:pPr>
                  <w:r w:rsidRPr="00896F1F">
                    <w:rPr>
                      <w:rFonts w:ascii="Mulish" w:hAnsi="Mulish" w:cstheme="majorHAnsi"/>
                      <w:sz w:val="18"/>
                      <w:szCs w:val="18"/>
                    </w:rPr>
                    <w:t xml:space="preserve">CAN_MANAGE: doubtless-admin-databricks-compute </w:t>
                  </w:r>
                </w:p>
                <w:p w:rsidRPr="00896F1F" w:rsidR="00346B99" w:rsidP="00445D13" w:rsidRDefault="00346B99" w14:paraId="0B51AF1D" w14:textId="77777777">
                  <w:pPr>
                    <w:pStyle w:val="ListParagraph"/>
                    <w:ind w:left="0"/>
                    <w:rPr>
                      <w:rFonts w:ascii="Mulish" w:hAnsi="Mulish" w:cstheme="majorHAnsi"/>
                      <w:sz w:val="18"/>
                      <w:szCs w:val="18"/>
                    </w:rPr>
                  </w:pPr>
                </w:p>
              </w:tc>
              <w:tc>
                <w:tcPr>
                  <w:tcW w:w="6129" w:type="dxa"/>
                </w:tcPr>
                <w:p w:rsidRPr="00896F1F" w:rsidR="006F5953" w:rsidP="00B34E3E" w:rsidRDefault="006F5953" w14:paraId="4B93CBDD"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Warehouse Type:</w:t>
                  </w:r>
                </w:p>
                <w:p w:rsidRPr="00896F1F" w:rsidR="006F5953" w:rsidP="00B34E3E" w:rsidRDefault="006F5953" w14:paraId="0000C3FB" w14:textId="65886C33">
                  <w:pPr>
                    <w:pStyle w:val="ListParagraph"/>
                    <w:numPr>
                      <w:ilvl w:val="0"/>
                      <w:numId w:val="12"/>
                    </w:numPr>
                    <w:rPr>
                      <w:rFonts w:ascii="Mulish" w:hAnsi="Mulish" w:cstheme="majorHAnsi"/>
                      <w:sz w:val="18"/>
                      <w:szCs w:val="18"/>
                    </w:rPr>
                  </w:pPr>
                  <w:r w:rsidRPr="00896F1F">
                    <w:rPr>
                      <w:rFonts w:ascii="Mulish" w:hAnsi="Mulish" w:cstheme="majorHAnsi"/>
                      <w:sz w:val="18"/>
                      <w:szCs w:val="18"/>
                    </w:rPr>
                    <w:t>Size: Small</w:t>
                  </w:r>
                </w:p>
                <w:p w:rsidRPr="00896F1F" w:rsidR="006F5953" w:rsidP="00B34E3E" w:rsidRDefault="006F5953" w14:paraId="386B1228" w14:textId="6DF60FF8">
                  <w:pPr>
                    <w:pStyle w:val="ListParagraph"/>
                    <w:numPr>
                      <w:ilvl w:val="0"/>
                      <w:numId w:val="12"/>
                    </w:numPr>
                    <w:rPr>
                      <w:rFonts w:ascii="Mulish" w:hAnsi="Mulish" w:cstheme="majorHAnsi"/>
                      <w:sz w:val="18"/>
                      <w:szCs w:val="18"/>
                    </w:rPr>
                  </w:pPr>
                  <w:r w:rsidRPr="00896F1F">
                    <w:rPr>
                      <w:rFonts w:ascii="Mulish" w:hAnsi="Mulish" w:cstheme="majorHAnsi"/>
                      <w:sz w:val="18"/>
                      <w:szCs w:val="18"/>
                    </w:rPr>
                    <w:t>Minimum Clusters: 1</w:t>
                  </w:r>
                </w:p>
                <w:p w:rsidRPr="00896F1F" w:rsidR="006F5953" w:rsidP="00B34E3E" w:rsidRDefault="006F5953" w14:paraId="7EA4552E" w14:textId="1C20B6EA">
                  <w:pPr>
                    <w:pStyle w:val="ListParagraph"/>
                    <w:numPr>
                      <w:ilvl w:val="0"/>
                      <w:numId w:val="12"/>
                    </w:numPr>
                    <w:rPr>
                      <w:rFonts w:ascii="Mulish" w:hAnsi="Mulish" w:cstheme="majorHAnsi"/>
                      <w:sz w:val="18"/>
                      <w:szCs w:val="18"/>
                    </w:rPr>
                  </w:pPr>
                  <w:r w:rsidRPr="00896F1F">
                    <w:rPr>
                      <w:rFonts w:ascii="Mulish" w:hAnsi="Mulish" w:cstheme="majorHAnsi"/>
                      <w:sz w:val="18"/>
                      <w:szCs w:val="18"/>
                    </w:rPr>
                    <w:t>Maximum Clusters: 4</w:t>
                  </w:r>
                </w:p>
                <w:p w:rsidRPr="00896F1F" w:rsidR="006F5953" w:rsidP="00B34E3E" w:rsidRDefault="006F5953" w14:paraId="0164CCBC" w14:textId="765ADA90">
                  <w:pPr>
                    <w:pStyle w:val="ListParagraph"/>
                    <w:numPr>
                      <w:ilvl w:val="0"/>
                      <w:numId w:val="12"/>
                    </w:numPr>
                    <w:rPr>
                      <w:rFonts w:ascii="Mulish" w:hAnsi="Mulish" w:cstheme="majorHAnsi"/>
                      <w:sz w:val="18"/>
                      <w:szCs w:val="18"/>
                    </w:rPr>
                  </w:pPr>
                  <w:r w:rsidRPr="00896F1F">
                    <w:rPr>
                      <w:rFonts w:ascii="Mulish" w:hAnsi="Mulish" w:cstheme="majorHAnsi"/>
                      <w:sz w:val="18"/>
                      <w:szCs w:val="18"/>
                    </w:rPr>
                    <w:t>Auto-stop: 15mins</w:t>
                  </w:r>
                </w:p>
                <w:p w:rsidRPr="00896F1F" w:rsidR="006F5953" w:rsidP="00B34E3E" w:rsidRDefault="006F5953" w14:paraId="130F07EA" w14:textId="50AFC1E6">
                  <w:pPr>
                    <w:pStyle w:val="ListParagraph"/>
                    <w:numPr>
                      <w:ilvl w:val="0"/>
                      <w:numId w:val="12"/>
                    </w:numPr>
                    <w:rPr>
                      <w:rFonts w:ascii="Mulish" w:hAnsi="Mulish" w:cstheme="majorHAnsi"/>
                      <w:sz w:val="18"/>
                      <w:szCs w:val="18"/>
                    </w:rPr>
                  </w:pPr>
                  <w:r w:rsidRPr="00896F1F">
                    <w:rPr>
                      <w:rFonts w:ascii="Mulish" w:hAnsi="Mulish" w:cstheme="majorHAnsi"/>
                      <w:sz w:val="18"/>
                      <w:szCs w:val="18"/>
                    </w:rPr>
                    <w:t>Photon: disabled unless explicitly required</w:t>
                  </w:r>
                </w:p>
                <w:p w:rsidRPr="00896F1F" w:rsidR="006F5953" w:rsidP="00B34E3E" w:rsidRDefault="006F5953" w14:paraId="42AF57A7" w14:textId="5453132D">
                  <w:pPr>
                    <w:pStyle w:val="ListParagraph"/>
                    <w:numPr>
                      <w:ilvl w:val="0"/>
                      <w:numId w:val="12"/>
                    </w:numPr>
                    <w:rPr>
                      <w:rFonts w:ascii="Mulish" w:hAnsi="Mulish" w:cstheme="majorHAnsi"/>
                      <w:sz w:val="18"/>
                      <w:szCs w:val="18"/>
                    </w:rPr>
                  </w:pPr>
                  <w:r w:rsidRPr="00896F1F">
                    <w:rPr>
                      <w:rFonts w:ascii="Mulish" w:hAnsi="Mulish" w:cstheme="majorHAnsi"/>
                      <w:sz w:val="18"/>
                      <w:szCs w:val="18"/>
                    </w:rPr>
                    <w:t>Release Channel: Latest</w:t>
                  </w:r>
                </w:p>
                <w:p w:rsidRPr="00896F1F" w:rsidR="006F5953" w:rsidP="00B34E3E" w:rsidRDefault="006F5953" w14:paraId="5BC2771F" w14:textId="41CC9C50">
                  <w:pPr>
                    <w:pStyle w:val="ListParagraph"/>
                    <w:numPr>
                      <w:ilvl w:val="0"/>
                      <w:numId w:val="12"/>
                    </w:numPr>
                    <w:rPr>
                      <w:rFonts w:ascii="Mulish" w:hAnsi="Mulish" w:cstheme="majorHAnsi"/>
                      <w:sz w:val="18"/>
                      <w:szCs w:val="18"/>
                    </w:rPr>
                  </w:pPr>
                  <w:r w:rsidRPr="00896F1F">
                    <w:rPr>
                      <w:rFonts w:ascii="Mulish" w:hAnsi="Mulish" w:cstheme="majorHAnsi"/>
                      <w:sz w:val="18"/>
                      <w:szCs w:val="18"/>
                    </w:rPr>
                    <w:t>Permissions:</w:t>
                  </w:r>
                </w:p>
                <w:p w:rsidRPr="00896F1F" w:rsidR="009C789B" w:rsidP="00B34E3E" w:rsidRDefault="009C789B" w14:paraId="6A765E8B" w14:textId="03C5EF2A">
                  <w:pPr>
                    <w:pStyle w:val="ListParagraph"/>
                    <w:numPr>
                      <w:ilvl w:val="1"/>
                      <w:numId w:val="12"/>
                    </w:numPr>
                    <w:rPr>
                      <w:rFonts w:ascii="Mulish" w:hAnsi="Mulish" w:cstheme="majorHAnsi"/>
                      <w:sz w:val="18"/>
                      <w:szCs w:val="18"/>
                    </w:rPr>
                  </w:pPr>
                  <w:r w:rsidRPr="00896F1F">
                    <w:rPr>
                      <w:rFonts w:ascii="Mulish" w:hAnsi="Mulish" w:cstheme="majorHAnsi"/>
                      <w:sz w:val="18"/>
                      <w:szCs w:val="18"/>
                    </w:rPr>
                    <w:t>CAN_USE: doubtless-sp-</w:t>
                  </w:r>
                  <w:r w:rsidRPr="00896F1F" w:rsidR="00462A6F">
                    <w:rPr>
                      <w:rFonts w:ascii="Mulish" w:hAnsi="Mulish" w:cstheme="majorHAnsi"/>
                      <w:sz w:val="18"/>
                      <w:szCs w:val="18"/>
                    </w:rPr>
                    <w:t>reporting</w:t>
                  </w:r>
                  <w:r w:rsidRPr="00896F1F">
                    <w:rPr>
                      <w:rFonts w:ascii="Mulish" w:hAnsi="Mulish" w:cstheme="majorHAnsi"/>
                      <w:sz w:val="18"/>
                      <w:szCs w:val="18"/>
                    </w:rPr>
                    <w:t>-dev, doubtless-persona-analysts</w:t>
                  </w:r>
                </w:p>
                <w:p w:rsidRPr="00896F1F" w:rsidR="009C789B" w:rsidP="00B34E3E" w:rsidRDefault="009C789B" w14:paraId="5A15E1AC"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 xml:space="preserve">CAN_MANAGE: doubtless-admin-databricks-compute </w:t>
                  </w:r>
                </w:p>
                <w:p w:rsidRPr="00896F1F" w:rsidR="00346B99" w:rsidP="00B34E3E" w:rsidRDefault="006F5953" w14:paraId="57B7981E" w14:textId="1889F490">
                  <w:pPr>
                    <w:pStyle w:val="ListParagraph"/>
                    <w:numPr>
                      <w:ilvl w:val="0"/>
                      <w:numId w:val="12"/>
                    </w:numPr>
                    <w:rPr>
                      <w:rFonts w:ascii="Mulish" w:hAnsi="Mulish" w:cstheme="majorHAnsi"/>
                      <w:sz w:val="18"/>
                      <w:szCs w:val="18"/>
                    </w:rPr>
                  </w:pPr>
                  <w:r w:rsidRPr="00896F1F">
                    <w:rPr>
                      <w:rFonts w:ascii="Mulish" w:hAnsi="Mulish" w:cstheme="majorHAnsi"/>
                      <w:sz w:val="18"/>
                      <w:szCs w:val="18"/>
                    </w:rPr>
                    <w:t>Management:</w:t>
                  </w:r>
                  <w:r w:rsidRPr="00896F1F" w:rsidR="00614FC0">
                    <w:rPr>
                      <w:rFonts w:ascii="Mulish" w:hAnsi="Mulish" w:cstheme="majorHAnsi"/>
                      <w:sz w:val="18"/>
                      <w:szCs w:val="18"/>
                    </w:rPr>
                    <w:t xml:space="preserve"> Workspace administrators</w:t>
                  </w:r>
                </w:p>
              </w:tc>
            </w:tr>
          </w:tbl>
          <w:p w:rsidRPr="00896F1F" w:rsidR="004307EE" w:rsidP="00B34E3E" w:rsidRDefault="001B2AA3" w14:paraId="4274B15C" w14:textId="7D69A902">
            <w:pPr>
              <w:pStyle w:val="ListParagraph"/>
              <w:numPr>
                <w:ilvl w:val="0"/>
                <w:numId w:val="12"/>
              </w:numPr>
              <w:rPr>
                <w:rFonts w:ascii="Mulish" w:hAnsi="Mulish" w:cstheme="majorHAnsi"/>
                <w:sz w:val="18"/>
                <w:szCs w:val="18"/>
              </w:rPr>
            </w:pPr>
            <w:r w:rsidRPr="00896F1F">
              <w:rPr>
                <w:rFonts w:ascii="Mulish" w:hAnsi="Mulish" w:cstheme="majorHAnsi"/>
                <w:sz w:val="18"/>
                <w:szCs w:val="18"/>
              </w:rPr>
              <w:t>Unity Catalogue Configuration</w:t>
            </w:r>
          </w:p>
          <w:p w:rsidRPr="00896F1F" w:rsidR="00C0248C" w:rsidP="00B34E3E" w:rsidRDefault="003F28C2" w14:paraId="33C20302" w14:textId="2B1CEC18">
            <w:pPr>
              <w:pStyle w:val="ListParagraph"/>
              <w:numPr>
                <w:ilvl w:val="1"/>
                <w:numId w:val="12"/>
              </w:numPr>
              <w:rPr>
                <w:rFonts w:ascii="Mulish" w:hAnsi="Mulish" w:cstheme="majorHAnsi"/>
                <w:sz w:val="18"/>
                <w:szCs w:val="18"/>
              </w:rPr>
            </w:pPr>
            <w:r w:rsidRPr="00896F1F">
              <w:rPr>
                <w:rFonts w:ascii="Mulish" w:hAnsi="Mulish" w:cstheme="majorHAnsi"/>
                <w:sz w:val="18"/>
                <w:szCs w:val="18"/>
              </w:rPr>
              <w:t>Unity Catalogue regional metastore created automatically on creation of first workspace. This will be in Germany West Central (DE</w:t>
            </w:r>
            <w:r w:rsidRPr="00896F1F" w:rsidR="001102F2">
              <w:rPr>
                <w:rFonts w:ascii="Mulish" w:hAnsi="Mulish" w:cstheme="majorHAnsi"/>
                <w:sz w:val="18"/>
                <w:szCs w:val="18"/>
              </w:rPr>
              <w:t>WC).</w:t>
            </w:r>
          </w:p>
          <w:p w:rsidRPr="00896F1F" w:rsidR="001B2AA3" w:rsidP="00B34E3E" w:rsidRDefault="00C0248C" w14:paraId="76672778" w14:textId="558D960B">
            <w:pPr>
              <w:pStyle w:val="ListParagraph"/>
              <w:numPr>
                <w:ilvl w:val="1"/>
                <w:numId w:val="12"/>
              </w:numPr>
              <w:rPr>
                <w:rFonts w:ascii="Mulish" w:hAnsi="Mulish" w:cstheme="majorHAnsi"/>
                <w:sz w:val="18"/>
                <w:szCs w:val="18"/>
              </w:rPr>
            </w:pPr>
            <w:r w:rsidRPr="00896F1F">
              <w:rPr>
                <w:rFonts w:ascii="Mulish" w:hAnsi="Mulish" w:cstheme="majorHAnsi"/>
                <w:sz w:val="18"/>
                <w:szCs w:val="18"/>
              </w:rPr>
              <w:t>Create catalogues per entity + environment pairing. As an initial group baseline we deploy four catalogues;</w:t>
            </w:r>
          </w:p>
          <w:p w:rsidRPr="00896F1F" w:rsidR="00C0248C" w:rsidP="00B34E3E" w:rsidRDefault="00C0248C" w14:paraId="69BB991E" w14:textId="56FF634C">
            <w:pPr>
              <w:pStyle w:val="ListParagraph"/>
              <w:numPr>
                <w:ilvl w:val="2"/>
                <w:numId w:val="12"/>
              </w:numPr>
              <w:rPr>
                <w:rFonts w:ascii="Mulish" w:hAnsi="Mulish" w:cstheme="majorHAnsi"/>
                <w:sz w:val="18"/>
                <w:szCs w:val="18"/>
              </w:rPr>
            </w:pPr>
            <w:r w:rsidRPr="00896F1F">
              <w:rPr>
                <w:rFonts w:ascii="Mulish" w:hAnsi="Mulish" w:cstheme="majorHAnsi"/>
                <w:sz w:val="18"/>
                <w:szCs w:val="18"/>
              </w:rPr>
              <w:t>doubtless-uc-grp-dewc-dev</w:t>
            </w:r>
          </w:p>
          <w:p w:rsidRPr="00896F1F" w:rsidR="00C0248C" w:rsidP="00B34E3E" w:rsidRDefault="00C0248C" w14:paraId="16D90688" w14:textId="406F4C98">
            <w:pPr>
              <w:pStyle w:val="ListParagraph"/>
              <w:numPr>
                <w:ilvl w:val="2"/>
                <w:numId w:val="12"/>
              </w:numPr>
              <w:rPr>
                <w:rFonts w:ascii="Mulish" w:hAnsi="Mulish" w:cstheme="majorHAnsi"/>
                <w:sz w:val="18"/>
                <w:szCs w:val="18"/>
              </w:rPr>
            </w:pPr>
            <w:r w:rsidRPr="00896F1F">
              <w:rPr>
                <w:rFonts w:ascii="Mulish" w:hAnsi="Mulish" w:cstheme="majorHAnsi"/>
                <w:sz w:val="18"/>
                <w:szCs w:val="18"/>
              </w:rPr>
              <w:lastRenderedPageBreak/>
              <w:t>doubtless-uc-grp-dewc-tst</w:t>
            </w:r>
          </w:p>
          <w:p w:rsidRPr="00896F1F" w:rsidR="00C0248C" w:rsidP="00B34E3E" w:rsidRDefault="00C0248C" w14:paraId="7B328BF5" w14:textId="03EEB7A4">
            <w:pPr>
              <w:pStyle w:val="ListParagraph"/>
              <w:numPr>
                <w:ilvl w:val="2"/>
                <w:numId w:val="12"/>
              </w:numPr>
              <w:rPr>
                <w:rFonts w:ascii="Mulish" w:hAnsi="Mulish" w:cstheme="majorHAnsi"/>
                <w:sz w:val="18"/>
                <w:szCs w:val="18"/>
              </w:rPr>
            </w:pPr>
            <w:r w:rsidRPr="00896F1F">
              <w:rPr>
                <w:rFonts w:ascii="Mulish" w:hAnsi="Mulish" w:cstheme="majorHAnsi"/>
                <w:sz w:val="18"/>
                <w:szCs w:val="18"/>
              </w:rPr>
              <w:t>doubtless-uc-grp-dewc-stg</w:t>
            </w:r>
          </w:p>
          <w:p w:rsidRPr="00896F1F" w:rsidR="00C0248C" w:rsidP="00B34E3E" w:rsidRDefault="00C0248C" w14:paraId="64EDEE3A" w14:textId="588A87EE">
            <w:pPr>
              <w:pStyle w:val="ListParagraph"/>
              <w:numPr>
                <w:ilvl w:val="2"/>
                <w:numId w:val="12"/>
              </w:numPr>
              <w:rPr>
                <w:rFonts w:ascii="Mulish" w:hAnsi="Mulish" w:cstheme="majorHAnsi"/>
                <w:sz w:val="18"/>
                <w:szCs w:val="18"/>
              </w:rPr>
            </w:pPr>
            <w:r w:rsidRPr="00896F1F">
              <w:rPr>
                <w:rFonts w:ascii="Mulish" w:hAnsi="Mulish" w:cstheme="majorHAnsi"/>
                <w:sz w:val="18"/>
                <w:szCs w:val="18"/>
              </w:rPr>
              <w:t>doubtless-uc-grp-dewc-prd</w:t>
            </w:r>
          </w:p>
          <w:p w:rsidRPr="00896F1F" w:rsidR="00D53A86" w:rsidP="00B34E3E" w:rsidRDefault="00D53A86" w14:paraId="0B163A9C" w14:textId="3D661C57">
            <w:pPr>
              <w:pStyle w:val="ListParagraph"/>
              <w:numPr>
                <w:ilvl w:val="1"/>
                <w:numId w:val="12"/>
              </w:numPr>
              <w:rPr>
                <w:rFonts w:ascii="Mulish" w:hAnsi="Mulish" w:cstheme="majorHAnsi"/>
                <w:sz w:val="18"/>
                <w:szCs w:val="18"/>
              </w:rPr>
            </w:pPr>
            <w:r w:rsidRPr="00896F1F">
              <w:rPr>
                <w:rFonts w:ascii="Mulish" w:hAnsi="Mulish" w:cstheme="majorHAnsi"/>
                <w:sz w:val="18"/>
                <w:szCs w:val="18"/>
              </w:rPr>
              <w:t xml:space="preserve">Each </w:t>
            </w:r>
            <w:r w:rsidRPr="00896F1F" w:rsidR="002B56D0">
              <w:rPr>
                <w:rFonts w:ascii="Mulish" w:hAnsi="Mulish" w:cstheme="majorHAnsi"/>
                <w:sz w:val="18"/>
                <w:szCs w:val="18"/>
              </w:rPr>
              <w:t>catalogue should contain the following schemas;</w:t>
            </w:r>
          </w:p>
          <w:p w:rsidRPr="00896F1F" w:rsidR="002B56D0" w:rsidP="00B34E3E" w:rsidRDefault="002B56D0" w14:paraId="443DDA8C" w14:textId="0227F6B6">
            <w:pPr>
              <w:pStyle w:val="ListParagraph"/>
              <w:numPr>
                <w:ilvl w:val="2"/>
                <w:numId w:val="12"/>
              </w:numPr>
              <w:rPr>
                <w:rFonts w:ascii="Mulish" w:hAnsi="Mulish" w:cstheme="majorHAnsi"/>
                <w:sz w:val="18"/>
                <w:szCs w:val="18"/>
              </w:rPr>
            </w:pPr>
            <w:r w:rsidRPr="00896F1F">
              <w:rPr>
                <w:rFonts w:ascii="Mulish" w:hAnsi="Mulish" w:cstheme="majorHAnsi"/>
                <w:sz w:val="18"/>
                <w:szCs w:val="18"/>
              </w:rPr>
              <w:t>bronze</w:t>
            </w:r>
          </w:p>
          <w:p w:rsidRPr="00896F1F" w:rsidR="002B56D0" w:rsidP="00B34E3E" w:rsidRDefault="002B56D0" w14:paraId="19281404" w14:textId="36E6D590">
            <w:pPr>
              <w:pStyle w:val="ListParagraph"/>
              <w:numPr>
                <w:ilvl w:val="2"/>
                <w:numId w:val="12"/>
              </w:numPr>
              <w:rPr>
                <w:rFonts w:ascii="Mulish" w:hAnsi="Mulish" w:cstheme="majorHAnsi"/>
                <w:sz w:val="18"/>
                <w:szCs w:val="18"/>
              </w:rPr>
            </w:pPr>
            <w:r w:rsidRPr="00896F1F">
              <w:rPr>
                <w:rFonts w:ascii="Mulish" w:hAnsi="Mulish" w:cstheme="majorHAnsi"/>
                <w:sz w:val="18"/>
                <w:szCs w:val="18"/>
              </w:rPr>
              <w:t>silver</w:t>
            </w:r>
          </w:p>
          <w:p w:rsidRPr="00896F1F" w:rsidR="002B56D0" w:rsidP="00B34E3E" w:rsidRDefault="002B56D0" w14:paraId="1E516405" w14:textId="0CA32FF2">
            <w:pPr>
              <w:pStyle w:val="ListParagraph"/>
              <w:numPr>
                <w:ilvl w:val="2"/>
                <w:numId w:val="12"/>
              </w:numPr>
              <w:rPr>
                <w:rFonts w:ascii="Mulish" w:hAnsi="Mulish" w:cstheme="majorHAnsi"/>
                <w:sz w:val="18"/>
                <w:szCs w:val="18"/>
              </w:rPr>
            </w:pPr>
            <w:r w:rsidRPr="00896F1F">
              <w:rPr>
                <w:rFonts w:ascii="Mulish" w:hAnsi="Mulish" w:cstheme="majorHAnsi"/>
                <w:sz w:val="18"/>
                <w:szCs w:val="18"/>
              </w:rPr>
              <w:t>gold</w:t>
            </w:r>
          </w:p>
          <w:p w:rsidRPr="00896F1F" w:rsidR="002B56D0" w:rsidP="00B34E3E" w:rsidRDefault="002B56D0" w14:paraId="77DE49B7" w14:textId="5846A2C3">
            <w:pPr>
              <w:pStyle w:val="ListParagraph"/>
              <w:numPr>
                <w:ilvl w:val="2"/>
                <w:numId w:val="12"/>
              </w:numPr>
              <w:rPr>
                <w:rFonts w:ascii="Mulish" w:hAnsi="Mulish" w:cstheme="majorHAnsi"/>
                <w:sz w:val="18"/>
                <w:szCs w:val="18"/>
              </w:rPr>
            </w:pPr>
            <w:r w:rsidRPr="00896F1F">
              <w:rPr>
                <w:rFonts w:ascii="Mulish" w:hAnsi="Mulish" w:cstheme="majorHAnsi"/>
                <w:sz w:val="18"/>
                <w:szCs w:val="18"/>
              </w:rPr>
              <w:t>operations</w:t>
            </w:r>
          </w:p>
          <w:p w:rsidRPr="00896F1F" w:rsidR="002B56D0" w:rsidP="00B34E3E" w:rsidRDefault="002B56D0" w14:paraId="613719AB" w14:textId="3EAFB5FD">
            <w:pPr>
              <w:pStyle w:val="ListParagraph"/>
              <w:numPr>
                <w:ilvl w:val="2"/>
                <w:numId w:val="12"/>
              </w:numPr>
              <w:rPr>
                <w:rFonts w:ascii="Mulish" w:hAnsi="Mulish" w:cstheme="majorHAnsi"/>
                <w:sz w:val="18"/>
                <w:szCs w:val="18"/>
              </w:rPr>
            </w:pPr>
            <w:r w:rsidRPr="00896F1F">
              <w:rPr>
                <w:rFonts w:ascii="Mulish" w:hAnsi="Mulish" w:cstheme="majorHAnsi"/>
                <w:sz w:val="18"/>
                <w:szCs w:val="18"/>
              </w:rPr>
              <w:t>labs</w:t>
            </w:r>
          </w:p>
          <w:p w:rsidRPr="00896F1F" w:rsidR="002B56D0" w:rsidP="00B34E3E" w:rsidRDefault="00D25F47" w14:paraId="209516D0" w14:textId="6469738D">
            <w:pPr>
              <w:pStyle w:val="ListParagraph"/>
              <w:numPr>
                <w:ilvl w:val="1"/>
                <w:numId w:val="12"/>
              </w:numPr>
              <w:rPr>
                <w:rFonts w:ascii="Mulish" w:hAnsi="Mulish" w:cstheme="majorHAnsi"/>
                <w:sz w:val="18"/>
                <w:szCs w:val="18"/>
              </w:rPr>
            </w:pPr>
            <w:r w:rsidRPr="00896F1F">
              <w:rPr>
                <w:rFonts w:ascii="Mulish" w:hAnsi="Mulish" w:cstheme="majorHAnsi"/>
                <w:sz w:val="18"/>
                <w:szCs w:val="18"/>
              </w:rPr>
              <w:t>Isolation mode set to ISOLATED</w:t>
            </w:r>
          </w:p>
          <w:p w:rsidRPr="00896F1F" w:rsidR="00D25F47" w:rsidP="00B34E3E" w:rsidRDefault="00D25F47" w14:paraId="03DC5DA1" w14:textId="331EEF80">
            <w:pPr>
              <w:pStyle w:val="ListParagraph"/>
              <w:numPr>
                <w:ilvl w:val="1"/>
                <w:numId w:val="12"/>
              </w:numPr>
              <w:rPr>
                <w:rFonts w:ascii="Mulish" w:hAnsi="Mulish" w:cstheme="majorHAnsi"/>
                <w:sz w:val="18"/>
                <w:szCs w:val="18"/>
              </w:rPr>
            </w:pPr>
            <w:r w:rsidRPr="00896F1F">
              <w:rPr>
                <w:rFonts w:ascii="Mulish" w:hAnsi="Mulish" w:cstheme="majorHAnsi"/>
                <w:sz w:val="18"/>
                <w:szCs w:val="18"/>
              </w:rPr>
              <w:t>Force Destroy set to False</w:t>
            </w:r>
          </w:p>
          <w:p w:rsidRPr="00896F1F" w:rsidR="00217111" w:rsidP="00B34E3E" w:rsidRDefault="00217111" w14:paraId="61F11880" w14:textId="26BCFADE">
            <w:pPr>
              <w:pStyle w:val="ListParagraph"/>
              <w:numPr>
                <w:ilvl w:val="1"/>
                <w:numId w:val="12"/>
              </w:numPr>
              <w:rPr>
                <w:rFonts w:ascii="Mulish" w:hAnsi="Mulish" w:cstheme="majorHAnsi"/>
                <w:sz w:val="18"/>
                <w:szCs w:val="18"/>
              </w:rPr>
            </w:pPr>
            <w:r w:rsidRPr="00896F1F">
              <w:rPr>
                <w:rFonts w:ascii="Mulish" w:hAnsi="Mulish" w:cstheme="majorHAnsi"/>
                <w:sz w:val="18"/>
                <w:szCs w:val="18"/>
              </w:rPr>
              <w:t xml:space="preserve">The following baseline data entitlements </w:t>
            </w:r>
            <w:r w:rsidRPr="00896F1F" w:rsidR="00C40E4D">
              <w:rPr>
                <w:rFonts w:ascii="Mulish" w:hAnsi="Mulish" w:cstheme="majorHAnsi"/>
                <w:sz w:val="18"/>
                <w:szCs w:val="18"/>
              </w:rPr>
              <w:t>should be applied;</w:t>
            </w:r>
          </w:p>
          <w:p w:rsidRPr="00896F1F" w:rsidR="00513F28" w:rsidP="00513F28" w:rsidRDefault="00513F28" w14:paraId="048A5426" w14:textId="77777777">
            <w:pPr>
              <w:pStyle w:val="ListParagraph"/>
              <w:ind w:left="1080"/>
              <w:rPr>
                <w:rFonts w:ascii="Mulish" w:hAnsi="Mulish" w:cstheme="majorHAnsi"/>
                <w:sz w:val="18"/>
                <w:szCs w:val="18"/>
              </w:rPr>
            </w:pPr>
          </w:p>
          <w:tbl>
            <w:tblPr>
              <w:tblStyle w:val="TableGrid"/>
              <w:tblW w:w="0" w:type="auto"/>
              <w:tblInd w:w="10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28"/>
              <w:gridCol w:w="2977"/>
              <w:gridCol w:w="2835"/>
              <w:gridCol w:w="3437"/>
            </w:tblGrid>
            <w:tr w:rsidRPr="00896F1F" w:rsidR="00210D21" w:rsidTr="00CB0B81" w14:paraId="7A02AFFB" w14:textId="7283A80B">
              <w:tc>
                <w:tcPr>
                  <w:tcW w:w="1928" w:type="dxa"/>
                </w:tcPr>
                <w:p w:rsidRPr="00896F1F" w:rsidR="00210D21" w:rsidP="00E53548" w:rsidRDefault="00210D21" w14:paraId="0951B765" w14:textId="4C394230">
                  <w:pPr>
                    <w:pStyle w:val="ListParagraph"/>
                    <w:ind w:left="0"/>
                    <w:rPr>
                      <w:rFonts w:ascii="Mulish" w:hAnsi="Mulish" w:cstheme="majorHAnsi"/>
                      <w:i/>
                      <w:iCs/>
                      <w:sz w:val="18"/>
                      <w:szCs w:val="18"/>
                    </w:rPr>
                  </w:pPr>
                  <w:r w:rsidRPr="00896F1F">
                    <w:rPr>
                      <w:rFonts w:ascii="Mulish" w:hAnsi="Mulish" w:cstheme="majorHAnsi"/>
                      <w:i/>
                      <w:iCs/>
                      <w:sz w:val="18"/>
                      <w:szCs w:val="18"/>
                    </w:rPr>
                    <w:t>Entra security group</w:t>
                  </w:r>
                </w:p>
              </w:tc>
              <w:tc>
                <w:tcPr>
                  <w:tcW w:w="2977" w:type="dxa"/>
                </w:tcPr>
                <w:p w:rsidRPr="00896F1F" w:rsidR="00210D21" w:rsidP="00B841D0" w:rsidRDefault="00210D21" w14:paraId="1EF56553" w14:textId="1C6A9324">
                  <w:pPr>
                    <w:pStyle w:val="ListParagraph"/>
                    <w:ind w:left="0"/>
                    <w:rPr>
                      <w:rFonts w:ascii="Mulish" w:hAnsi="Mulish" w:cstheme="majorHAnsi"/>
                      <w:i/>
                      <w:iCs/>
                      <w:sz w:val="18"/>
                      <w:szCs w:val="18"/>
                    </w:rPr>
                  </w:pPr>
                  <w:r w:rsidRPr="00896F1F">
                    <w:rPr>
                      <w:rFonts w:ascii="Mulish" w:hAnsi="Mulish" w:cstheme="majorHAnsi"/>
                      <w:i/>
                      <w:iCs/>
                      <w:sz w:val="18"/>
                      <w:szCs w:val="18"/>
                    </w:rPr>
                    <w:t>Catalogue Permission</w:t>
                  </w:r>
                </w:p>
              </w:tc>
              <w:tc>
                <w:tcPr>
                  <w:tcW w:w="2835" w:type="dxa"/>
                </w:tcPr>
                <w:p w:rsidRPr="00896F1F" w:rsidR="00210D21" w:rsidP="00B841D0" w:rsidRDefault="00210D21" w14:paraId="473CED81" w14:textId="4291B10E">
                  <w:pPr>
                    <w:pStyle w:val="ListParagraph"/>
                    <w:ind w:left="0"/>
                    <w:rPr>
                      <w:rFonts w:ascii="Mulish" w:hAnsi="Mulish" w:cstheme="majorHAnsi"/>
                      <w:i/>
                      <w:iCs/>
                      <w:sz w:val="18"/>
                      <w:szCs w:val="18"/>
                    </w:rPr>
                  </w:pPr>
                  <w:r w:rsidRPr="00896F1F">
                    <w:rPr>
                      <w:rFonts w:ascii="Mulish" w:hAnsi="Mulish" w:cstheme="majorHAnsi"/>
                      <w:i/>
                      <w:iCs/>
                      <w:sz w:val="18"/>
                      <w:szCs w:val="18"/>
                    </w:rPr>
                    <w:t>Schema Permission</w:t>
                  </w:r>
                </w:p>
              </w:tc>
              <w:tc>
                <w:tcPr>
                  <w:tcW w:w="3437" w:type="dxa"/>
                </w:tcPr>
                <w:p w:rsidRPr="00896F1F" w:rsidR="00210D21" w:rsidP="00B841D0" w:rsidRDefault="00210D21" w14:paraId="3FD2AB80" w14:textId="14835F94">
                  <w:pPr>
                    <w:pStyle w:val="ListParagraph"/>
                    <w:ind w:left="0"/>
                    <w:rPr>
                      <w:rFonts w:ascii="Mulish" w:hAnsi="Mulish" w:cstheme="majorHAnsi"/>
                      <w:i/>
                      <w:iCs/>
                      <w:sz w:val="18"/>
                      <w:szCs w:val="18"/>
                    </w:rPr>
                  </w:pPr>
                  <w:r w:rsidRPr="00896F1F">
                    <w:rPr>
                      <w:rFonts w:ascii="Mulish" w:hAnsi="Mulish" w:cstheme="majorHAnsi"/>
                      <w:i/>
                      <w:iCs/>
                      <w:sz w:val="18"/>
                      <w:szCs w:val="18"/>
                    </w:rPr>
                    <w:t>D</w:t>
                  </w:r>
                  <w:r w:rsidRPr="00896F1F" w:rsidR="00970793">
                    <w:rPr>
                      <w:rFonts w:ascii="Mulish" w:hAnsi="Mulish" w:cstheme="majorHAnsi"/>
                      <w:i/>
                      <w:iCs/>
                      <w:sz w:val="18"/>
                      <w:szCs w:val="18"/>
                    </w:rPr>
                    <w:t>ata Permission</w:t>
                  </w:r>
                </w:p>
              </w:tc>
            </w:tr>
            <w:tr w:rsidRPr="00896F1F" w:rsidR="00210D21" w:rsidTr="00CB0B81" w14:paraId="695F9015" w14:textId="1CF69D31">
              <w:tc>
                <w:tcPr>
                  <w:tcW w:w="1928" w:type="dxa"/>
                </w:tcPr>
                <w:p w:rsidRPr="00896F1F" w:rsidR="00210D21" w:rsidP="00245280" w:rsidRDefault="00210D21" w14:paraId="54262E10" w14:textId="71F86EAE">
                  <w:pPr>
                    <w:pStyle w:val="ListParagraph"/>
                    <w:ind w:left="0"/>
                    <w:rPr>
                      <w:rFonts w:ascii="Mulish" w:hAnsi="Mulish" w:cstheme="majorHAnsi"/>
                      <w:sz w:val="18"/>
                      <w:szCs w:val="18"/>
                    </w:rPr>
                  </w:pPr>
                  <w:r w:rsidRPr="00896F1F">
                    <w:rPr>
                      <w:rFonts w:ascii="Mulish" w:hAnsi="Mulish" w:cstheme="majorHAnsi"/>
                      <w:sz w:val="18"/>
                      <w:szCs w:val="18"/>
                    </w:rPr>
                    <w:t>doubtless-group-data-analytics</w:t>
                  </w:r>
                </w:p>
              </w:tc>
              <w:tc>
                <w:tcPr>
                  <w:tcW w:w="2977" w:type="dxa"/>
                </w:tcPr>
                <w:p w:rsidRPr="00896F1F" w:rsidR="00210D21" w:rsidP="00B34E3E" w:rsidRDefault="00210D21" w14:paraId="7D212B48" w14:textId="3ECB5D2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doubtless-uc-grp-dewc-dev: N/A</w:t>
                  </w:r>
                </w:p>
                <w:p w:rsidRPr="00896F1F" w:rsidR="00210D21" w:rsidP="00B34E3E" w:rsidRDefault="00210D21" w14:paraId="7C866143" w14:textId="39A02AA2">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doubtless-uc-grp-dewc-tst: USE_CATALOG</w:t>
                  </w:r>
                </w:p>
                <w:p w:rsidRPr="00896F1F" w:rsidR="00210D21" w:rsidP="00B34E3E" w:rsidRDefault="00210D21" w14:paraId="4A4E4E23" w14:textId="074C1A65">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doubtless-uc-grp-dewc-stg: USE_CATALOG</w:t>
                  </w:r>
                </w:p>
                <w:p w:rsidRPr="00896F1F" w:rsidR="00210D21" w:rsidP="00B34E3E" w:rsidRDefault="00210D21" w14:paraId="57C1FBA5" w14:textId="3779AFFE">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doubtless-uc-grp-dewc-prd: USE_CATALOG</w:t>
                  </w:r>
                </w:p>
              </w:tc>
              <w:tc>
                <w:tcPr>
                  <w:tcW w:w="2835" w:type="dxa"/>
                </w:tcPr>
                <w:p w:rsidRPr="00896F1F" w:rsidR="00210D21" w:rsidP="00B34E3E" w:rsidRDefault="00210D21" w14:paraId="69ED21A6" w14:textId="1D17FEA4">
                  <w:pPr>
                    <w:pStyle w:val="ListParagraph"/>
                    <w:numPr>
                      <w:ilvl w:val="0"/>
                      <w:numId w:val="12"/>
                    </w:numPr>
                    <w:rPr>
                      <w:rFonts w:ascii="Mulish" w:hAnsi="Mulish" w:cstheme="majorHAnsi"/>
                      <w:sz w:val="18"/>
                      <w:szCs w:val="18"/>
                    </w:rPr>
                  </w:pPr>
                  <w:r w:rsidRPr="00896F1F">
                    <w:rPr>
                      <w:rFonts w:ascii="Mulish" w:hAnsi="Mulish" w:cstheme="majorHAnsi"/>
                      <w:sz w:val="18"/>
                      <w:szCs w:val="18"/>
                    </w:rPr>
                    <w:t>bronze: N/A</w:t>
                  </w:r>
                </w:p>
                <w:p w:rsidRPr="00896F1F" w:rsidR="00210D21" w:rsidP="00B34E3E" w:rsidRDefault="00210D21" w14:paraId="4930D198" w14:textId="271FCA6A">
                  <w:pPr>
                    <w:pStyle w:val="ListParagraph"/>
                    <w:numPr>
                      <w:ilvl w:val="0"/>
                      <w:numId w:val="12"/>
                    </w:numPr>
                    <w:rPr>
                      <w:rFonts w:ascii="Mulish" w:hAnsi="Mulish" w:cstheme="majorHAnsi"/>
                      <w:sz w:val="18"/>
                      <w:szCs w:val="18"/>
                    </w:rPr>
                  </w:pPr>
                  <w:r w:rsidRPr="00896F1F">
                    <w:rPr>
                      <w:rFonts w:ascii="Mulish" w:hAnsi="Mulish" w:cstheme="majorHAnsi"/>
                      <w:sz w:val="18"/>
                      <w:szCs w:val="18"/>
                    </w:rPr>
                    <w:t>silver: USE_SCHEMA</w:t>
                  </w:r>
                </w:p>
                <w:p w:rsidRPr="00896F1F" w:rsidR="00210D21" w:rsidP="00B34E3E" w:rsidRDefault="00210D21" w14:paraId="70E58A75" w14:textId="7670E86A">
                  <w:pPr>
                    <w:pStyle w:val="ListParagraph"/>
                    <w:numPr>
                      <w:ilvl w:val="0"/>
                      <w:numId w:val="12"/>
                    </w:numPr>
                    <w:rPr>
                      <w:rFonts w:ascii="Mulish" w:hAnsi="Mulish" w:cstheme="majorHAnsi"/>
                      <w:sz w:val="18"/>
                      <w:szCs w:val="18"/>
                    </w:rPr>
                  </w:pPr>
                  <w:r w:rsidRPr="00896F1F">
                    <w:rPr>
                      <w:rFonts w:ascii="Mulish" w:hAnsi="Mulish" w:cstheme="majorHAnsi"/>
                      <w:sz w:val="18"/>
                      <w:szCs w:val="18"/>
                    </w:rPr>
                    <w:t>gold: USE_SCHEMA</w:t>
                  </w:r>
                </w:p>
                <w:p w:rsidRPr="00896F1F" w:rsidR="00210D21" w:rsidP="00B34E3E" w:rsidRDefault="00210D21" w14:paraId="30FDAD54" w14:textId="79756E33">
                  <w:pPr>
                    <w:pStyle w:val="ListParagraph"/>
                    <w:numPr>
                      <w:ilvl w:val="0"/>
                      <w:numId w:val="12"/>
                    </w:numPr>
                    <w:rPr>
                      <w:rFonts w:ascii="Mulish" w:hAnsi="Mulish" w:cstheme="majorHAnsi"/>
                      <w:sz w:val="18"/>
                      <w:szCs w:val="18"/>
                    </w:rPr>
                  </w:pPr>
                  <w:r w:rsidRPr="00896F1F">
                    <w:rPr>
                      <w:rFonts w:ascii="Mulish" w:hAnsi="Mulish" w:cstheme="majorHAnsi"/>
                      <w:sz w:val="18"/>
                      <w:szCs w:val="18"/>
                    </w:rPr>
                    <w:t>operations: N/A</w:t>
                  </w:r>
                </w:p>
                <w:p w:rsidRPr="00896F1F" w:rsidR="00210D21" w:rsidP="00B34E3E" w:rsidRDefault="00210D21" w14:paraId="0EEF4EE7" w14:textId="0D6A8EB6">
                  <w:pPr>
                    <w:pStyle w:val="ListParagraph"/>
                    <w:numPr>
                      <w:ilvl w:val="0"/>
                      <w:numId w:val="12"/>
                    </w:numPr>
                    <w:rPr>
                      <w:rFonts w:ascii="Mulish" w:hAnsi="Mulish" w:cstheme="majorHAnsi"/>
                      <w:sz w:val="18"/>
                      <w:szCs w:val="18"/>
                    </w:rPr>
                  </w:pPr>
                  <w:r w:rsidRPr="00896F1F">
                    <w:rPr>
                      <w:rFonts w:ascii="Mulish" w:hAnsi="Mulish" w:cstheme="majorHAnsi"/>
                      <w:sz w:val="18"/>
                      <w:szCs w:val="18"/>
                    </w:rPr>
                    <w:t>labs: USE_SCHEMA</w:t>
                  </w:r>
                </w:p>
                <w:p w:rsidRPr="00896F1F" w:rsidR="00210D21" w:rsidP="003367B7" w:rsidRDefault="00210D21" w14:paraId="47DFCEFE" w14:textId="77777777">
                  <w:pPr>
                    <w:pStyle w:val="ListParagraph"/>
                    <w:ind w:left="0"/>
                    <w:rPr>
                      <w:rFonts w:ascii="Mulish" w:hAnsi="Mulish" w:cstheme="majorHAnsi"/>
                      <w:sz w:val="18"/>
                      <w:szCs w:val="18"/>
                    </w:rPr>
                  </w:pPr>
                </w:p>
              </w:tc>
              <w:tc>
                <w:tcPr>
                  <w:tcW w:w="3437" w:type="dxa"/>
                </w:tcPr>
                <w:p w:rsidRPr="00896F1F" w:rsidR="0016714D" w:rsidP="0016714D" w:rsidRDefault="0016714D" w14:paraId="588AC485" w14:textId="238FED14">
                  <w:pPr>
                    <w:rPr>
                      <w:rFonts w:ascii="Mulish" w:hAnsi="Mulish" w:cstheme="majorHAnsi"/>
                      <w:sz w:val="18"/>
                      <w:szCs w:val="18"/>
                    </w:rPr>
                  </w:pPr>
                  <w:r w:rsidRPr="00896F1F">
                    <w:rPr>
                      <w:rFonts w:ascii="Mulish" w:hAnsi="Mulish" w:cstheme="majorHAnsi"/>
                      <w:sz w:val="18"/>
                      <w:szCs w:val="18"/>
                    </w:rPr>
                    <w:t>Prod and Non-Prod Catalogues</w:t>
                  </w:r>
                </w:p>
                <w:p w:rsidRPr="00896F1F" w:rsidR="00210D21" w:rsidP="00B34E3E" w:rsidRDefault="00970793" w14:paraId="1222F321" w14:textId="6F16CB86">
                  <w:pPr>
                    <w:pStyle w:val="ListParagraph"/>
                    <w:numPr>
                      <w:ilvl w:val="0"/>
                      <w:numId w:val="12"/>
                    </w:numPr>
                    <w:rPr>
                      <w:rFonts w:ascii="Mulish" w:hAnsi="Mulish" w:cstheme="majorHAnsi"/>
                      <w:sz w:val="18"/>
                      <w:szCs w:val="18"/>
                    </w:rPr>
                  </w:pPr>
                  <w:r w:rsidRPr="00896F1F">
                    <w:rPr>
                      <w:rFonts w:ascii="Mulish" w:hAnsi="Mulish" w:cstheme="majorHAnsi"/>
                      <w:sz w:val="18"/>
                      <w:szCs w:val="18"/>
                    </w:rPr>
                    <w:t>SELECT on all allowed schemas</w:t>
                  </w:r>
                </w:p>
                <w:p w:rsidRPr="00896F1F" w:rsidR="00970793" w:rsidP="00B34E3E" w:rsidRDefault="00970793" w14:paraId="3BF91254" w14:textId="5DFD64AC">
                  <w:pPr>
                    <w:pStyle w:val="ListParagraph"/>
                    <w:numPr>
                      <w:ilvl w:val="0"/>
                      <w:numId w:val="12"/>
                    </w:numPr>
                    <w:rPr>
                      <w:rFonts w:ascii="Mulish" w:hAnsi="Mulish" w:cstheme="majorHAnsi"/>
                      <w:sz w:val="18"/>
                      <w:szCs w:val="18"/>
                    </w:rPr>
                  </w:pPr>
                  <w:r w:rsidRPr="00896F1F">
                    <w:rPr>
                      <w:rFonts w:ascii="Mulish" w:hAnsi="Mulish" w:cstheme="majorHAnsi"/>
                      <w:sz w:val="18"/>
                      <w:szCs w:val="18"/>
                    </w:rPr>
                    <w:t>MODIFY on labs schema</w:t>
                  </w:r>
                </w:p>
              </w:tc>
            </w:tr>
            <w:tr w:rsidRPr="00896F1F" w:rsidR="00970793" w:rsidTr="00CB0B81" w14:paraId="0361FA48" w14:textId="4EA6F3B7">
              <w:tc>
                <w:tcPr>
                  <w:tcW w:w="1928" w:type="dxa"/>
                </w:tcPr>
                <w:p w:rsidRPr="00896F1F" w:rsidR="00970793" w:rsidP="00970793" w:rsidRDefault="00970793" w14:paraId="12275A8F" w14:textId="5664B9BF">
                  <w:pPr>
                    <w:pStyle w:val="ListParagraph"/>
                    <w:ind w:left="0"/>
                    <w:rPr>
                      <w:rFonts w:ascii="Mulish" w:hAnsi="Mulish" w:cstheme="majorHAnsi"/>
                      <w:sz w:val="18"/>
                      <w:szCs w:val="18"/>
                    </w:rPr>
                  </w:pPr>
                  <w:r w:rsidRPr="00896F1F">
                    <w:rPr>
                      <w:rFonts w:ascii="Mulish" w:hAnsi="Mulish" w:cstheme="majorHAnsi"/>
                      <w:sz w:val="18"/>
                      <w:szCs w:val="18"/>
                    </w:rPr>
                    <w:t>doubtless-group-data-engineers</w:t>
                  </w:r>
                </w:p>
              </w:tc>
              <w:tc>
                <w:tcPr>
                  <w:tcW w:w="2977" w:type="dxa"/>
                </w:tcPr>
                <w:p w:rsidRPr="00896F1F" w:rsidR="00970793" w:rsidP="00B34E3E" w:rsidRDefault="00970793" w14:paraId="5A79D27D" w14:textId="23C5AF5F">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doubtless-uc-grp-dewc-dev: USE_CATALOG</w:t>
                  </w:r>
                </w:p>
                <w:p w:rsidRPr="00896F1F" w:rsidR="00970793" w:rsidP="00B34E3E" w:rsidRDefault="00970793" w14:paraId="0E8CF9DA"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doubtless-uc-grp-dewc-tst: USE_CATALOG</w:t>
                  </w:r>
                </w:p>
                <w:p w:rsidRPr="00896F1F" w:rsidR="0016714D" w:rsidP="00B34E3E" w:rsidRDefault="00970793" w14:paraId="767ED272"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doubtless-uc-grp-dewc-stg: USE_CATALOG</w:t>
                  </w:r>
                </w:p>
                <w:p w:rsidRPr="00896F1F" w:rsidR="00970793" w:rsidP="00B34E3E" w:rsidRDefault="00970793" w14:paraId="0AC9ED21" w14:textId="6BCEC595">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doubtless-uc-grp-dewc-prd: USE_CATALOG</w:t>
                  </w:r>
                </w:p>
              </w:tc>
              <w:tc>
                <w:tcPr>
                  <w:tcW w:w="2835" w:type="dxa"/>
                </w:tcPr>
                <w:p w:rsidRPr="00896F1F" w:rsidR="00970793" w:rsidP="00B34E3E" w:rsidRDefault="00970793" w14:paraId="41EACFD5" w14:textId="788B1AB7">
                  <w:pPr>
                    <w:pStyle w:val="ListParagraph"/>
                    <w:numPr>
                      <w:ilvl w:val="0"/>
                      <w:numId w:val="12"/>
                    </w:numPr>
                    <w:rPr>
                      <w:rFonts w:ascii="Mulish" w:hAnsi="Mulish" w:cstheme="majorHAnsi"/>
                      <w:sz w:val="18"/>
                      <w:szCs w:val="18"/>
                    </w:rPr>
                  </w:pPr>
                  <w:r w:rsidRPr="00896F1F">
                    <w:rPr>
                      <w:rFonts w:ascii="Mulish" w:hAnsi="Mulish" w:cstheme="majorHAnsi"/>
                      <w:sz w:val="18"/>
                      <w:szCs w:val="18"/>
                    </w:rPr>
                    <w:t>bronze: USE_SCHEMA</w:t>
                  </w:r>
                </w:p>
                <w:p w:rsidRPr="00896F1F" w:rsidR="00970793" w:rsidP="00B34E3E" w:rsidRDefault="00970793" w14:paraId="6833FA04"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silver: USE_SCHEMA</w:t>
                  </w:r>
                </w:p>
                <w:p w:rsidRPr="00896F1F" w:rsidR="00970793" w:rsidP="00B34E3E" w:rsidRDefault="00970793" w14:paraId="2D0B4AEA"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gold: USE_SCHEMA</w:t>
                  </w:r>
                </w:p>
                <w:p w:rsidRPr="00896F1F" w:rsidR="00970793" w:rsidP="00B34E3E" w:rsidRDefault="00970793" w14:paraId="2545B638" w14:textId="77B54DCC">
                  <w:pPr>
                    <w:pStyle w:val="ListParagraph"/>
                    <w:numPr>
                      <w:ilvl w:val="0"/>
                      <w:numId w:val="12"/>
                    </w:numPr>
                    <w:rPr>
                      <w:rFonts w:ascii="Mulish" w:hAnsi="Mulish" w:cstheme="majorHAnsi"/>
                      <w:sz w:val="18"/>
                      <w:szCs w:val="18"/>
                    </w:rPr>
                  </w:pPr>
                  <w:r w:rsidRPr="00896F1F">
                    <w:rPr>
                      <w:rFonts w:ascii="Mulish" w:hAnsi="Mulish" w:cstheme="majorHAnsi"/>
                      <w:sz w:val="18"/>
                      <w:szCs w:val="18"/>
                    </w:rPr>
                    <w:t xml:space="preserve">operations: </w:t>
                  </w:r>
                  <w:r w:rsidRPr="00896F1F" w:rsidR="0016714D">
                    <w:rPr>
                      <w:rFonts w:ascii="Mulish" w:hAnsi="Mulish" w:cstheme="majorHAnsi"/>
                      <w:sz w:val="18"/>
                      <w:szCs w:val="18"/>
                    </w:rPr>
                    <w:t>USE_SCHEMA</w:t>
                  </w:r>
                </w:p>
                <w:p w:rsidRPr="00896F1F" w:rsidR="00970793" w:rsidP="00B34E3E" w:rsidRDefault="00970793" w14:paraId="7F9AC1E8" w14:textId="24732A13">
                  <w:pPr>
                    <w:pStyle w:val="ListParagraph"/>
                    <w:numPr>
                      <w:ilvl w:val="0"/>
                      <w:numId w:val="12"/>
                    </w:numPr>
                    <w:rPr>
                      <w:rFonts w:ascii="Mulish" w:hAnsi="Mulish" w:cstheme="majorHAnsi"/>
                      <w:sz w:val="18"/>
                      <w:szCs w:val="18"/>
                    </w:rPr>
                  </w:pPr>
                  <w:r w:rsidRPr="00896F1F">
                    <w:rPr>
                      <w:rFonts w:ascii="Mulish" w:hAnsi="Mulish" w:cstheme="majorHAnsi"/>
                      <w:sz w:val="18"/>
                      <w:szCs w:val="18"/>
                    </w:rPr>
                    <w:t>labs: USE_SCHEMA</w:t>
                  </w:r>
                </w:p>
              </w:tc>
              <w:tc>
                <w:tcPr>
                  <w:tcW w:w="3437" w:type="dxa"/>
                </w:tcPr>
                <w:p w:rsidRPr="00896F1F" w:rsidR="0016714D" w:rsidP="0016714D" w:rsidRDefault="0016714D" w14:paraId="3C6516C7" w14:textId="459035FD">
                  <w:pPr>
                    <w:rPr>
                      <w:rFonts w:ascii="Mulish" w:hAnsi="Mulish" w:cstheme="majorHAnsi"/>
                      <w:sz w:val="18"/>
                      <w:szCs w:val="18"/>
                    </w:rPr>
                  </w:pPr>
                  <w:r w:rsidRPr="00896F1F">
                    <w:rPr>
                      <w:rFonts w:ascii="Mulish" w:hAnsi="Mulish" w:cstheme="majorHAnsi"/>
                      <w:sz w:val="18"/>
                      <w:szCs w:val="18"/>
                    </w:rPr>
                    <w:t>Prod Catalogue</w:t>
                  </w:r>
                </w:p>
                <w:p w:rsidRPr="00896F1F" w:rsidR="0016714D" w:rsidP="00B34E3E" w:rsidRDefault="00970793" w14:paraId="4F1EE3D2" w14:textId="01768F53">
                  <w:pPr>
                    <w:pStyle w:val="ListParagraph"/>
                    <w:numPr>
                      <w:ilvl w:val="0"/>
                      <w:numId w:val="12"/>
                    </w:numPr>
                    <w:rPr>
                      <w:rFonts w:ascii="Mulish" w:hAnsi="Mulish" w:cstheme="majorHAnsi"/>
                      <w:sz w:val="18"/>
                      <w:szCs w:val="18"/>
                    </w:rPr>
                  </w:pPr>
                  <w:r w:rsidRPr="00896F1F">
                    <w:rPr>
                      <w:rFonts w:ascii="Mulish" w:hAnsi="Mulish" w:cstheme="majorHAnsi"/>
                      <w:sz w:val="18"/>
                      <w:szCs w:val="18"/>
                    </w:rPr>
                    <w:t>SELECT on all allowed schemas</w:t>
                  </w:r>
                </w:p>
                <w:p w:rsidRPr="00896F1F" w:rsidR="00970793" w:rsidP="00B34E3E" w:rsidRDefault="00970793" w14:paraId="244BFDEB"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MODIFY on labs schema</w:t>
                  </w:r>
                </w:p>
                <w:p w:rsidRPr="00896F1F" w:rsidR="00B35370" w:rsidP="00B35370" w:rsidRDefault="00B35370" w14:paraId="6EAFF61E" w14:textId="77777777">
                  <w:pPr>
                    <w:pStyle w:val="ListParagraph"/>
                    <w:ind w:left="360"/>
                    <w:rPr>
                      <w:rFonts w:ascii="Mulish" w:hAnsi="Mulish" w:cstheme="majorHAnsi"/>
                      <w:sz w:val="18"/>
                      <w:szCs w:val="18"/>
                    </w:rPr>
                  </w:pPr>
                </w:p>
                <w:p w:rsidRPr="00896F1F" w:rsidR="0016714D" w:rsidP="0016714D" w:rsidRDefault="0016714D" w14:paraId="778B6431" w14:textId="77777777">
                  <w:pPr>
                    <w:rPr>
                      <w:rFonts w:ascii="Mulish" w:hAnsi="Mulish" w:cstheme="majorHAnsi"/>
                      <w:sz w:val="18"/>
                      <w:szCs w:val="18"/>
                    </w:rPr>
                  </w:pPr>
                  <w:r w:rsidRPr="00896F1F">
                    <w:rPr>
                      <w:rFonts w:ascii="Mulish" w:hAnsi="Mulish" w:cstheme="majorHAnsi"/>
                      <w:sz w:val="18"/>
                      <w:szCs w:val="18"/>
                    </w:rPr>
                    <w:t>Non-Prod Catalogues</w:t>
                  </w:r>
                </w:p>
                <w:p w:rsidRPr="00896F1F" w:rsidR="0016714D" w:rsidP="00B34E3E" w:rsidRDefault="0016714D" w14:paraId="75E08E11" w14:textId="79E2F66E">
                  <w:pPr>
                    <w:pStyle w:val="ListParagraph"/>
                    <w:numPr>
                      <w:ilvl w:val="0"/>
                      <w:numId w:val="12"/>
                    </w:numPr>
                    <w:rPr>
                      <w:rFonts w:ascii="Mulish" w:hAnsi="Mulish" w:cstheme="majorHAnsi"/>
                      <w:sz w:val="18"/>
                      <w:szCs w:val="18"/>
                    </w:rPr>
                  </w:pPr>
                  <w:r w:rsidRPr="00896F1F">
                    <w:rPr>
                      <w:rFonts w:ascii="Mulish" w:hAnsi="Mulish" w:cstheme="majorHAnsi"/>
                      <w:sz w:val="18"/>
                      <w:szCs w:val="18"/>
                    </w:rPr>
                    <w:t>SELECT, MODIFY on all allowed schemas</w:t>
                  </w:r>
                </w:p>
              </w:tc>
            </w:tr>
            <w:tr w:rsidRPr="00896F1F" w:rsidR="0016714D" w:rsidTr="00CB0B81" w14:paraId="07E840E7" w14:textId="77777777">
              <w:tc>
                <w:tcPr>
                  <w:tcW w:w="1928" w:type="dxa"/>
                </w:tcPr>
                <w:p w:rsidRPr="00896F1F" w:rsidR="0016714D" w:rsidP="0016714D" w:rsidRDefault="0016714D" w14:paraId="0CAC8C52" w14:textId="777AE5BE">
                  <w:pPr>
                    <w:pStyle w:val="ListParagraph"/>
                    <w:ind w:left="0"/>
                    <w:rPr>
                      <w:rFonts w:ascii="Mulish" w:hAnsi="Mulish" w:cstheme="majorHAnsi"/>
                      <w:sz w:val="18"/>
                      <w:szCs w:val="18"/>
                    </w:rPr>
                  </w:pPr>
                  <w:r w:rsidRPr="00896F1F">
                    <w:rPr>
                      <w:rFonts w:ascii="Mulish" w:hAnsi="Mulish" w:cstheme="majorHAnsi"/>
                      <w:sz w:val="18"/>
                      <w:szCs w:val="18"/>
                    </w:rPr>
                    <w:t>doubtless-group-data-reporting</w:t>
                  </w:r>
                </w:p>
              </w:tc>
              <w:tc>
                <w:tcPr>
                  <w:tcW w:w="2977" w:type="dxa"/>
                </w:tcPr>
                <w:p w:rsidRPr="00896F1F" w:rsidR="0016714D" w:rsidP="00B34E3E" w:rsidRDefault="0016714D" w14:paraId="78DD14D0" w14:textId="08953716">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doubtless-uc-grp-dewc-dev: N/A</w:t>
                  </w:r>
                </w:p>
                <w:p w:rsidRPr="00896F1F" w:rsidR="0016714D" w:rsidP="00B34E3E" w:rsidRDefault="0016714D" w14:paraId="54746F2A"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doubtless-uc-grp-dewc-tst: USE_CATALOG</w:t>
                  </w:r>
                </w:p>
                <w:p w:rsidRPr="00896F1F" w:rsidR="0016714D" w:rsidP="00B34E3E" w:rsidRDefault="0016714D" w14:paraId="11D984FD"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doubtless-uc-grp-dewc-stg: USE_CATALOG</w:t>
                  </w:r>
                </w:p>
                <w:p w:rsidRPr="00896F1F" w:rsidR="0016714D" w:rsidP="00B34E3E" w:rsidRDefault="0016714D" w14:paraId="528FDBD0" w14:textId="60CF9282">
                  <w:pPr>
                    <w:pStyle w:val="ListParagraph"/>
                    <w:numPr>
                      <w:ilvl w:val="0"/>
                      <w:numId w:val="12"/>
                    </w:numPr>
                    <w:rPr>
                      <w:rFonts w:ascii="Mulish" w:hAnsi="Mulish" w:cstheme="majorHAnsi"/>
                      <w:sz w:val="18"/>
                      <w:szCs w:val="18"/>
                    </w:rPr>
                  </w:pPr>
                  <w:r w:rsidRPr="00896F1F">
                    <w:rPr>
                      <w:rFonts w:ascii="Mulish" w:hAnsi="Mulish" w:cstheme="majorHAnsi"/>
                      <w:sz w:val="18"/>
                      <w:szCs w:val="18"/>
                    </w:rPr>
                    <w:lastRenderedPageBreak/>
                    <w:t>doubtless-uc-grp-dewc-prd: USE_CATALOG</w:t>
                  </w:r>
                </w:p>
              </w:tc>
              <w:tc>
                <w:tcPr>
                  <w:tcW w:w="2835" w:type="dxa"/>
                </w:tcPr>
                <w:p w:rsidRPr="00896F1F" w:rsidR="0016714D" w:rsidP="00B34E3E" w:rsidRDefault="0016714D" w14:paraId="163472B3" w14:textId="2785EB43">
                  <w:pPr>
                    <w:pStyle w:val="ListParagraph"/>
                    <w:numPr>
                      <w:ilvl w:val="0"/>
                      <w:numId w:val="12"/>
                    </w:numPr>
                    <w:rPr>
                      <w:rFonts w:ascii="Mulish" w:hAnsi="Mulish" w:cstheme="majorHAnsi"/>
                      <w:sz w:val="18"/>
                      <w:szCs w:val="18"/>
                    </w:rPr>
                  </w:pPr>
                  <w:r w:rsidRPr="00896F1F">
                    <w:rPr>
                      <w:rFonts w:ascii="Mulish" w:hAnsi="Mulish" w:cstheme="majorHAnsi"/>
                      <w:sz w:val="18"/>
                      <w:szCs w:val="18"/>
                    </w:rPr>
                    <w:lastRenderedPageBreak/>
                    <w:t>bronze: N/A</w:t>
                  </w:r>
                </w:p>
                <w:p w:rsidRPr="00896F1F" w:rsidR="0016714D" w:rsidP="00B34E3E" w:rsidRDefault="0016714D" w14:paraId="7520FEF6" w14:textId="6B94E6F3">
                  <w:pPr>
                    <w:pStyle w:val="ListParagraph"/>
                    <w:numPr>
                      <w:ilvl w:val="0"/>
                      <w:numId w:val="12"/>
                    </w:numPr>
                    <w:rPr>
                      <w:rFonts w:ascii="Mulish" w:hAnsi="Mulish" w:cstheme="majorHAnsi"/>
                      <w:sz w:val="18"/>
                      <w:szCs w:val="18"/>
                    </w:rPr>
                  </w:pPr>
                  <w:r w:rsidRPr="00896F1F">
                    <w:rPr>
                      <w:rFonts w:ascii="Mulish" w:hAnsi="Mulish" w:cstheme="majorHAnsi"/>
                      <w:sz w:val="18"/>
                      <w:szCs w:val="18"/>
                    </w:rPr>
                    <w:t>silver: N/A</w:t>
                  </w:r>
                </w:p>
                <w:p w:rsidRPr="00896F1F" w:rsidR="0016714D" w:rsidP="00B34E3E" w:rsidRDefault="0016714D" w14:paraId="0DE21D94"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gold: USE_SCHEMA</w:t>
                  </w:r>
                </w:p>
                <w:p w:rsidRPr="00896F1F" w:rsidR="0016714D" w:rsidP="00B34E3E" w:rsidRDefault="0016714D" w14:paraId="36957422" w14:textId="7CE5D217">
                  <w:pPr>
                    <w:pStyle w:val="ListParagraph"/>
                    <w:numPr>
                      <w:ilvl w:val="0"/>
                      <w:numId w:val="12"/>
                    </w:numPr>
                    <w:rPr>
                      <w:rFonts w:ascii="Mulish" w:hAnsi="Mulish" w:cstheme="majorHAnsi"/>
                      <w:sz w:val="18"/>
                      <w:szCs w:val="18"/>
                    </w:rPr>
                  </w:pPr>
                  <w:r w:rsidRPr="00896F1F">
                    <w:rPr>
                      <w:rFonts w:ascii="Mulish" w:hAnsi="Mulish" w:cstheme="majorHAnsi"/>
                      <w:sz w:val="18"/>
                      <w:szCs w:val="18"/>
                    </w:rPr>
                    <w:t>operations: N/A</w:t>
                  </w:r>
                </w:p>
                <w:p w:rsidRPr="00896F1F" w:rsidR="0016714D" w:rsidP="00B34E3E" w:rsidRDefault="0016714D" w14:paraId="73F092FA" w14:textId="094B5D52">
                  <w:pPr>
                    <w:pStyle w:val="ListParagraph"/>
                    <w:numPr>
                      <w:ilvl w:val="0"/>
                      <w:numId w:val="12"/>
                    </w:numPr>
                    <w:rPr>
                      <w:rFonts w:ascii="Mulish" w:hAnsi="Mulish" w:cstheme="majorHAnsi"/>
                      <w:sz w:val="18"/>
                      <w:szCs w:val="18"/>
                    </w:rPr>
                  </w:pPr>
                  <w:r w:rsidRPr="00896F1F">
                    <w:rPr>
                      <w:rFonts w:ascii="Mulish" w:hAnsi="Mulish" w:cstheme="majorHAnsi"/>
                      <w:sz w:val="18"/>
                      <w:szCs w:val="18"/>
                    </w:rPr>
                    <w:t>labs: N/A</w:t>
                  </w:r>
                </w:p>
              </w:tc>
              <w:tc>
                <w:tcPr>
                  <w:tcW w:w="3437" w:type="dxa"/>
                </w:tcPr>
                <w:p w:rsidRPr="00896F1F" w:rsidR="0016714D" w:rsidP="0016714D" w:rsidRDefault="0016714D" w14:paraId="1C352A9C" w14:textId="77777777">
                  <w:pPr>
                    <w:rPr>
                      <w:rFonts w:ascii="Mulish" w:hAnsi="Mulish" w:cstheme="majorHAnsi"/>
                      <w:sz w:val="18"/>
                      <w:szCs w:val="18"/>
                    </w:rPr>
                  </w:pPr>
                  <w:r w:rsidRPr="00896F1F">
                    <w:rPr>
                      <w:rFonts w:ascii="Mulish" w:hAnsi="Mulish" w:cstheme="majorHAnsi"/>
                      <w:sz w:val="18"/>
                      <w:szCs w:val="18"/>
                    </w:rPr>
                    <w:t>Prod and Non-Prod Catalogues</w:t>
                  </w:r>
                </w:p>
                <w:p w:rsidRPr="00896F1F" w:rsidR="0016714D" w:rsidP="00B34E3E" w:rsidRDefault="0016714D" w14:paraId="6F43678B" w14:textId="5B474B93">
                  <w:pPr>
                    <w:pStyle w:val="ListParagraph"/>
                    <w:numPr>
                      <w:ilvl w:val="0"/>
                      <w:numId w:val="12"/>
                    </w:numPr>
                    <w:rPr>
                      <w:rFonts w:ascii="Mulish" w:hAnsi="Mulish" w:cstheme="majorHAnsi"/>
                      <w:sz w:val="18"/>
                      <w:szCs w:val="18"/>
                    </w:rPr>
                  </w:pPr>
                  <w:r w:rsidRPr="00896F1F">
                    <w:rPr>
                      <w:rFonts w:ascii="Mulish" w:hAnsi="Mulish" w:cstheme="majorHAnsi"/>
                      <w:sz w:val="18"/>
                      <w:szCs w:val="18"/>
                    </w:rPr>
                    <w:t>SELECT on all allowed schemas</w:t>
                  </w:r>
                </w:p>
              </w:tc>
            </w:tr>
            <w:tr w:rsidRPr="00896F1F" w:rsidR="0016714D" w:rsidTr="00CB0B81" w14:paraId="3B34BD10" w14:textId="77777777">
              <w:tc>
                <w:tcPr>
                  <w:tcW w:w="1928" w:type="dxa"/>
                </w:tcPr>
                <w:p w:rsidRPr="00896F1F" w:rsidR="0016714D" w:rsidP="0016714D" w:rsidRDefault="0016714D" w14:paraId="3FE757BA" w14:textId="683C261C">
                  <w:pPr>
                    <w:pStyle w:val="ListParagraph"/>
                    <w:ind w:left="0"/>
                    <w:rPr>
                      <w:rFonts w:ascii="Mulish" w:hAnsi="Mulish" w:cstheme="majorHAnsi"/>
                      <w:sz w:val="18"/>
                      <w:szCs w:val="18"/>
                    </w:rPr>
                  </w:pPr>
                  <w:r w:rsidRPr="00896F1F">
                    <w:rPr>
                      <w:rFonts w:ascii="Mulish" w:hAnsi="Mulish" w:cstheme="majorHAnsi"/>
                      <w:sz w:val="18"/>
                      <w:szCs w:val="18"/>
                    </w:rPr>
                    <w:t>doubtless-</w:t>
                  </w:r>
                  <w:r w:rsidRPr="00896F1F" w:rsidR="00280FCB">
                    <w:rPr>
                      <w:rFonts w:ascii="Mulish" w:hAnsi="Mulish" w:cstheme="majorHAnsi"/>
                      <w:sz w:val="18"/>
                      <w:szCs w:val="18"/>
                    </w:rPr>
                    <w:t>sp-workload-dev</w:t>
                  </w:r>
                </w:p>
              </w:tc>
              <w:tc>
                <w:tcPr>
                  <w:tcW w:w="2977" w:type="dxa"/>
                </w:tcPr>
                <w:p w:rsidRPr="00896F1F" w:rsidR="0016714D" w:rsidP="00B34E3E" w:rsidRDefault="0016714D" w14:paraId="46C7EA42" w14:textId="7B077383">
                  <w:pPr>
                    <w:pStyle w:val="ListParagraph"/>
                    <w:numPr>
                      <w:ilvl w:val="0"/>
                      <w:numId w:val="12"/>
                    </w:numPr>
                    <w:rPr>
                      <w:rFonts w:ascii="Mulish" w:hAnsi="Mulish" w:cstheme="majorHAnsi"/>
                      <w:sz w:val="18"/>
                      <w:szCs w:val="18"/>
                    </w:rPr>
                  </w:pPr>
                  <w:r w:rsidRPr="00896F1F">
                    <w:rPr>
                      <w:rFonts w:ascii="Mulish" w:hAnsi="Mulish" w:cstheme="majorHAnsi"/>
                      <w:sz w:val="18"/>
                      <w:szCs w:val="18"/>
                    </w:rPr>
                    <w:t xml:space="preserve">doubtless-uc-grp-dewc-dev: </w:t>
                  </w:r>
                  <w:r w:rsidRPr="00896F1F" w:rsidR="00280FCB">
                    <w:rPr>
                      <w:rFonts w:ascii="Mulish" w:hAnsi="Mulish" w:cstheme="majorHAnsi"/>
                      <w:sz w:val="18"/>
                      <w:szCs w:val="18"/>
                    </w:rPr>
                    <w:t>USE_CATAL</w:t>
                  </w:r>
                  <w:r w:rsidRPr="00896F1F" w:rsidR="00B35370">
                    <w:rPr>
                      <w:rFonts w:ascii="Mulish" w:hAnsi="Mulish" w:cstheme="majorHAnsi"/>
                      <w:sz w:val="18"/>
                      <w:szCs w:val="18"/>
                    </w:rPr>
                    <w:t>OG</w:t>
                  </w:r>
                </w:p>
                <w:p w:rsidRPr="00896F1F" w:rsidR="0016714D" w:rsidP="00B34E3E" w:rsidRDefault="0016714D" w14:paraId="7E72CF9F"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doubtless-uc-grp-dewc-tst: USE_CATALOG</w:t>
                  </w:r>
                </w:p>
                <w:p w:rsidRPr="00896F1F" w:rsidR="0016714D" w:rsidP="00B34E3E" w:rsidRDefault="0016714D" w14:paraId="15940B50"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doubtless-uc-grp-dewc-stg: USE_CATALOG</w:t>
                  </w:r>
                </w:p>
                <w:p w:rsidRPr="00896F1F" w:rsidR="0016714D" w:rsidP="00B34E3E" w:rsidRDefault="0016714D" w14:paraId="291D49D9" w14:textId="3992E15D">
                  <w:pPr>
                    <w:pStyle w:val="ListParagraph"/>
                    <w:numPr>
                      <w:ilvl w:val="0"/>
                      <w:numId w:val="12"/>
                    </w:numPr>
                    <w:rPr>
                      <w:rFonts w:ascii="Mulish" w:hAnsi="Mulish" w:cstheme="majorHAnsi"/>
                      <w:sz w:val="18"/>
                      <w:szCs w:val="18"/>
                    </w:rPr>
                  </w:pPr>
                  <w:r w:rsidRPr="00896F1F">
                    <w:rPr>
                      <w:rFonts w:ascii="Mulish" w:hAnsi="Mulish" w:cstheme="majorHAnsi"/>
                      <w:sz w:val="18"/>
                      <w:szCs w:val="18"/>
                    </w:rPr>
                    <w:t xml:space="preserve">doubtless-uc-grp-dewc-prd: </w:t>
                  </w:r>
                  <w:r w:rsidRPr="00896F1F" w:rsidR="00B35370">
                    <w:rPr>
                      <w:rFonts w:ascii="Mulish" w:hAnsi="Mulish" w:cstheme="majorHAnsi"/>
                      <w:sz w:val="18"/>
                      <w:szCs w:val="18"/>
                    </w:rPr>
                    <w:t>N/A</w:t>
                  </w:r>
                </w:p>
              </w:tc>
              <w:tc>
                <w:tcPr>
                  <w:tcW w:w="2835" w:type="dxa"/>
                </w:tcPr>
                <w:p w:rsidRPr="00896F1F" w:rsidR="0016714D" w:rsidP="00B34E3E" w:rsidRDefault="0016714D" w14:paraId="11723D57" w14:textId="23C04E93">
                  <w:pPr>
                    <w:pStyle w:val="ListParagraph"/>
                    <w:numPr>
                      <w:ilvl w:val="0"/>
                      <w:numId w:val="12"/>
                    </w:numPr>
                    <w:rPr>
                      <w:rFonts w:ascii="Mulish" w:hAnsi="Mulish" w:cstheme="majorHAnsi"/>
                      <w:sz w:val="18"/>
                      <w:szCs w:val="18"/>
                    </w:rPr>
                  </w:pPr>
                  <w:r w:rsidRPr="00896F1F">
                    <w:rPr>
                      <w:rFonts w:ascii="Mulish" w:hAnsi="Mulish" w:cstheme="majorHAnsi"/>
                      <w:sz w:val="18"/>
                      <w:szCs w:val="18"/>
                    </w:rPr>
                    <w:t xml:space="preserve">bronze: </w:t>
                  </w:r>
                  <w:r w:rsidRPr="00896F1F" w:rsidR="00B35370">
                    <w:rPr>
                      <w:rFonts w:ascii="Mulish" w:hAnsi="Mulish" w:cstheme="majorHAnsi"/>
                      <w:sz w:val="18"/>
                      <w:szCs w:val="18"/>
                    </w:rPr>
                    <w:t>USE_SCHEMA</w:t>
                  </w:r>
                </w:p>
                <w:p w:rsidRPr="00896F1F" w:rsidR="0016714D" w:rsidP="00B34E3E" w:rsidRDefault="0016714D" w14:paraId="66A7EC13" w14:textId="0372E917">
                  <w:pPr>
                    <w:pStyle w:val="ListParagraph"/>
                    <w:numPr>
                      <w:ilvl w:val="0"/>
                      <w:numId w:val="12"/>
                    </w:numPr>
                    <w:rPr>
                      <w:rFonts w:ascii="Mulish" w:hAnsi="Mulish" w:cstheme="majorHAnsi"/>
                      <w:sz w:val="18"/>
                      <w:szCs w:val="18"/>
                    </w:rPr>
                  </w:pPr>
                  <w:r w:rsidRPr="00896F1F">
                    <w:rPr>
                      <w:rFonts w:ascii="Mulish" w:hAnsi="Mulish" w:cstheme="majorHAnsi"/>
                      <w:sz w:val="18"/>
                      <w:szCs w:val="18"/>
                    </w:rPr>
                    <w:t xml:space="preserve">silver: </w:t>
                  </w:r>
                  <w:r w:rsidRPr="00896F1F" w:rsidR="00B35370">
                    <w:rPr>
                      <w:rFonts w:ascii="Mulish" w:hAnsi="Mulish" w:cstheme="majorHAnsi"/>
                      <w:sz w:val="18"/>
                      <w:szCs w:val="18"/>
                    </w:rPr>
                    <w:t>US_SCHEMA</w:t>
                  </w:r>
                </w:p>
                <w:p w:rsidRPr="00896F1F" w:rsidR="0016714D" w:rsidP="00B34E3E" w:rsidRDefault="0016714D" w14:paraId="53187AF4"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gold: USE_SCHEMA</w:t>
                  </w:r>
                </w:p>
                <w:p w:rsidRPr="00896F1F" w:rsidR="0016714D" w:rsidP="00B34E3E" w:rsidRDefault="0016714D" w14:paraId="6D31CB9D" w14:textId="430E74D6">
                  <w:pPr>
                    <w:pStyle w:val="ListParagraph"/>
                    <w:numPr>
                      <w:ilvl w:val="0"/>
                      <w:numId w:val="12"/>
                    </w:numPr>
                    <w:rPr>
                      <w:rFonts w:ascii="Mulish" w:hAnsi="Mulish" w:cstheme="majorHAnsi"/>
                      <w:sz w:val="18"/>
                      <w:szCs w:val="18"/>
                    </w:rPr>
                  </w:pPr>
                  <w:r w:rsidRPr="00896F1F">
                    <w:rPr>
                      <w:rFonts w:ascii="Mulish" w:hAnsi="Mulish" w:cstheme="majorHAnsi"/>
                      <w:sz w:val="18"/>
                      <w:szCs w:val="18"/>
                    </w:rPr>
                    <w:t xml:space="preserve">operations: </w:t>
                  </w:r>
                  <w:r w:rsidRPr="00896F1F" w:rsidR="00B35370">
                    <w:rPr>
                      <w:rFonts w:ascii="Mulish" w:hAnsi="Mulish" w:cstheme="majorHAnsi"/>
                      <w:sz w:val="18"/>
                      <w:szCs w:val="18"/>
                    </w:rPr>
                    <w:t>USE_SCHEMA</w:t>
                  </w:r>
                </w:p>
                <w:p w:rsidRPr="00896F1F" w:rsidR="0016714D" w:rsidP="00B34E3E" w:rsidRDefault="0016714D" w14:paraId="63A6C40D" w14:textId="5E4E3D17">
                  <w:pPr>
                    <w:pStyle w:val="ListParagraph"/>
                    <w:numPr>
                      <w:ilvl w:val="0"/>
                      <w:numId w:val="12"/>
                    </w:numPr>
                    <w:rPr>
                      <w:rFonts w:ascii="Mulish" w:hAnsi="Mulish" w:cstheme="majorHAnsi"/>
                      <w:sz w:val="18"/>
                      <w:szCs w:val="18"/>
                    </w:rPr>
                  </w:pPr>
                  <w:r w:rsidRPr="00896F1F">
                    <w:rPr>
                      <w:rFonts w:ascii="Mulish" w:hAnsi="Mulish" w:cstheme="majorHAnsi"/>
                      <w:sz w:val="18"/>
                      <w:szCs w:val="18"/>
                    </w:rPr>
                    <w:t xml:space="preserve">labs: </w:t>
                  </w:r>
                  <w:r w:rsidRPr="00896F1F" w:rsidR="00CB0B81">
                    <w:rPr>
                      <w:rFonts w:ascii="Mulish" w:hAnsi="Mulish" w:cstheme="majorHAnsi"/>
                      <w:sz w:val="18"/>
                      <w:szCs w:val="18"/>
                    </w:rPr>
                    <w:t>USE_SCHEMA</w:t>
                  </w:r>
                </w:p>
              </w:tc>
              <w:tc>
                <w:tcPr>
                  <w:tcW w:w="3437" w:type="dxa"/>
                </w:tcPr>
                <w:p w:rsidRPr="00896F1F" w:rsidR="0016714D" w:rsidP="0016714D" w:rsidRDefault="0016714D" w14:paraId="545CE65C" w14:textId="7A8A8168">
                  <w:pPr>
                    <w:rPr>
                      <w:rFonts w:ascii="Mulish" w:hAnsi="Mulish" w:cstheme="majorHAnsi"/>
                      <w:sz w:val="18"/>
                      <w:szCs w:val="18"/>
                    </w:rPr>
                  </w:pPr>
                  <w:r w:rsidRPr="00896F1F">
                    <w:rPr>
                      <w:rFonts w:ascii="Mulish" w:hAnsi="Mulish" w:cstheme="majorHAnsi"/>
                      <w:sz w:val="18"/>
                      <w:szCs w:val="18"/>
                    </w:rPr>
                    <w:t>Non-Prod Catalogues</w:t>
                  </w:r>
                </w:p>
                <w:p w:rsidRPr="00896F1F" w:rsidR="0016714D" w:rsidP="0016714D" w:rsidRDefault="0016714D" w14:paraId="0FBC05BC" w14:textId="40BDCE9F">
                  <w:pPr>
                    <w:rPr>
                      <w:rFonts w:ascii="Mulish" w:hAnsi="Mulish" w:cstheme="majorHAnsi"/>
                      <w:sz w:val="18"/>
                      <w:szCs w:val="18"/>
                    </w:rPr>
                  </w:pPr>
                  <w:r w:rsidRPr="00896F1F">
                    <w:rPr>
                      <w:rFonts w:ascii="Mulish" w:hAnsi="Mulish" w:cstheme="majorHAnsi"/>
                      <w:sz w:val="18"/>
                      <w:szCs w:val="18"/>
                    </w:rPr>
                    <w:t>SELECT</w:t>
                  </w:r>
                  <w:r w:rsidRPr="00896F1F" w:rsidR="00CB0B81">
                    <w:rPr>
                      <w:rFonts w:ascii="Mulish" w:hAnsi="Mulish" w:cstheme="majorHAnsi"/>
                      <w:sz w:val="18"/>
                      <w:szCs w:val="18"/>
                    </w:rPr>
                    <w:t>, MODIFY</w:t>
                  </w:r>
                  <w:r w:rsidRPr="00896F1F">
                    <w:rPr>
                      <w:rFonts w:ascii="Mulish" w:hAnsi="Mulish" w:cstheme="majorHAnsi"/>
                      <w:sz w:val="18"/>
                      <w:szCs w:val="18"/>
                    </w:rPr>
                    <w:t xml:space="preserve"> on all allowed schemas</w:t>
                  </w:r>
                </w:p>
              </w:tc>
            </w:tr>
            <w:tr w:rsidRPr="00896F1F" w:rsidR="00CB0B81" w:rsidTr="00CB0B81" w14:paraId="739EEAB3" w14:textId="77777777">
              <w:tc>
                <w:tcPr>
                  <w:tcW w:w="1928" w:type="dxa"/>
                </w:tcPr>
                <w:p w:rsidRPr="00896F1F" w:rsidR="00CB0B81" w:rsidP="00CB0B81" w:rsidRDefault="00CB0B81" w14:paraId="5B7DC8CE" w14:textId="6EFC2E05">
                  <w:pPr>
                    <w:pStyle w:val="ListParagraph"/>
                    <w:ind w:left="0"/>
                    <w:rPr>
                      <w:rFonts w:ascii="Mulish" w:hAnsi="Mulish" w:cstheme="majorHAnsi"/>
                      <w:sz w:val="18"/>
                      <w:szCs w:val="18"/>
                    </w:rPr>
                  </w:pPr>
                  <w:r w:rsidRPr="00896F1F">
                    <w:rPr>
                      <w:rFonts w:ascii="Mulish" w:hAnsi="Mulish" w:cstheme="majorHAnsi"/>
                      <w:sz w:val="18"/>
                      <w:szCs w:val="18"/>
                    </w:rPr>
                    <w:t>doubtless-sp-reporting-dev</w:t>
                  </w:r>
                </w:p>
              </w:tc>
              <w:tc>
                <w:tcPr>
                  <w:tcW w:w="2977" w:type="dxa"/>
                </w:tcPr>
                <w:p w:rsidRPr="00896F1F" w:rsidR="00CB0B81" w:rsidP="00B34E3E" w:rsidRDefault="00CB0B81" w14:paraId="2CF164FE"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doubtless-uc-grp-dewc-dev: N/A</w:t>
                  </w:r>
                </w:p>
                <w:p w:rsidRPr="00896F1F" w:rsidR="00CB0B81" w:rsidP="00B34E3E" w:rsidRDefault="00CB0B81" w14:paraId="43BC2E4D"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doubtless-uc-grp-dewc-tst: USE_CATALOG</w:t>
                  </w:r>
                </w:p>
                <w:p w:rsidRPr="00896F1F" w:rsidR="00CB0B81" w:rsidP="00B34E3E" w:rsidRDefault="00CB0B81" w14:paraId="25492B7F"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doubtless-uc-grp-dewc-stg: USE_CATALOG</w:t>
                  </w:r>
                </w:p>
                <w:p w:rsidRPr="00896F1F" w:rsidR="00CB0B81" w:rsidP="00B34E3E" w:rsidRDefault="00CB0B81" w14:paraId="038D79B4" w14:textId="031673B8">
                  <w:pPr>
                    <w:pStyle w:val="ListParagraph"/>
                    <w:numPr>
                      <w:ilvl w:val="0"/>
                      <w:numId w:val="12"/>
                    </w:numPr>
                    <w:rPr>
                      <w:rFonts w:ascii="Mulish" w:hAnsi="Mulish" w:cstheme="majorHAnsi"/>
                      <w:sz w:val="18"/>
                      <w:szCs w:val="18"/>
                    </w:rPr>
                  </w:pPr>
                  <w:r w:rsidRPr="00896F1F">
                    <w:rPr>
                      <w:rFonts w:ascii="Mulish" w:hAnsi="Mulish" w:cstheme="majorHAnsi"/>
                      <w:sz w:val="18"/>
                      <w:szCs w:val="18"/>
                    </w:rPr>
                    <w:t>doubtless-uc-grp-dewc-prd: USE_CATALOG</w:t>
                  </w:r>
                </w:p>
              </w:tc>
              <w:tc>
                <w:tcPr>
                  <w:tcW w:w="2835" w:type="dxa"/>
                </w:tcPr>
                <w:p w:rsidRPr="00896F1F" w:rsidR="00CB0B81" w:rsidP="00B34E3E" w:rsidRDefault="00CB0B81" w14:paraId="0F61FF63"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bronze: N/A</w:t>
                  </w:r>
                </w:p>
                <w:p w:rsidRPr="00896F1F" w:rsidR="00CB0B81" w:rsidP="00B34E3E" w:rsidRDefault="00CB0B81" w14:paraId="3D8F2C85"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silver: N/A</w:t>
                  </w:r>
                </w:p>
                <w:p w:rsidRPr="00896F1F" w:rsidR="00CB0B81" w:rsidP="00B34E3E" w:rsidRDefault="00CB0B81" w14:paraId="38ABB399"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gold: USE_SCHEMA</w:t>
                  </w:r>
                </w:p>
                <w:p w:rsidRPr="00896F1F" w:rsidR="00CB0B81" w:rsidP="00B34E3E" w:rsidRDefault="00CB0B81" w14:paraId="2E15C0C9"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operations: N/A</w:t>
                  </w:r>
                </w:p>
                <w:p w:rsidRPr="00896F1F" w:rsidR="00CB0B81" w:rsidP="00B34E3E" w:rsidRDefault="00CB0B81" w14:paraId="6582B353" w14:textId="1391AE72">
                  <w:pPr>
                    <w:pStyle w:val="ListParagraph"/>
                    <w:numPr>
                      <w:ilvl w:val="0"/>
                      <w:numId w:val="12"/>
                    </w:numPr>
                    <w:rPr>
                      <w:rFonts w:ascii="Mulish" w:hAnsi="Mulish" w:cstheme="majorHAnsi"/>
                      <w:sz w:val="18"/>
                      <w:szCs w:val="18"/>
                    </w:rPr>
                  </w:pPr>
                  <w:r w:rsidRPr="00896F1F">
                    <w:rPr>
                      <w:rFonts w:ascii="Mulish" w:hAnsi="Mulish" w:cstheme="majorHAnsi"/>
                      <w:sz w:val="18"/>
                      <w:szCs w:val="18"/>
                    </w:rPr>
                    <w:t>labs: N/A</w:t>
                  </w:r>
                </w:p>
              </w:tc>
              <w:tc>
                <w:tcPr>
                  <w:tcW w:w="3437" w:type="dxa"/>
                </w:tcPr>
                <w:p w:rsidRPr="00896F1F" w:rsidR="00CB0B81" w:rsidP="00CB0B81" w:rsidRDefault="00CB0B81" w14:paraId="56DE1392" w14:textId="77777777">
                  <w:pPr>
                    <w:rPr>
                      <w:rFonts w:ascii="Mulish" w:hAnsi="Mulish" w:cstheme="majorHAnsi"/>
                      <w:sz w:val="18"/>
                      <w:szCs w:val="18"/>
                    </w:rPr>
                  </w:pPr>
                  <w:r w:rsidRPr="00896F1F">
                    <w:rPr>
                      <w:rFonts w:ascii="Mulish" w:hAnsi="Mulish" w:cstheme="majorHAnsi"/>
                      <w:sz w:val="18"/>
                      <w:szCs w:val="18"/>
                    </w:rPr>
                    <w:t>Prod and Non-Prod Catalogues</w:t>
                  </w:r>
                </w:p>
                <w:p w:rsidRPr="00896F1F" w:rsidR="00CB0B81" w:rsidP="00CB0B81" w:rsidRDefault="00CB0B81" w14:paraId="62265530" w14:textId="20A19ECF">
                  <w:pPr>
                    <w:rPr>
                      <w:rFonts w:ascii="Mulish" w:hAnsi="Mulish" w:cstheme="majorHAnsi"/>
                      <w:sz w:val="18"/>
                      <w:szCs w:val="18"/>
                    </w:rPr>
                  </w:pPr>
                  <w:r w:rsidRPr="00896F1F">
                    <w:rPr>
                      <w:rFonts w:ascii="Mulish" w:hAnsi="Mulish" w:cstheme="majorHAnsi"/>
                      <w:sz w:val="18"/>
                      <w:szCs w:val="18"/>
                    </w:rPr>
                    <w:t>SELECT on all allowed schemas</w:t>
                  </w:r>
                </w:p>
              </w:tc>
            </w:tr>
          </w:tbl>
          <w:p w:rsidRPr="00896F1F" w:rsidR="001B2AA3" w:rsidP="004307EE" w:rsidRDefault="001B2AA3" w14:paraId="17FC16D7" w14:textId="77777777">
            <w:pPr>
              <w:rPr>
                <w:rFonts w:ascii="Mulish" w:hAnsi="Mulish" w:cstheme="majorHAnsi"/>
                <w:sz w:val="18"/>
                <w:szCs w:val="18"/>
              </w:rPr>
            </w:pPr>
          </w:p>
          <w:p w:rsidRPr="00896F1F" w:rsidR="008D3D78" w:rsidP="00B34E3E" w:rsidRDefault="008D3D78" w14:paraId="19BC8D2E" w14:textId="77777777">
            <w:pPr>
              <w:pStyle w:val="ListParagraph"/>
              <w:numPr>
                <w:ilvl w:val="0"/>
                <w:numId w:val="12"/>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Networking &amp; Security:</w:t>
            </w:r>
          </w:p>
          <w:p w:rsidRPr="00896F1F" w:rsidR="008D3D78" w:rsidP="00B34E3E" w:rsidRDefault="008D3D78" w14:paraId="7180CD10"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Deploy with VNET Injection.</w:t>
            </w:r>
          </w:p>
          <w:p w:rsidRPr="00896F1F" w:rsidR="008D3D78" w:rsidP="00B34E3E" w:rsidRDefault="008D3D78" w14:paraId="7547D738"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Use Azure Private Link to connect to storage.</w:t>
            </w:r>
          </w:p>
          <w:p w:rsidRPr="00896F1F" w:rsidR="008D3D78" w:rsidP="00B34E3E" w:rsidRDefault="008D3D78" w14:paraId="60187BA6" w14:textId="77777777">
            <w:pPr>
              <w:pStyle w:val="ListParagraph"/>
              <w:numPr>
                <w:ilvl w:val="0"/>
                <w:numId w:val="12"/>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Monitoring:</w:t>
            </w:r>
          </w:p>
          <w:p w:rsidRPr="00896F1F" w:rsidR="008D3D78" w:rsidP="00B34E3E" w:rsidRDefault="008D3D78" w14:paraId="264C7655"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Enable Diagnostic Settings and Application Insights.</w:t>
            </w:r>
          </w:p>
          <w:p w:rsidRPr="00896F1F" w:rsidR="008D3D78" w:rsidP="00B34E3E" w:rsidRDefault="008D3D78" w14:paraId="5E646B5A" w14:textId="77777777">
            <w:pPr>
              <w:pStyle w:val="ListParagraph"/>
              <w:numPr>
                <w:ilvl w:val="0"/>
                <w:numId w:val="12"/>
              </w:numPr>
              <w:rPr>
                <w:rFonts w:ascii="Mulish" w:hAnsi="Mulish" w:cstheme="majorHAnsi"/>
                <w:sz w:val="18"/>
                <w:szCs w:val="18"/>
              </w:rPr>
            </w:pPr>
            <w:r w:rsidRPr="00896F1F">
              <w:rPr>
                <w:rFonts w:ascii="Mulish" w:hAnsi="Mulish" w:cstheme="majorHAnsi"/>
                <w:sz w:val="18"/>
                <w:szCs w:val="18"/>
              </w:rPr>
              <w:t>Best Practices:</w:t>
            </w:r>
          </w:p>
          <w:p w:rsidRPr="00896F1F" w:rsidR="008D3D78" w:rsidP="00B34E3E" w:rsidRDefault="008D3D78" w14:paraId="4D7738AE" w14:textId="77777777">
            <w:pPr>
              <w:pStyle w:val="ListParagraph"/>
              <w:numPr>
                <w:ilvl w:val="1"/>
                <w:numId w:val="12"/>
              </w:numPr>
              <w:rPr>
                <w:rFonts w:ascii="Mulish" w:hAnsi="Mulish" w:cstheme="majorHAnsi"/>
                <w:sz w:val="18"/>
                <w:szCs w:val="18"/>
              </w:rPr>
            </w:pPr>
            <w:r w:rsidRPr="00896F1F">
              <w:rPr>
                <w:rStyle w:val="Strong"/>
                <w:rFonts w:ascii="Mulish" w:hAnsi="Mulish" w:cstheme="majorHAnsi"/>
                <w:color w:val="000000" w:themeColor="text1"/>
                <w:sz w:val="18"/>
                <w:szCs w:val="18"/>
              </w:rPr>
              <w:t xml:space="preserve">Databricks </w:t>
            </w:r>
            <w:r w:rsidRPr="00896F1F">
              <w:rPr>
                <w:rFonts w:ascii="Mulish" w:hAnsi="Mulish" w:cstheme="majorHAnsi"/>
                <w:sz w:val="18"/>
                <w:szCs w:val="18"/>
              </w:rPr>
              <w:t>Premium plan shall be used for role-based access control &amp; enhanced security.</w:t>
            </w:r>
          </w:p>
          <w:p w:rsidRPr="00896F1F" w:rsidR="008D3D78" w:rsidP="00B34E3E" w:rsidRDefault="008D3D78" w14:paraId="71C65502" w14:textId="6F7A97E9">
            <w:pPr>
              <w:pStyle w:val="ListParagraph"/>
              <w:numPr>
                <w:ilvl w:val="1"/>
                <w:numId w:val="12"/>
              </w:numPr>
              <w:rPr>
                <w:rFonts w:ascii="Mulish" w:hAnsi="Mulish" w:cstheme="majorHAnsi"/>
                <w:sz w:val="18"/>
                <w:szCs w:val="18"/>
              </w:rPr>
            </w:pPr>
            <w:r w:rsidRPr="00896F1F">
              <w:rPr>
                <w:rFonts w:ascii="Mulish" w:hAnsi="Mulish" w:cstheme="majorHAnsi"/>
                <w:sz w:val="18"/>
                <w:szCs w:val="18"/>
              </w:rPr>
              <w:t>Deploy Azure Databricks in custom V</w:t>
            </w:r>
            <w:r w:rsidRPr="00896F1F" w:rsidR="00A44F8C">
              <w:rPr>
                <w:rFonts w:ascii="Mulish" w:hAnsi="Mulish" w:cstheme="majorHAnsi"/>
                <w:sz w:val="18"/>
                <w:szCs w:val="18"/>
              </w:rPr>
              <w:t>N</w:t>
            </w:r>
            <w:r w:rsidRPr="00896F1F">
              <w:rPr>
                <w:rFonts w:ascii="Mulish" w:hAnsi="Mulish" w:cstheme="majorHAnsi"/>
                <w:sz w:val="18"/>
                <w:szCs w:val="18"/>
              </w:rPr>
              <w:t>et.</w:t>
            </w:r>
          </w:p>
          <w:p w:rsidRPr="00896F1F" w:rsidR="008D3D78" w:rsidP="00B34E3E" w:rsidRDefault="008D3D78" w14:paraId="60B819D9" w14:textId="496AE2C6">
            <w:pPr>
              <w:pStyle w:val="ListParagraph"/>
              <w:numPr>
                <w:ilvl w:val="1"/>
                <w:numId w:val="12"/>
              </w:numPr>
              <w:rPr>
                <w:rFonts w:ascii="Mulish" w:hAnsi="Mulish" w:cstheme="majorHAnsi"/>
                <w:sz w:val="18"/>
                <w:szCs w:val="18"/>
              </w:rPr>
            </w:pPr>
            <w:r w:rsidRPr="00896F1F">
              <w:rPr>
                <w:rFonts w:ascii="Mulish" w:hAnsi="Mulish" w:cstheme="majorHAnsi"/>
                <w:sz w:val="18"/>
                <w:szCs w:val="18"/>
              </w:rPr>
              <w:t xml:space="preserve">Azure AD be used for authentication and built in Databricks RBAC </w:t>
            </w:r>
            <w:r w:rsidRPr="00896F1F" w:rsidR="001B2AA3">
              <w:rPr>
                <w:rFonts w:ascii="Mulish" w:hAnsi="Mulish" w:cstheme="majorHAnsi"/>
                <w:sz w:val="18"/>
                <w:szCs w:val="18"/>
              </w:rPr>
              <w:t>assignments</w:t>
            </w:r>
            <w:r w:rsidRPr="00896F1F">
              <w:rPr>
                <w:rFonts w:ascii="Mulish" w:hAnsi="Mulish" w:cstheme="majorHAnsi"/>
                <w:sz w:val="18"/>
                <w:szCs w:val="18"/>
              </w:rPr>
              <w:t xml:space="preserve"> for platform management and access.</w:t>
            </w:r>
          </w:p>
          <w:p w:rsidRPr="00896F1F" w:rsidR="008D3D78" w:rsidP="00B34E3E" w:rsidRDefault="008D3D78" w14:paraId="11C477DF"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RBAC shall be used with least privilege model.</w:t>
            </w:r>
          </w:p>
          <w:p w:rsidRPr="00896F1F" w:rsidR="008D3D78" w:rsidP="00B34E3E" w:rsidRDefault="008D3D78" w14:paraId="393757EA"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Access tokens shall be stored in Azure Key Vault.</w:t>
            </w:r>
          </w:p>
          <w:p w:rsidRPr="00896F1F" w:rsidR="008D3D78" w:rsidP="00B34E3E" w:rsidRDefault="008D3D78" w14:paraId="1B3484CD"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Automated deployment through IaC.</w:t>
            </w:r>
          </w:p>
          <w:p w:rsidRPr="00896F1F" w:rsidR="008D3D78" w:rsidP="00B34E3E" w:rsidRDefault="008D3D78" w14:paraId="48D76950"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Cluster policies shall be implemented to limit the ability to create clusters based on a set of rules.</w:t>
            </w:r>
          </w:p>
          <w:p w:rsidRPr="00896F1F" w:rsidR="008D3D78" w:rsidP="00B34E3E" w:rsidRDefault="008D3D78" w14:paraId="0AF00EC9"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Diagnostic logging must be enabled and configured as per Calandra Landing zone standards.</w:t>
            </w:r>
          </w:p>
          <w:p w:rsidRPr="00896F1F" w:rsidR="008D3D78" w:rsidP="00B34E3E" w:rsidRDefault="008D3D78" w14:paraId="7805B8DE" w14:textId="77777777">
            <w:pPr>
              <w:pStyle w:val="ListParagraph"/>
              <w:numPr>
                <w:ilvl w:val="1"/>
                <w:numId w:val="12"/>
              </w:numPr>
              <w:rPr>
                <w:rFonts w:ascii="Mulish" w:hAnsi="Mulish" w:cstheme="majorHAnsi"/>
                <w:sz w:val="18"/>
                <w:szCs w:val="18"/>
              </w:rPr>
            </w:pPr>
            <w:r w:rsidRPr="00896F1F">
              <w:rPr>
                <w:rFonts w:ascii="Mulish" w:hAnsi="Mulish" w:cstheme="majorHAnsi"/>
                <w:sz w:val="18"/>
                <w:szCs w:val="18"/>
              </w:rPr>
              <w:t>Resource Tagging for costing and billing must be applied in advance as per Calandra Landing zone policies.</w:t>
            </w:r>
          </w:p>
          <w:p w:rsidRPr="00896F1F" w:rsidR="001B2AA3" w:rsidP="001B2AA3" w:rsidRDefault="001B2AA3" w14:paraId="3673FE00" w14:textId="77777777">
            <w:pPr>
              <w:pStyle w:val="ListParagraph"/>
              <w:ind w:left="1080"/>
              <w:rPr>
                <w:rFonts w:ascii="Mulish" w:hAnsi="Mulish" w:cstheme="majorHAnsi"/>
                <w:sz w:val="18"/>
                <w:szCs w:val="18"/>
              </w:rPr>
            </w:pPr>
          </w:p>
        </w:tc>
      </w:tr>
      <w:tr w:rsidRPr="00896F1F" w:rsidR="008D3D78" w:rsidTr="1ADBE79A" w14:paraId="17851F74" w14:textId="77777777">
        <w:tc>
          <w:tcPr>
            <w:tcW w:w="554" w:type="pct"/>
          </w:tcPr>
          <w:p w:rsidRPr="00896F1F" w:rsidR="008D3D78" w:rsidP="008D22B1" w:rsidRDefault="008D3D78" w14:paraId="7463A803" w14:textId="43D6A331">
            <w:pPr>
              <w:pStyle w:val="p1"/>
              <w:rPr>
                <w:rFonts w:ascii="Mulish" w:hAnsi="Mulish" w:cstheme="majorHAnsi"/>
                <w:b/>
                <w:bCs/>
                <w:i/>
                <w:iCs/>
                <w:sz w:val="18"/>
                <w:szCs w:val="18"/>
              </w:rPr>
            </w:pPr>
            <w:r w:rsidRPr="00896F1F">
              <w:rPr>
                <w:rFonts w:ascii="Mulish" w:hAnsi="Mulish" w:cstheme="majorHAnsi"/>
                <w:b/>
                <w:bCs/>
                <w:i/>
                <w:iCs/>
                <w:sz w:val="18"/>
                <w:szCs w:val="18"/>
              </w:rPr>
              <w:lastRenderedPageBreak/>
              <w:t>Azure Storage</w:t>
            </w:r>
            <w:r w:rsidRPr="00896F1F" w:rsidR="002C66C1">
              <w:rPr>
                <w:rFonts w:ascii="Mulish" w:hAnsi="Mulish" w:cstheme="majorHAnsi"/>
                <w:b/>
                <w:bCs/>
                <w:i/>
                <w:iCs/>
                <w:sz w:val="18"/>
                <w:szCs w:val="18"/>
              </w:rPr>
              <w:t xml:space="preserve"> Accounts</w:t>
            </w:r>
          </w:p>
        </w:tc>
        <w:tc>
          <w:tcPr>
            <w:tcW w:w="4446" w:type="pct"/>
          </w:tcPr>
          <w:tbl>
            <w:tblPr>
              <w:tblStyle w:val="TableGrid"/>
              <w:tblW w:w="0" w:type="auto"/>
              <w:tblInd w:w="360" w:type="dxa"/>
              <w:tblLook w:val="04A0" w:firstRow="1" w:lastRow="0" w:firstColumn="1" w:lastColumn="0" w:noHBand="0" w:noVBand="1"/>
            </w:tblPr>
            <w:tblGrid>
              <w:gridCol w:w="5955"/>
              <w:gridCol w:w="5942"/>
            </w:tblGrid>
            <w:tr w:rsidRPr="00896F1F" w:rsidR="00D67533" w:rsidTr="00E20A91" w14:paraId="676CFA2B" w14:textId="77777777">
              <w:tc>
                <w:tcPr>
                  <w:tcW w:w="5955" w:type="dxa"/>
                </w:tcPr>
                <w:p w:rsidRPr="00896F1F" w:rsidR="00D67533" w:rsidP="00D67533" w:rsidRDefault="009631F2" w14:paraId="5169C867" w14:textId="6A73725E">
                  <w:pPr>
                    <w:pStyle w:val="ListParagraph"/>
                    <w:ind w:left="0"/>
                    <w:rPr>
                      <w:rStyle w:val="Strong"/>
                      <w:rFonts w:ascii="Mulish" w:hAnsi="Mulish" w:cstheme="majorHAnsi"/>
                      <w:b w:val="0"/>
                      <w:bCs w:val="0"/>
                      <w:i/>
                      <w:iCs/>
                      <w:sz w:val="18"/>
                      <w:szCs w:val="18"/>
                    </w:rPr>
                  </w:pPr>
                  <w:r w:rsidRPr="00896F1F">
                    <w:rPr>
                      <w:rStyle w:val="Strong"/>
                      <w:rFonts w:ascii="Mulish" w:hAnsi="Mulish" w:cstheme="majorHAnsi"/>
                      <w:b w:val="0"/>
                      <w:bCs w:val="0"/>
                      <w:i/>
                      <w:iCs/>
                      <w:sz w:val="18"/>
                      <w:szCs w:val="18"/>
                    </w:rPr>
                    <w:t>M</w:t>
                  </w:r>
                  <w:r w:rsidRPr="00896F1F">
                    <w:rPr>
                      <w:rStyle w:val="Strong"/>
                      <w:rFonts w:ascii="Mulish" w:hAnsi="Mulish"/>
                      <w:b w:val="0"/>
                      <w:bCs w:val="0"/>
                      <w:i/>
                      <w:iCs/>
                      <w:sz w:val="18"/>
                      <w:szCs w:val="18"/>
                    </w:rPr>
                    <w:t>anaged Data Storage</w:t>
                  </w:r>
                </w:p>
              </w:tc>
              <w:tc>
                <w:tcPr>
                  <w:tcW w:w="5942" w:type="dxa"/>
                </w:tcPr>
                <w:p w:rsidRPr="00896F1F" w:rsidR="00D67533" w:rsidP="00D67533" w:rsidRDefault="009631F2" w14:paraId="623A08B5" w14:textId="3C40CA0E">
                  <w:pPr>
                    <w:pStyle w:val="ListParagraph"/>
                    <w:ind w:left="0"/>
                    <w:rPr>
                      <w:rStyle w:val="Strong"/>
                      <w:rFonts w:ascii="Mulish" w:hAnsi="Mulish" w:cstheme="majorHAnsi"/>
                      <w:b w:val="0"/>
                      <w:bCs w:val="0"/>
                      <w:i/>
                      <w:iCs/>
                      <w:sz w:val="18"/>
                      <w:szCs w:val="18"/>
                    </w:rPr>
                  </w:pPr>
                  <w:r w:rsidRPr="00896F1F">
                    <w:rPr>
                      <w:rStyle w:val="Strong"/>
                      <w:rFonts w:ascii="Mulish" w:hAnsi="Mulish" w:cstheme="majorHAnsi"/>
                      <w:b w:val="0"/>
                      <w:bCs w:val="0"/>
                      <w:i/>
                      <w:iCs/>
                      <w:sz w:val="18"/>
                      <w:szCs w:val="18"/>
                    </w:rPr>
                    <w:t>L</w:t>
                  </w:r>
                  <w:r w:rsidRPr="00896F1F">
                    <w:rPr>
                      <w:rStyle w:val="Strong"/>
                      <w:rFonts w:ascii="Mulish" w:hAnsi="Mulish"/>
                      <w:b w:val="0"/>
                      <w:bCs w:val="0"/>
                      <w:i/>
                      <w:iCs/>
                      <w:sz w:val="18"/>
                      <w:szCs w:val="18"/>
                    </w:rPr>
                    <w:t>anding Storage</w:t>
                  </w:r>
                </w:p>
              </w:tc>
            </w:tr>
            <w:tr w:rsidRPr="00896F1F" w:rsidR="00D67533" w:rsidTr="00E20A91" w14:paraId="359B2614" w14:textId="77777777">
              <w:tc>
                <w:tcPr>
                  <w:tcW w:w="5955" w:type="dxa"/>
                </w:tcPr>
                <w:p w:rsidRPr="00896F1F" w:rsidR="005000B6" w:rsidP="00D67533" w:rsidRDefault="005000B6" w14:paraId="50D83A8F" w14:textId="2E6F5D2A">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Name: </w:t>
                  </w:r>
                  <w:r w:rsidRPr="00896F1F">
                    <w:rPr>
                      <w:rFonts w:ascii="Mulish" w:hAnsi="Mulish" w:cstheme="majorHAnsi"/>
                      <w:i/>
                      <w:iCs/>
                      <w:sz w:val="18"/>
                      <w:szCs w:val="18"/>
                    </w:rPr>
                    <w:t>doubtless</w:t>
                  </w:r>
                  <w:r w:rsidRPr="00896F1F" w:rsidR="00622D80">
                    <w:rPr>
                      <w:rFonts w:ascii="Mulish" w:hAnsi="Mulish" w:cstheme="majorHAnsi"/>
                      <w:i/>
                      <w:iCs/>
                      <w:sz w:val="18"/>
                      <w:szCs w:val="18"/>
                    </w:rPr>
                    <w:t>a</w:t>
                  </w:r>
                  <w:r w:rsidRPr="00896F1F" w:rsidR="00622D80">
                    <w:rPr>
                      <w:rFonts w:ascii="Mulish" w:hAnsi="Mulish"/>
                      <w:i/>
                      <w:iCs/>
                      <w:sz w:val="18"/>
                      <w:szCs w:val="18"/>
                    </w:rPr>
                    <w:t>dls</w:t>
                  </w:r>
                  <w:r w:rsidRPr="00896F1F">
                    <w:rPr>
                      <w:rFonts w:ascii="Mulish" w:hAnsi="Mulish" w:cstheme="majorHAnsi"/>
                      <w:i/>
                      <w:iCs/>
                      <w:sz w:val="18"/>
                      <w:szCs w:val="18"/>
                    </w:rPr>
                    <w:t>grpmanageddewc&lt;environment&gt;001</w:t>
                  </w:r>
                </w:p>
                <w:p w:rsidRPr="00896F1F" w:rsidR="0096161F" w:rsidP="00D67533" w:rsidRDefault="0096161F" w14:paraId="21D539C5" w14:textId="571F2071">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lastRenderedPageBreak/>
                    <w:t>Region: Germany West Central (DEWC)</w:t>
                  </w:r>
                </w:p>
                <w:p w:rsidRPr="00896F1F" w:rsidR="00D67533" w:rsidP="00D67533" w:rsidRDefault="00C423A3" w14:paraId="1E16973E" w14:textId="67A436BF">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Account Type: StorageV2</w:t>
                  </w:r>
                </w:p>
                <w:p w:rsidRPr="00896F1F" w:rsidR="00C423A3" w:rsidP="00D67533" w:rsidRDefault="00C423A3" w14:paraId="387A5B98" w14:textId="77777777">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Hierachical namespace: true</w:t>
                  </w:r>
                </w:p>
                <w:p w:rsidRPr="00896F1F" w:rsidR="00E20A91" w:rsidP="00D67533" w:rsidRDefault="00E20A91" w14:paraId="6FC06EE4" w14:textId="77777777">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Account tier: Standard</w:t>
                  </w:r>
                </w:p>
                <w:p w:rsidRPr="00896F1F" w:rsidR="00E20A91" w:rsidP="00D67533" w:rsidRDefault="00B968E9" w14:paraId="54C3E8CC" w14:textId="77777777">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Access tier: Hot</w:t>
                  </w:r>
                </w:p>
                <w:p w:rsidRPr="00896F1F" w:rsidR="00B968E9" w:rsidP="00D67533" w:rsidRDefault="00B968E9" w14:paraId="3BC5F849" w14:textId="77777777">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Replication:</w:t>
                  </w:r>
                </w:p>
                <w:p w:rsidRPr="00896F1F" w:rsidR="00B968E9" w:rsidP="00B34E3E" w:rsidRDefault="00B968E9" w14:paraId="51B4662B" w14:textId="77777777">
                  <w:pPr>
                    <w:pStyle w:val="ListParagraph"/>
                    <w:numPr>
                      <w:ilvl w:val="0"/>
                      <w:numId w:val="18"/>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Production: ZRS</w:t>
                  </w:r>
                </w:p>
                <w:p w:rsidRPr="00896F1F" w:rsidR="00B968E9" w:rsidP="00B34E3E" w:rsidRDefault="00B968E9" w14:paraId="5E816766" w14:textId="77777777">
                  <w:pPr>
                    <w:pStyle w:val="ListParagraph"/>
                    <w:numPr>
                      <w:ilvl w:val="0"/>
                      <w:numId w:val="18"/>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Non-Prod: LRS</w:t>
                  </w:r>
                </w:p>
                <w:p w:rsidRPr="00896F1F" w:rsidR="00B968E9" w:rsidP="00B968E9" w:rsidRDefault="00F93BF6" w14:paraId="0D1E9157"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HTTPS only: true</w:t>
                  </w:r>
                </w:p>
                <w:p w:rsidRPr="00896F1F" w:rsidR="00F93BF6" w:rsidP="00B968E9" w:rsidRDefault="00F93BF6" w14:paraId="31E2B680"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Minimum TLS: TLS1_2</w:t>
                  </w:r>
                </w:p>
                <w:p w:rsidRPr="00896F1F" w:rsidR="00F93BF6" w:rsidP="00B968E9" w:rsidRDefault="00F93BF6" w14:paraId="4463D62A" w14:textId="0EB371DD">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Public </w:t>
                  </w:r>
                  <w:r w:rsidRPr="00896F1F" w:rsidR="00FC5414">
                    <w:rPr>
                      <w:rStyle w:val="Strong"/>
                      <w:rFonts w:ascii="Mulish" w:hAnsi="Mulish" w:cstheme="majorHAnsi"/>
                      <w:b w:val="0"/>
                      <w:bCs w:val="0"/>
                      <w:sz w:val="18"/>
                      <w:szCs w:val="18"/>
                    </w:rPr>
                    <w:t xml:space="preserve">blob </w:t>
                  </w:r>
                  <w:r w:rsidRPr="00896F1F">
                    <w:rPr>
                      <w:rStyle w:val="Strong"/>
                      <w:rFonts w:ascii="Mulish" w:hAnsi="Mulish" w:cstheme="majorHAnsi"/>
                      <w:b w:val="0"/>
                      <w:bCs w:val="0"/>
                      <w:sz w:val="18"/>
                      <w:szCs w:val="18"/>
                    </w:rPr>
                    <w:t>access: Disabled</w:t>
                  </w:r>
                </w:p>
                <w:p w:rsidRPr="00896F1F" w:rsidR="00F93BF6" w:rsidP="00B968E9" w:rsidRDefault="00FC5414" w14:paraId="51BDCDC9"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Shared-key auth: Disabled</w:t>
                  </w:r>
                </w:p>
                <w:p w:rsidRPr="00896F1F" w:rsidR="00FC5414" w:rsidP="00B968E9" w:rsidRDefault="00FC5414" w14:paraId="4DFBD825"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Default Auth: OAuth</w:t>
                  </w:r>
                </w:p>
                <w:p w:rsidRPr="00896F1F" w:rsidR="00FC5414" w:rsidP="00B968E9" w:rsidRDefault="00FC5414" w14:paraId="2B5F1C25" w14:textId="1C0F94B8">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Public network access: </w:t>
                  </w:r>
                  <w:r w:rsidRPr="00896F1F" w:rsidR="00D60B50">
                    <w:rPr>
                      <w:rStyle w:val="Strong"/>
                      <w:rFonts w:ascii="Mulish" w:hAnsi="Mulish" w:cstheme="majorHAnsi"/>
                      <w:b w:val="0"/>
                      <w:bCs w:val="0"/>
                      <w:sz w:val="18"/>
                      <w:szCs w:val="18"/>
                    </w:rPr>
                    <w:t>D</w:t>
                  </w:r>
                  <w:r w:rsidRPr="00896F1F">
                    <w:rPr>
                      <w:rStyle w:val="Strong"/>
                      <w:rFonts w:ascii="Mulish" w:hAnsi="Mulish" w:cstheme="majorHAnsi"/>
                      <w:b w:val="0"/>
                      <w:bCs w:val="0"/>
                      <w:sz w:val="18"/>
                      <w:szCs w:val="18"/>
                    </w:rPr>
                    <w:t>isabled</w:t>
                  </w:r>
                </w:p>
                <w:p w:rsidRPr="00896F1F" w:rsidR="00FC5414" w:rsidP="00B968E9" w:rsidRDefault="00D60B50" w14:paraId="675698AE"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Cross-tenant replication: Disabled</w:t>
                  </w:r>
                </w:p>
                <w:p w:rsidRPr="00896F1F" w:rsidR="00D60B50" w:rsidP="00B968E9" w:rsidRDefault="00D60B50" w14:paraId="75335F84"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SFTP: Disabled</w:t>
                  </w:r>
                </w:p>
                <w:p w:rsidRPr="00896F1F" w:rsidR="00D60B50" w:rsidP="00B968E9" w:rsidRDefault="00C42348" w14:paraId="25B2827B"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NFSv3: Disabled</w:t>
                  </w:r>
                </w:p>
                <w:p w:rsidRPr="00896F1F" w:rsidR="00C42348" w:rsidP="00B968E9" w:rsidRDefault="00C42348" w14:paraId="2918408E"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Local storage users: Disabled</w:t>
                  </w:r>
                </w:p>
                <w:p w:rsidRPr="00896F1F" w:rsidR="005000B6" w:rsidP="00B968E9" w:rsidRDefault="005000B6" w14:paraId="37D90838" w14:textId="54B8768C">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Infrastructure encryption: Conditional</w:t>
                  </w:r>
                </w:p>
                <w:p w:rsidRPr="00896F1F" w:rsidR="00C42348" w:rsidP="00B968E9" w:rsidRDefault="00C42348" w14:paraId="5AC62B78" w14:textId="1B553713">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Customer-managed keys: Conditional</w:t>
                  </w:r>
                </w:p>
              </w:tc>
              <w:tc>
                <w:tcPr>
                  <w:tcW w:w="5942" w:type="dxa"/>
                </w:tcPr>
                <w:p w:rsidRPr="00896F1F" w:rsidR="00DE4E94" w:rsidP="00DE4E94" w:rsidRDefault="00DE4E94" w14:paraId="4585531F" w14:textId="3F8F312D">
                  <w:pPr>
                    <w:pStyle w:val="ListParagraph"/>
                    <w:ind w:left="0"/>
                    <w:rPr>
                      <w:rFonts w:ascii="Mulish" w:hAnsi="Mulish" w:cstheme="majorHAnsi"/>
                      <w:i/>
                      <w:iCs/>
                      <w:sz w:val="18"/>
                      <w:szCs w:val="18"/>
                    </w:rPr>
                  </w:pPr>
                  <w:r w:rsidRPr="00896F1F">
                    <w:rPr>
                      <w:rStyle w:val="Strong"/>
                      <w:rFonts w:ascii="Mulish" w:hAnsi="Mulish" w:cstheme="majorHAnsi"/>
                      <w:b w:val="0"/>
                      <w:bCs w:val="0"/>
                      <w:sz w:val="18"/>
                      <w:szCs w:val="18"/>
                    </w:rPr>
                    <w:lastRenderedPageBreak/>
                    <w:t xml:space="preserve">Name: </w:t>
                  </w:r>
                  <w:r w:rsidRPr="00896F1F" w:rsidR="00622D80">
                    <w:rPr>
                      <w:rFonts w:ascii="Mulish" w:hAnsi="Mulish" w:cstheme="majorHAnsi"/>
                      <w:i/>
                      <w:iCs/>
                      <w:sz w:val="18"/>
                      <w:szCs w:val="18"/>
                    </w:rPr>
                    <w:t>doubtlessa</w:t>
                  </w:r>
                  <w:r w:rsidRPr="00896F1F" w:rsidR="00622D80">
                    <w:rPr>
                      <w:rFonts w:ascii="Mulish" w:hAnsi="Mulish"/>
                      <w:i/>
                      <w:iCs/>
                      <w:sz w:val="18"/>
                      <w:szCs w:val="18"/>
                    </w:rPr>
                    <w:t>bs</w:t>
                  </w:r>
                  <w:r w:rsidRPr="00896F1F" w:rsidR="00622D80">
                    <w:rPr>
                      <w:rFonts w:ascii="Mulish" w:hAnsi="Mulish" w:cstheme="majorHAnsi"/>
                      <w:i/>
                      <w:iCs/>
                      <w:sz w:val="18"/>
                      <w:szCs w:val="18"/>
                    </w:rPr>
                    <w:t>grplandingdewc&lt;environment&gt;001</w:t>
                  </w:r>
                </w:p>
                <w:p w:rsidRPr="00896F1F" w:rsidR="0096161F" w:rsidP="00DE4E94" w:rsidRDefault="0096161F" w14:paraId="72423F2A" w14:textId="1662137B">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lastRenderedPageBreak/>
                    <w:t>Region: Germany West Central (DEWC)</w:t>
                  </w:r>
                </w:p>
                <w:p w:rsidRPr="00896F1F" w:rsidR="00DE4E94" w:rsidP="00DE4E94" w:rsidRDefault="00DE4E94" w14:paraId="26D2B4A4" w14:textId="77777777">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Account Type: StorageV2</w:t>
                  </w:r>
                </w:p>
                <w:p w:rsidRPr="00896F1F" w:rsidR="00DE4E94" w:rsidP="00DE4E94" w:rsidRDefault="00DE4E94" w14:paraId="7C68AC06" w14:textId="21BF1985">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Hierachical namespace: </w:t>
                  </w:r>
                  <w:r w:rsidRPr="00896F1F" w:rsidR="00636033">
                    <w:rPr>
                      <w:rStyle w:val="Strong"/>
                      <w:rFonts w:ascii="Mulish" w:hAnsi="Mulish" w:cstheme="majorHAnsi"/>
                      <w:b w:val="0"/>
                      <w:bCs w:val="0"/>
                      <w:sz w:val="18"/>
                      <w:szCs w:val="18"/>
                    </w:rPr>
                    <w:t>true</w:t>
                  </w:r>
                </w:p>
                <w:p w:rsidRPr="00896F1F" w:rsidR="00DE4E94" w:rsidP="00DE4E94" w:rsidRDefault="00DE4E94" w14:paraId="569C6813" w14:textId="77777777">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Account tier: Standard</w:t>
                  </w:r>
                </w:p>
                <w:p w:rsidRPr="00896F1F" w:rsidR="00DE4E94" w:rsidP="00DE4E94" w:rsidRDefault="00DE4E94" w14:paraId="49519185" w14:textId="77777777">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Access tier: Hot</w:t>
                  </w:r>
                </w:p>
                <w:p w:rsidRPr="00896F1F" w:rsidR="00DE4E94" w:rsidP="00DE4E94" w:rsidRDefault="00DE4E94" w14:paraId="59487561" w14:textId="77777777">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Replication:</w:t>
                  </w:r>
                </w:p>
                <w:p w:rsidRPr="00896F1F" w:rsidR="00DE4E94" w:rsidP="00B34E3E" w:rsidRDefault="00DE4E94" w14:paraId="4BCBF0D1" w14:textId="77777777">
                  <w:pPr>
                    <w:pStyle w:val="ListParagraph"/>
                    <w:numPr>
                      <w:ilvl w:val="0"/>
                      <w:numId w:val="18"/>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Production: ZRS</w:t>
                  </w:r>
                </w:p>
                <w:p w:rsidRPr="00896F1F" w:rsidR="00DE4E94" w:rsidP="00B34E3E" w:rsidRDefault="00DE4E94" w14:paraId="69E24EF3" w14:textId="77777777">
                  <w:pPr>
                    <w:pStyle w:val="ListParagraph"/>
                    <w:numPr>
                      <w:ilvl w:val="0"/>
                      <w:numId w:val="18"/>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Non-Prod: LRS</w:t>
                  </w:r>
                </w:p>
                <w:p w:rsidRPr="00896F1F" w:rsidR="00DE4E94" w:rsidP="00DE4E94" w:rsidRDefault="00DE4E94" w14:paraId="29FBB5FE"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HTTPS only: true</w:t>
                  </w:r>
                </w:p>
                <w:p w:rsidRPr="00896F1F" w:rsidR="00DE4E94" w:rsidP="00DE4E94" w:rsidRDefault="00DE4E94" w14:paraId="38819276"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Minimum TLS: TLS1_2</w:t>
                  </w:r>
                </w:p>
                <w:p w:rsidRPr="00896F1F" w:rsidR="00DE4E94" w:rsidP="00DE4E94" w:rsidRDefault="00DE4E94" w14:paraId="5DDC93C1"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Public blob access: Disabled</w:t>
                  </w:r>
                </w:p>
                <w:p w:rsidRPr="00896F1F" w:rsidR="00DE4E94" w:rsidP="00DE4E94" w:rsidRDefault="00DE4E94" w14:paraId="721D399D" w14:textId="68DE25E2">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Shared-key auth: Disabled</w:t>
                  </w:r>
                  <w:r w:rsidRPr="00896F1F" w:rsidR="008B48C9">
                    <w:rPr>
                      <w:rStyle w:val="Strong"/>
                      <w:rFonts w:ascii="Mulish" w:hAnsi="Mulish" w:cstheme="majorHAnsi"/>
                      <w:b w:val="0"/>
                      <w:bCs w:val="0"/>
                      <w:sz w:val="18"/>
                      <w:szCs w:val="18"/>
                    </w:rPr>
                    <w:t xml:space="preserve"> by default</w:t>
                  </w:r>
                </w:p>
                <w:p w:rsidRPr="00896F1F" w:rsidR="00DE4E94" w:rsidP="00DE4E94" w:rsidRDefault="00DE4E94" w14:paraId="66382874"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Default Auth: OAuth</w:t>
                  </w:r>
                </w:p>
                <w:p w:rsidRPr="00896F1F" w:rsidR="00DE4E94" w:rsidP="00DE4E94" w:rsidRDefault="00DE4E94" w14:paraId="1374E40D" w14:textId="4317C848">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Public network access: </w:t>
                  </w:r>
                  <w:r w:rsidRPr="00896F1F" w:rsidR="008B48C9">
                    <w:rPr>
                      <w:rStyle w:val="Strong"/>
                      <w:rFonts w:ascii="Mulish" w:hAnsi="Mulish" w:cstheme="majorHAnsi"/>
                      <w:b w:val="0"/>
                      <w:bCs w:val="0"/>
                      <w:sz w:val="18"/>
                      <w:szCs w:val="18"/>
                    </w:rPr>
                    <w:t>Enabled from select networks</w:t>
                  </w:r>
                </w:p>
                <w:p w:rsidRPr="00896F1F" w:rsidR="00DE4E94" w:rsidP="00DE4E94" w:rsidRDefault="00DE4E94" w14:paraId="065D8E82"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Cross-tenant replication: Disabled</w:t>
                  </w:r>
                </w:p>
                <w:p w:rsidRPr="00896F1F" w:rsidR="00DE4E94" w:rsidP="00DE4E94" w:rsidRDefault="00DE4E94" w14:paraId="4E30C527" w14:textId="7235FD08">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SFTP: </w:t>
                  </w:r>
                  <w:r w:rsidRPr="00896F1F" w:rsidR="00636033">
                    <w:rPr>
                      <w:rStyle w:val="Strong"/>
                      <w:rFonts w:ascii="Mulish" w:hAnsi="Mulish" w:cstheme="majorHAnsi"/>
                      <w:b w:val="0"/>
                      <w:bCs w:val="0"/>
                      <w:sz w:val="18"/>
                      <w:szCs w:val="18"/>
                    </w:rPr>
                    <w:t>Enabled</w:t>
                  </w:r>
                </w:p>
                <w:p w:rsidRPr="00896F1F" w:rsidR="00DE4E94" w:rsidP="00DE4E94" w:rsidRDefault="00DE4E94" w14:paraId="40083E49"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NFSv3: Disabled</w:t>
                  </w:r>
                </w:p>
                <w:p w:rsidRPr="00896F1F" w:rsidR="00DE4E94" w:rsidP="00DE4E94" w:rsidRDefault="00DE4E94" w14:paraId="174A5D8C"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Local storage users: Disabled</w:t>
                  </w:r>
                </w:p>
                <w:p w:rsidRPr="00896F1F" w:rsidR="00DE4E94" w:rsidP="00DE4E94" w:rsidRDefault="00DE4E94" w14:paraId="1AF39456" w14:textId="77777777">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Infrastructure encryption: Conditional</w:t>
                  </w:r>
                </w:p>
                <w:p w:rsidRPr="00896F1F" w:rsidR="00D67533" w:rsidP="00DE4E94" w:rsidRDefault="00DE4E94" w14:paraId="7F7E915A" w14:textId="0D8E5DDE">
                  <w:pPr>
                    <w:pStyle w:val="ListParagraph"/>
                    <w:ind w:left="0"/>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Customer-managed keys: Conditional</w:t>
                  </w:r>
                </w:p>
              </w:tc>
            </w:tr>
          </w:tbl>
          <w:p w:rsidRPr="00896F1F" w:rsidR="008D3D78" w:rsidP="005000B6" w:rsidRDefault="008D3D78" w14:paraId="2E3167AA" w14:textId="51F981C5">
            <w:pPr>
              <w:pStyle w:val="ListParagraph"/>
              <w:ind w:left="360"/>
              <w:rPr>
                <w:rStyle w:val="Strong"/>
                <w:rFonts w:ascii="Mulish" w:hAnsi="Mulish" w:cstheme="majorHAnsi"/>
                <w:b w:val="0"/>
                <w:bCs w:val="0"/>
                <w:sz w:val="18"/>
                <w:szCs w:val="18"/>
              </w:rPr>
            </w:pPr>
          </w:p>
          <w:p w:rsidRPr="00896F1F" w:rsidR="008D3D78" w:rsidP="00B34E3E" w:rsidRDefault="008D3D78" w14:paraId="7A5EB189" w14:textId="77777777">
            <w:pPr>
              <w:pStyle w:val="ListParagraph"/>
              <w:numPr>
                <w:ilvl w:val="0"/>
                <w:numId w:val="13"/>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Security &amp; Compliance:</w:t>
            </w:r>
          </w:p>
          <w:p w:rsidRPr="00896F1F" w:rsidR="008D3D78" w:rsidP="00B34E3E" w:rsidRDefault="008D3D78" w14:paraId="1DCDC278" w14:textId="77777777">
            <w:pPr>
              <w:pStyle w:val="ListParagraph"/>
              <w:numPr>
                <w:ilvl w:val="1"/>
                <w:numId w:val="13"/>
              </w:numPr>
              <w:rPr>
                <w:rFonts w:ascii="Mulish" w:hAnsi="Mulish" w:cstheme="majorHAnsi"/>
                <w:sz w:val="18"/>
                <w:szCs w:val="18"/>
              </w:rPr>
            </w:pPr>
            <w:r w:rsidRPr="00896F1F">
              <w:rPr>
                <w:rFonts w:ascii="Mulish" w:hAnsi="Mulish" w:cstheme="majorHAnsi"/>
                <w:sz w:val="18"/>
                <w:szCs w:val="18"/>
              </w:rPr>
              <w:t>Enable Private Endpoints for secure access.</w:t>
            </w:r>
          </w:p>
          <w:p w:rsidRPr="00896F1F" w:rsidR="008D3D78" w:rsidP="00B34E3E" w:rsidRDefault="008D3D78" w14:paraId="79AA2612" w14:textId="77777777">
            <w:pPr>
              <w:pStyle w:val="ListParagraph"/>
              <w:numPr>
                <w:ilvl w:val="1"/>
                <w:numId w:val="13"/>
              </w:numPr>
              <w:rPr>
                <w:rFonts w:ascii="Mulish" w:hAnsi="Mulish" w:cstheme="majorHAnsi"/>
                <w:sz w:val="18"/>
                <w:szCs w:val="18"/>
              </w:rPr>
            </w:pPr>
            <w:r w:rsidRPr="00896F1F">
              <w:rPr>
                <w:rFonts w:ascii="Mulish" w:hAnsi="Mulish" w:cstheme="majorHAnsi"/>
                <w:sz w:val="18"/>
                <w:szCs w:val="18"/>
              </w:rPr>
              <w:t>Enable Storage Firewall to allow only trusted networks.</w:t>
            </w:r>
          </w:p>
          <w:p w:rsidRPr="00896F1F" w:rsidR="008D3D78" w:rsidP="00B34E3E" w:rsidRDefault="008D3D78" w14:paraId="0F836E63" w14:textId="1E7543A0">
            <w:pPr>
              <w:pStyle w:val="ListParagraph"/>
              <w:numPr>
                <w:ilvl w:val="1"/>
                <w:numId w:val="13"/>
              </w:numPr>
              <w:rPr>
                <w:rFonts w:ascii="Mulish" w:hAnsi="Mulish" w:cstheme="majorHAnsi"/>
                <w:sz w:val="18"/>
                <w:szCs w:val="18"/>
              </w:rPr>
            </w:pPr>
            <w:r w:rsidRPr="00896F1F">
              <w:rPr>
                <w:rFonts w:ascii="Mulish" w:hAnsi="Mulish" w:cstheme="majorHAnsi"/>
                <w:sz w:val="18"/>
                <w:szCs w:val="18"/>
              </w:rPr>
              <w:t>Disable storage account key access so that access is only through Managed Identi</w:t>
            </w:r>
            <w:ins w:author="Tom Wilson" w:date="2026-09-23T15:13:00Z" w16du:dateUtc="2026-09-23T14:13:00Z" w:id="382">
              <w:r w:rsidR="005C5D38">
                <w:rPr>
                  <w:rFonts w:ascii="Mulish" w:hAnsi="Mulish" w:cstheme="majorHAnsi"/>
                  <w:sz w:val="18"/>
                  <w:szCs w:val="18"/>
                </w:rPr>
                <w:t>t</w:t>
              </w:r>
            </w:ins>
            <w:r w:rsidRPr="00896F1F">
              <w:rPr>
                <w:rFonts w:ascii="Mulish" w:hAnsi="Mulish" w:cstheme="majorHAnsi"/>
                <w:sz w:val="18"/>
                <w:szCs w:val="18"/>
              </w:rPr>
              <w:t>y.</w:t>
            </w:r>
          </w:p>
          <w:p w:rsidRPr="00896F1F" w:rsidR="008D3D78" w:rsidP="00B34E3E" w:rsidRDefault="008D3D78" w14:paraId="402E8A61" w14:textId="77777777">
            <w:pPr>
              <w:pStyle w:val="ListParagraph"/>
              <w:numPr>
                <w:ilvl w:val="1"/>
                <w:numId w:val="13"/>
              </w:numPr>
              <w:rPr>
                <w:rFonts w:ascii="Mulish" w:hAnsi="Mulish" w:cstheme="majorHAnsi"/>
                <w:sz w:val="18"/>
                <w:szCs w:val="18"/>
              </w:rPr>
            </w:pPr>
            <w:r w:rsidRPr="00896F1F">
              <w:rPr>
                <w:rFonts w:ascii="Mulish" w:hAnsi="Mulish" w:cstheme="majorHAnsi"/>
                <w:sz w:val="18"/>
                <w:szCs w:val="18"/>
              </w:rPr>
              <w:t>Use Customer-Managed Keys (CMK) for encryption if required.</w:t>
            </w:r>
          </w:p>
          <w:p w:rsidRPr="00896F1F" w:rsidR="008D3D78" w:rsidP="00B34E3E" w:rsidRDefault="008D3D78" w14:paraId="547F90D7" w14:textId="77777777">
            <w:pPr>
              <w:pStyle w:val="ListParagraph"/>
              <w:numPr>
                <w:ilvl w:val="0"/>
                <w:numId w:val="13"/>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Monitoring:</w:t>
            </w:r>
          </w:p>
          <w:p w:rsidRPr="00896F1F" w:rsidR="008D3D78" w:rsidP="00B34E3E" w:rsidRDefault="008D3D78" w14:paraId="3CE46DA2" w14:textId="77777777">
            <w:pPr>
              <w:pStyle w:val="ListParagraph"/>
              <w:numPr>
                <w:ilvl w:val="1"/>
                <w:numId w:val="13"/>
              </w:numPr>
              <w:rPr>
                <w:rFonts w:ascii="Mulish" w:hAnsi="Mulish" w:cstheme="majorHAnsi"/>
                <w:sz w:val="18"/>
                <w:szCs w:val="18"/>
              </w:rPr>
            </w:pPr>
            <w:r w:rsidRPr="00896F1F">
              <w:rPr>
                <w:rFonts w:ascii="Mulish" w:hAnsi="Mulish" w:cstheme="majorHAnsi"/>
                <w:sz w:val="18"/>
                <w:szCs w:val="18"/>
              </w:rPr>
              <w:t>Enable Diagnostic Settings and Application insights.</w:t>
            </w:r>
          </w:p>
          <w:p w:rsidRPr="00896F1F" w:rsidR="008D3D78" w:rsidP="00B34E3E" w:rsidRDefault="008D3D78" w14:paraId="224EBE6A" w14:textId="79819EE3">
            <w:pPr>
              <w:pStyle w:val="ListParagraph"/>
              <w:numPr>
                <w:ilvl w:val="0"/>
                <w:numId w:val="13"/>
              </w:numPr>
              <w:rPr>
                <w:rFonts w:ascii="Mulish" w:hAnsi="Mulish" w:cstheme="majorHAnsi"/>
                <w:sz w:val="18"/>
                <w:szCs w:val="18"/>
              </w:rPr>
            </w:pPr>
            <w:r w:rsidRPr="00896F1F">
              <w:rPr>
                <w:rFonts w:ascii="Mulish" w:hAnsi="Mulish" w:cstheme="majorHAnsi"/>
                <w:sz w:val="18"/>
                <w:szCs w:val="18"/>
              </w:rPr>
              <w:t xml:space="preserve">Create following </w:t>
            </w:r>
            <w:r w:rsidRPr="00896F1F" w:rsidR="0096161F">
              <w:rPr>
                <w:rFonts w:ascii="Mulish" w:hAnsi="Mulish" w:cstheme="majorHAnsi"/>
                <w:sz w:val="18"/>
                <w:szCs w:val="18"/>
              </w:rPr>
              <w:t>c</w:t>
            </w:r>
            <w:r w:rsidRPr="00896F1F" w:rsidR="0096161F">
              <w:rPr>
                <w:sz w:val="18"/>
                <w:szCs w:val="18"/>
              </w:rPr>
              <w:t>ontainer structure</w:t>
            </w:r>
            <w:r w:rsidRPr="00896F1F">
              <w:rPr>
                <w:rFonts w:ascii="Mulish" w:hAnsi="Mulish" w:cstheme="majorHAnsi"/>
                <w:sz w:val="18"/>
                <w:szCs w:val="18"/>
              </w:rPr>
              <w:t xml:space="preserve"> for Prod and </w:t>
            </w:r>
            <w:r w:rsidRPr="00896F1F" w:rsidR="0096161F">
              <w:rPr>
                <w:rFonts w:ascii="Mulish" w:hAnsi="Mulish" w:cstheme="majorHAnsi"/>
                <w:sz w:val="18"/>
                <w:szCs w:val="18"/>
              </w:rPr>
              <w:t>N</w:t>
            </w:r>
            <w:r w:rsidRPr="00896F1F">
              <w:rPr>
                <w:rFonts w:ascii="Mulish" w:hAnsi="Mulish" w:cstheme="majorHAnsi"/>
                <w:sz w:val="18"/>
                <w:szCs w:val="18"/>
              </w:rPr>
              <w:t>on-Prod environments:</w:t>
            </w:r>
          </w:p>
          <w:p w:rsidRPr="00896F1F" w:rsidR="008D3D78" w:rsidP="00B34E3E" w:rsidRDefault="0096161F" w14:paraId="148C47F9" w14:textId="2CFE6D00">
            <w:pPr>
              <w:pStyle w:val="ListParagraph"/>
              <w:numPr>
                <w:ilvl w:val="1"/>
                <w:numId w:val="13"/>
              </w:numPr>
              <w:rPr>
                <w:rFonts w:ascii="Mulish" w:hAnsi="Mulish" w:cstheme="majorHAnsi"/>
                <w:sz w:val="18"/>
                <w:szCs w:val="18"/>
              </w:rPr>
            </w:pPr>
            <w:r w:rsidRPr="00896F1F">
              <w:rPr>
                <w:rFonts w:ascii="Mulish" w:hAnsi="Mulish" w:cstheme="majorHAnsi"/>
                <w:sz w:val="18"/>
                <w:szCs w:val="18"/>
              </w:rPr>
              <w:t>ADLS gen 2 Account</w:t>
            </w:r>
          </w:p>
          <w:p w:rsidRPr="00896F1F" w:rsidR="0096161F" w:rsidP="00B34E3E" w:rsidRDefault="00E1332C" w14:paraId="4F932A18" w14:textId="39E890B5">
            <w:pPr>
              <w:pStyle w:val="ListParagraph"/>
              <w:numPr>
                <w:ilvl w:val="2"/>
                <w:numId w:val="13"/>
              </w:numPr>
              <w:rPr>
                <w:rFonts w:ascii="Mulish" w:hAnsi="Mulish" w:cstheme="majorHAnsi"/>
                <w:sz w:val="18"/>
                <w:szCs w:val="18"/>
              </w:rPr>
            </w:pPr>
            <w:r w:rsidRPr="00896F1F">
              <w:rPr>
                <w:rFonts w:ascii="Mulish" w:hAnsi="Mulish" w:cstheme="majorHAnsi"/>
                <w:sz w:val="18"/>
                <w:szCs w:val="18"/>
              </w:rPr>
              <w:t>raw</w:t>
            </w:r>
          </w:p>
          <w:p w:rsidRPr="00896F1F" w:rsidR="0096161F" w:rsidP="00B34E3E" w:rsidRDefault="00E1332C" w14:paraId="4C5EFBCC" w14:textId="086B5AC5">
            <w:pPr>
              <w:pStyle w:val="ListParagraph"/>
              <w:numPr>
                <w:ilvl w:val="2"/>
                <w:numId w:val="13"/>
              </w:numPr>
              <w:rPr>
                <w:rFonts w:ascii="Mulish" w:hAnsi="Mulish" w:cstheme="majorHAnsi"/>
                <w:sz w:val="18"/>
                <w:szCs w:val="18"/>
              </w:rPr>
            </w:pPr>
            <w:r w:rsidRPr="00896F1F">
              <w:rPr>
                <w:rFonts w:ascii="Mulish" w:hAnsi="Mulish" w:cstheme="majorHAnsi"/>
                <w:sz w:val="18"/>
                <w:szCs w:val="18"/>
              </w:rPr>
              <w:t>archive</w:t>
            </w:r>
          </w:p>
          <w:p w:rsidRPr="00896F1F" w:rsidR="0096161F" w:rsidP="00B34E3E" w:rsidRDefault="00E1332C" w14:paraId="4E25556C" w14:textId="317804E1">
            <w:pPr>
              <w:pStyle w:val="ListParagraph"/>
              <w:numPr>
                <w:ilvl w:val="2"/>
                <w:numId w:val="13"/>
              </w:numPr>
              <w:rPr>
                <w:rFonts w:ascii="Mulish" w:hAnsi="Mulish" w:cstheme="majorHAnsi"/>
                <w:sz w:val="18"/>
                <w:szCs w:val="18"/>
              </w:rPr>
            </w:pPr>
            <w:r w:rsidRPr="00896F1F">
              <w:rPr>
                <w:rFonts w:ascii="Mulish" w:hAnsi="Mulish" w:cstheme="majorHAnsi"/>
                <w:sz w:val="18"/>
                <w:szCs w:val="18"/>
              </w:rPr>
              <w:t>group</w:t>
            </w:r>
            <w:r w:rsidRPr="00896F1F" w:rsidR="008759F0">
              <w:rPr>
                <w:rFonts w:ascii="Mulish" w:hAnsi="Mulish" w:cstheme="majorHAnsi"/>
                <w:sz w:val="18"/>
                <w:szCs w:val="18"/>
              </w:rPr>
              <w:t xml:space="preserve"> – Databricks Unity Catalogue Managed Tables </w:t>
            </w:r>
            <w:r w:rsidRPr="00896F1F" w:rsidR="00925AB3">
              <w:rPr>
                <w:rFonts w:ascii="Mulish" w:hAnsi="Mulish" w:cstheme="majorHAnsi"/>
                <w:sz w:val="18"/>
                <w:szCs w:val="18"/>
              </w:rPr>
              <w:t>are stored here</w:t>
            </w:r>
          </w:p>
          <w:p w:rsidRPr="00896F1F" w:rsidR="00E1332C" w:rsidP="00B34E3E" w:rsidRDefault="008759F0" w14:paraId="40A56188" w14:textId="6BCEA397">
            <w:pPr>
              <w:pStyle w:val="ListParagraph"/>
              <w:numPr>
                <w:ilvl w:val="1"/>
                <w:numId w:val="13"/>
              </w:numPr>
              <w:rPr>
                <w:rFonts w:ascii="Mulish" w:hAnsi="Mulish" w:cstheme="majorHAnsi"/>
                <w:sz w:val="18"/>
                <w:szCs w:val="18"/>
              </w:rPr>
            </w:pPr>
            <w:r w:rsidRPr="00896F1F">
              <w:rPr>
                <w:rFonts w:ascii="Mulish" w:hAnsi="Mulish" w:cstheme="majorHAnsi"/>
                <w:sz w:val="18"/>
                <w:szCs w:val="18"/>
              </w:rPr>
              <w:t>Azure Blob Storage</w:t>
            </w:r>
          </w:p>
          <w:p w:rsidRPr="00896F1F" w:rsidR="008759F0" w:rsidP="00B34E3E" w:rsidRDefault="008759F0" w14:paraId="108A1410" w14:textId="7A919405">
            <w:pPr>
              <w:pStyle w:val="ListParagraph"/>
              <w:numPr>
                <w:ilvl w:val="2"/>
                <w:numId w:val="13"/>
              </w:numPr>
              <w:rPr>
                <w:rFonts w:ascii="Mulish" w:hAnsi="Mulish" w:cstheme="majorHAnsi"/>
                <w:sz w:val="18"/>
                <w:szCs w:val="18"/>
              </w:rPr>
            </w:pPr>
            <w:r w:rsidRPr="00896F1F">
              <w:rPr>
                <w:rFonts w:ascii="Mulish" w:hAnsi="Mulish" w:cstheme="majorHAnsi"/>
                <w:sz w:val="18"/>
                <w:szCs w:val="18"/>
              </w:rPr>
              <w:t>landing</w:t>
            </w:r>
          </w:p>
          <w:p w:rsidRPr="00896F1F" w:rsidR="008759F0" w:rsidP="00B34E3E" w:rsidRDefault="008759F0" w14:paraId="6032839E" w14:textId="1857B105">
            <w:pPr>
              <w:pStyle w:val="ListParagraph"/>
              <w:numPr>
                <w:ilvl w:val="2"/>
                <w:numId w:val="13"/>
              </w:numPr>
              <w:rPr>
                <w:rFonts w:ascii="Mulish" w:hAnsi="Mulish" w:cstheme="majorHAnsi"/>
                <w:sz w:val="18"/>
                <w:szCs w:val="18"/>
              </w:rPr>
            </w:pPr>
            <w:r w:rsidRPr="00896F1F">
              <w:rPr>
                <w:rFonts w:ascii="Mulish" w:hAnsi="Mulish" w:cstheme="majorHAnsi"/>
                <w:sz w:val="18"/>
                <w:szCs w:val="18"/>
              </w:rPr>
              <w:t>quarantine</w:t>
            </w:r>
          </w:p>
          <w:p w:rsidRPr="00896F1F" w:rsidR="008759F0" w:rsidP="00B34E3E" w:rsidRDefault="008759F0" w14:paraId="40564C7E" w14:textId="5917DD75">
            <w:pPr>
              <w:pStyle w:val="ListParagraph"/>
              <w:numPr>
                <w:ilvl w:val="2"/>
                <w:numId w:val="13"/>
              </w:numPr>
              <w:rPr>
                <w:rFonts w:ascii="Mulish" w:hAnsi="Mulish" w:cstheme="majorHAnsi"/>
                <w:sz w:val="18"/>
                <w:szCs w:val="18"/>
              </w:rPr>
            </w:pPr>
            <w:r w:rsidRPr="00896F1F">
              <w:rPr>
                <w:rFonts w:ascii="Mulish" w:hAnsi="Mulish" w:cstheme="majorHAnsi"/>
                <w:sz w:val="18"/>
                <w:szCs w:val="18"/>
              </w:rPr>
              <w:t>archive</w:t>
            </w:r>
          </w:p>
          <w:p w:rsidRPr="00896F1F" w:rsidR="00513F28" w:rsidP="00513F28" w:rsidRDefault="00513F28" w14:paraId="2B73E0D5" w14:textId="77777777">
            <w:pPr>
              <w:pStyle w:val="ListParagraph"/>
              <w:ind w:left="1080"/>
              <w:rPr>
                <w:rFonts w:ascii="Mulish" w:hAnsi="Mulish" w:cstheme="majorHAnsi"/>
                <w:sz w:val="18"/>
                <w:szCs w:val="18"/>
              </w:rPr>
            </w:pPr>
          </w:p>
        </w:tc>
      </w:tr>
      <w:tr w:rsidRPr="00896F1F" w:rsidR="008D3D78" w:rsidTr="1ADBE79A" w14:paraId="62D3B0A0" w14:textId="77777777">
        <w:tc>
          <w:tcPr>
            <w:tcW w:w="554" w:type="pct"/>
          </w:tcPr>
          <w:p w:rsidRPr="00896F1F" w:rsidR="008D3D78" w:rsidP="008D22B1" w:rsidRDefault="008D3D78" w14:paraId="0752D440" w14:textId="77777777">
            <w:pPr>
              <w:pStyle w:val="p1"/>
              <w:rPr>
                <w:rFonts w:ascii="Mulish" w:hAnsi="Mulish" w:cstheme="majorHAnsi"/>
                <w:b/>
                <w:bCs/>
                <w:i/>
                <w:iCs/>
                <w:sz w:val="18"/>
                <w:szCs w:val="18"/>
              </w:rPr>
            </w:pPr>
            <w:r w:rsidRPr="00896F1F">
              <w:rPr>
                <w:rFonts w:ascii="Mulish" w:hAnsi="Mulish" w:cstheme="majorHAnsi"/>
                <w:b/>
                <w:bCs/>
                <w:i/>
                <w:iCs/>
                <w:sz w:val="18"/>
                <w:szCs w:val="18"/>
              </w:rPr>
              <w:lastRenderedPageBreak/>
              <w:t>Azure DevOps</w:t>
            </w:r>
          </w:p>
        </w:tc>
        <w:tc>
          <w:tcPr>
            <w:tcW w:w="4446" w:type="pct"/>
          </w:tcPr>
          <w:p w:rsidRPr="00896F1F" w:rsidR="006650CA" w:rsidP="006650CA" w:rsidRDefault="006F45D7" w14:paraId="2B104B6C" w14:textId="70E87C08">
            <w:p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As an Azure SaaS service, Azure DevOps is available tenancy wide. The recommended configurations are as follows;</w:t>
            </w:r>
          </w:p>
          <w:p w:rsidRPr="00896F1F" w:rsidR="00025160" w:rsidP="00B34E3E" w:rsidRDefault="006F45D7" w14:paraId="4FE754E0" w14:textId="5FC6D517">
            <w:pPr>
              <w:pStyle w:val="ListParagraph"/>
              <w:numPr>
                <w:ilvl w:val="0"/>
                <w:numId w:val="16"/>
              </w:numPr>
              <w:rPr>
                <w:rFonts w:ascii="Mulish" w:hAnsi="Mulish" w:cstheme="majorHAnsi"/>
                <w:b/>
                <w:bCs/>
                <w:sz w:val="18"/>
                <w:szCs w:val="18"/>
              </w:rPr>
            </w:pPr>
            <w:r w:rsidRPr="00896F1F">
              <w:rPr>
                <w:rStyle w:val="Strong"/>
                <w:rFonts w:ascii="Mulish" w:hAnsi="Mulish" w:cstheme="majorHAnsi"/>
                <w:b w:val="0"/>
                <w:bCs w:val="0"/>
                <w:sz w:val="18"/>
                <w:szCs w:val="18"/>
              </w:rPr>
              <w:t xml:space="preserve">Organisation </w:t>
            </w:r>
            <w:r w:rsidRPr="00896F1F" w:rsidR="008D3D78">
              <w:rPr>
                <w:rStyle w:val="Strong"/>
                <w:rFonts w:ascii="Mulish" w:hAnsi="Mulish" w:cstheme="majorHAnsi"/>
                <w:b w:val="0"/>
                <w:bCs w:val="0"/>
                <w:sz w:val="18"/>
                <w:szCs w:val="18"/>
              </w:rPr>
              <w:t>Name:</w:t>
            </w:r>
            <w:r w:rsidRPr="00896F1F" w:rsidR="008D3D78">
              <w:rPr>
                <w:rStyle w:val="Strong"/>
                <w:rFonts w:ascii="Mulish" w:hAnsi="Mulish" w:cstheme="majorHAnsi"/>
                <w:sz w:val="18"/>
                <w:szCs w:val="18"/>
              </w:rPr>
              <w:t xml:space="preserve"> </w:t>
            </w:r>
            <w:r w:rsidRPr="00896F1F" w:rsidR="00833ECC">
              <w:rPr>
                <w:rStyle w:val="Strong"/>
                <w:rFonts w:ascii="Mulish" w:hAnsi="Mulish" w:cstheme="majorHAnsi"/>
                <w:b w:val="0"/>
                <w:bCs w:val="0"/>
                <w:i/>
                <w:iCs/>
                <w:sz w:val="18"/>
                <w:szCs w:val="18"/>
              </w:rPr>
              <w:t>d</w:t>
            </w:r>
            <w:r w:rsidRPr="00896F1F" w:rsidR="00833ECC">
              <w:rPr>
                <w:rStyle w:val="Strong"/>
                <w:rFonts w:ascii="Mulish" w:hAnsi="Mulish"/>
                <w:b w:val="0"/>
                <w:bCs w:val="0"/>
                <w:i/>
                <w:iCs/>
                <w:sz w:val="18"/>
                <w:szCs w:val="18"/>
              </w:rPr>
              <w:t>oubtless</w:t>
            </w:r>
            <w:r w:rsidRPr="00896F1F" w:rsidR="006355FB">
              <w:rPr>
                <w:rStyle w:val="Strong"/>
                <w:rFonts w:ascii="Mulish" w:hAnsi="Mulish"/>
                <w:b w:val="0"/>
                <w:bCs w:val="0"/>
                <w:i/>
                <w:iCs/>
                <w:sz w:val="18"/>
                <w:szCs w:val="18"/>
              </w:rPr>
              <w:t>-ado-grp</w:t>
            </w:r>
            <w:r w:rsidRPr="00896F1F">
              <w:rPr>
                <w:rStyle w:val="Strong"/>
                <w:rFonts w:ascii="Mulish" w:hAnsi="Mulish"/>
                <w:b w:val="0"/>
                <w:bCs w:val="0"/>
                <w:i/>
                <w:iCs/>
                <w:sz w:val="18"/>
                <w:szCs w:val="18"/>
              </w:rPr>
              <w:t>-org</w:t>
            </w:r>
            <w:r w:rsidRPr="00896F1F" w:rsidR="006355FB">
              <w:rPr>
                <w:rStyle w:val="Strong"/>
                <w:rFonts w:ascii="Mulish" w:hAnsi="Mulish"/>
                <w:b w:val="0"/>
                <w:bCs w:val="0"/>
                <w:i/>
                <w:iCs/>
                <w:sz w:val="18"/>
                <w:szCs w:val="18"/>
              </w:rPr>
              <w:t>-dewc</w:t>
            </w:r>
            <w:r w:rsidRPr="00896F1F" w:rsidR="008D3D78">
              <w:rPr>
                <w:rFonts w:ascii="Mulish" w:hAnsi="Mulish" w:cstheme="majorHAnsi"/>
                <w:i/>
                <w:iCs/>
                <w:sz w:val="18"/>
                <w:szCs w:val="18"/>
              </w:rPr>
              <w:t>-00</w:t>
            </w:r>
            <w:r w:rsidRPr="00896F1F" w:rsidR="00025160">
              <w:rPr>
                <w:rFonts w:ascii="Mulish" w:hAnsi="Mulish" w:cstheme="majorHAnsi"/>
                <w:i/>
                <w:iCs/>
                <w:sz w:val="18"/>
                <w:szCs w:val="18"/>
              </w:rPr>
              <w:t>1</w:t>
            </w:r>
          </w:p>
          <w:p w:rsidRPr="00896F1F" w:rsidR="00025160" w:rsidP="00B34E3E" w:rsidRDefault="00A56373" w14:paraId="45AEB3F1" w14:textId="7937B99F">
            <w:pPr>
              <w:pStyle w:val="ListParagraph"/>
              <w:numPr>
                <w:ilvl w:val="0"/>
                <w:numId w:val="16"/>
              </w:numPr>
              <w:rPr>
                <w:rStyle w:val="Strong"/>
                <w:rFonts w:ascii="Mulish" w:hAnsi="Mulish" w:cstheme="majorHAnsi"/>
                <w:sz w:val="18"/>
                <w:szCs w:val="18"/>
              </w:rPr>
            </w:pPr>
            <w:r w:rsidRPr="00896F1F">
              <w:rPr>
                <w:rStyle w:val="Strong"/>
                <w:rFonts w:ascii="Mulish" w:hAnsi="Mulish" w:cstheme="majorHAnsi"/>
                <w:sz w:val="18"/>
                <w:szCs w:val="18"/>
              </w:rPr>
              <w:t>P</w:t>
            </w:r>
            <w:r w:rsidRPr="00896F1F">
              <w:rPr>
                <w:rStyle w:val="Strong"/>
                <w:sz w:val="18"/>
                <w:szCs w:val="18"/>
              </w:rPr>
              <w:t>roject Name: doubtless-ado-grp-dp-dewc-001</w:t>
            </w:r>
          </w:p>
          <w:p w:rsidRPr="00896F1F" w:rsidR="008D3D78" w:rsidP="00B34E3E" w:rsidRDefault="008D3D78" w14:paraId="512F253F" w14:textId="13E4E01F">
            <w:pPr>
              <w:pStyle w:val="ListParagraph"/>
              <w:numPr>
                <w:ilvl w:val="0"/>
                <w:numId w:val="16"/>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Region:</w:t>
            </w:r>
            <w:r w:rsidRPr="00896F1F">
              <w:rPr>
                <w:rStyle w:val="Strong"/>
                <w:rFonts w:ascii="Mulish" w:hAnsi="Mulish" w:cstheme="majorHAnsi"/>
                <w:b w:val="0"/>
                <w:bCs w:val="0"/>
                <w:color w:val="000000" w:themeColor="text1"/>
                <w:sz w:val="18"/>
                <w:szCs w:val="18"/>
              </w:rPr>
              <w:t xml:space="preserve"> </w:t>
            </w:r>
            <w:r w:rsidRPr="00896F1F" w:rsidR="00A56373">
              <w:rPr>
                <w:rStyle w:val="Strong"/>
                <w:rFonts w:ascii="Mulish" w:hAnsi="Mulish" w:cstheme="majorHAnsi"/>
                <w:b w:val="0"/>
                <w:bCs w:val="0"/>
                <w:color w:val="000000" w:themeColor="text1"/>
                <w:sz w:val="18"/>
                <w:szCs w:val="18"/>
              </w:rPr>
              <w:t>Germany West Central (DEWC)</w:t>
            </w:r>
          </w:p>
          <w:p w:rsidRPr="00896F1F" w:rsidR="008D3D78" w:rsidP="00B34E3E" w:rsidRDefault="008D3D78" w14:paraId="18B4B848" w14:textId="77777777">
            <w:pPr>
              <w:pStyle w:val="ListParagraph"/>
              <w:numPr>
                <w:ilvl w:val="0"/>
                <w:numId w:val="16"/>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License &amp; Access Control:</w:t>
            </w:r>
          </w:p>
          <w:p w:rsidRPr="00896F1F" w:rsidR="0014757D" w:rsidP="00B34E3E" w:rsidRDefault="0014757D" w14:paraId="6ECCC31F" w14:textId="70F7B441">
            <w:pPr>
              <w:pStyle w:val="ListParagraph"/>
              <w:numPr>
                <w:ilvl w:val="1"/>
                <w:numId w:val="16"/>
              </w:numPr>
              <w:rPr>
                <w:rFonts w:ascii="Mulish" w:hAnsi="Mulish" w:cstheme="majorHAnsi"/>
                <w:sz w:val="18"/>
                <w:szCs w:val="18"/>
              </w:rPr>
            </w:pPr>
            <w:r w:rsidRPr="00896F1F">
              <w:rPr>
                <w:rFonts w:ascii="Mulish" w:hAnsi="Mulish" w:cstheme="majorHAnsi"/>
                <w:sz w:val="18"/>
                <w:szCs w:val="18"/>
              </w:rPr>
              <w:t>A</w:t>
            </w:r>
            <w:r w:rsidRPr="00896F1F">
              <w:rPr>
                <w:sz w:val="18"/>
                <w:szCs w:val="18"/>
              </w:rPr>
              <w:t xml:space="preserve">ssign at least two controlled </w:t>
            </w:r>
            <w:r w:rsidRPr="00896F1F" w:rsidR="003552B8">
              <w:rPr>
                <w:sz w:val="18"/>
                <w:szCs w:val="18"/>
              </w:rPr>
              <w:t>organisation owners</w:t>
            </w:r>
          </w:p>
          <w:p w:rsidRPr="00896F1F" w:rsidR="003552B8" w:rsidP="00B34E3E" w:rsidRDefault="003552B8" w14:paraId="0E19B1B4" w14:textId="4C7F7849">
            <w:pPr>
              <w:pStyle w:val="ListParagraph"/>
              <w:numPr>
                <w:ilvl w:val="1"/>
                <w:numId w:val="16"/>
              </w:numPr>
              <w:rPr>
                <w:rFonts w:ascii="Mulish" w:hAnsi="Mulish" w:cstheme="majorHAnsi"/>
                <w:sz w:val="18"/>
                <w:szCs w:val="18"/>
              </w:rPr>
            </w:pPr>
            <w:r w:rsidRPr="00896F1F">
              <w:rPr>
                <w:rFonts w:ascii="Mulish" w:hAnsi="Mulish" w:cstheme="majorHAnsi"/>
                <w:sz w:val="18"/>
                <w:szCs w:val="18"/>
              </w:rPr>
              <w:t xml:space="preserve">Access managed though MS Entra and users </w:t>
            </w:r>
            <w:r w:rsidRPr="00896F1F" w:rsidR="00FC4254">
              <w:rPr>
                <w:rFonts w:ascii="Mulish" w:hAnsi="Mulish" w:cstheme="majorHAnsi"/>
                <w:sz w:val="18"/>
                <w:szCs w:val="18"/>
              </w:rPr>
              <w:t xml:space="preserve">added </w:t>
            </w:r>
            <w:r w:rsidRPr="00896F1F">
              <w:rPr>
                <w:rFonts w:ascii="Mulish" w:hAnsi="Mulish" w:cstheme="majorHAnsi"/>
                <w:sz w:val="18"/>
                <w:szCs w:val="18"/>
              </w:rPr>
              <w:t xml:space="preserve">to </w:t>
            </w:r>
            <w:r w:rsidRPr="00896F1F" w:rsidR="00FC4254">
              <w:rPr>
                <w:rFonts w:ascii="Mulish" w:hAnsi="Mulish" w:cstheme="majorHAnsi"/>
                <w:sz w:val="18"/>
                <w:szCs w:val="18"/>
              </w:rPr>
              <w:t xml:space="preserve">an ADO project contributor </w:t>
            </w:r>
            <w:r w:rsidRPr="00896F1F">
              <w:rPr>
                <w:rFonts w:ascii="Mulish" w:hAnsi="Mulish" w:cstheme="majorHAnsi"/>
                <w:sz w:val="18"/>
                <w:szCs w:val="18"/>
              </w:rPr>
              <w:t>group</w:t>
            </w:r>
          </w:p>
          <w:p w:rsidRPr="00896F1F" w:rsidR="003552B8" w:rsidP="00B34E3E" w:rsidRDefault="00D72BA8" w14:paraId="31C5F620" w14:textId="7435F26F">
            <w:pPr>
              <w:pStyle w:val="ListParagraph"/>
              <w:numPr>
                <w:ilvl w:val="1"/>
                <w:numId w:val="16"/>
              </w:numPr>
              <w:rPr>
                <w:rFonts w:ascii="Mulish" w:hAnsi="Mulish" w:cstheme="majorHAnsi"/>
                <w:sz w:val="18"/>
                <w:szCs w:val="18"/>
              </w:rPr>
            </w:pPr>
            <w:r w:rsidRPr="00896F1F">
              <w:rPr>
                <w:rFonts w:ascii="Mulish" w:hAnsi="Mulish" w:cstheme="majorHAnsi"/>
                <w:sz w:val="18"/>
                <w:szCs w:val="18"/>
              </w:rPr>
              <w:t xml:space="preserve">Use PIM-managed groups for </w:t>
            </w:r>
            <w:r w:rsidRPr="00896F1F" w:rsidR="00F90753">
              <w:rPr>
                <w:rFonts w:ascii="Mulish" w:hAnsi="Mulish" w:cstheme="majorHAnsi"/>
                <w:sz w:val="18"/>
                <w:szCs w:val="18"/>
              </w:rPr>
              <w:t>privileged</w:t>
            </w:r>
            <w:r w:rsidRPr="00896F1F">
              <w:rPr>
                <w:rFonts w:ascii="Mulish" w:hAnsi="Mulish" w:cstheme="majorHAnsi"/>
                <w:sz w:val="18"/>
                <w:szCs w:val="18"/>
              </w:rPr>
              <w:t xml:space="preserve"> administration where possible</w:t>
            </w:r>
          </w:p>
          <w:p w:rsidRPr="00896F1F" w:rsidR="008D3D78" w:rsidP="00B34E3E" w:rsidRDefault="008D3D78" w14:paraId="680E6630" w14:textId="1C2FBF5B">
            <w:pPr>
              <w:pStyle w:val="ListParagraph"/>
              <w:numPr>
                <w:ilvl w:val="1"/>
                <w:numId w:val="16"/>
              </w:numPr>
              <w:rPr>
                <w:rFonts w:ascii="Mulish" w:hAnsi="Mulish" w:cstheme="majorHAnsi"/>
                <w:sz w:val="18"/>
                <w:szCs w:val="18"/>
              </w:rPr>
            </w:pPr>
            <w:r w:rsidRPr="00896F1F">
              <w:rPr>
                <w:rFonts w:ascii="Mulish" w:hAnsi="Mulish" w:cstheme="majorHAnsi"/>
                <w:sz w:val="18"/>
                <w:szCs w:val="18"/>
              </w:rPr>
              <w:t>Enable the "Basic" License for all users in the ADO project.</w:t>
            </w:r>
          </w:p>
          <w:p w:rsidRPr="00896F1F" w:rsidR="00D72BA8" w:rsidP="00B34E3E" w:rsidRDefault="00D72BA8" w14:paraId="339C43AB" w14:textId="46807079">
            <w:pPr>
              <w:pStyle w:val="ListParagraph"/>
              <w:numPr>
                <w:ilvl w:val="1"/>
                <w:numId w:val="16"/>
              </w:numPr>
              <w:rPr>
                <w:rFonts w:ascii="Mulish" w:hAnsi="Mulish" w:cstheme="majorHAnsi"/>
                <w:sz w:val="18"/>
                <w:szCs w:val="18"/>
              </w:rPr>
            </w:pPr>
            <w:r w:rsidRPr="00896F1F">
              <w:rPr>
                <w:rFonts w:ascii="Mulish" w:hAnsi="Mulish" w:cstheme="majorHAnsi"/>
                <w:sz w:val="18"/>
                <w:szCs w:val="18"/>
              </w:rPr>
              <w:t>Enable audit-log monitoring</w:t>
            </w:r>
          </w:p>
          <w:p w:rsidRPr="00896F1F" w:rsidR="00F90753" w:rsidP="00B34E3E" w:rsidRDefault="00F90753" w14:paraId="2D4E8441" w14:textId="54A27AD8">
            <w:pPr>
              <w:pStyle w:val="ListParagraph"/>
              <w:numPr>
                <w:ilvl w:val="1"/>
                <w:numId w:val="16"/>
              </w:numPr>
              <w:rPr>
                <w:rFonts w:ascii="Mulish" w:hAnsi="Mulish" w:cstheme="majorHAnsi"/>
                <w:sz w:val="18"/>
                <w:szCs w:val="18"/>
              </w:rPr>
            </w:pPr>
            <w:r w:rsidRPr="00896F1F">
              <w:rPr>
                <w:rFonts w:ascii="Mulish" w:hAnsi="Mulish" w:cstheme="majorHAnsi"/>
                <w:sz w:val="18"/>
                <w:szCs w:val="18"/>
              </w:rPr>
              <w:t>Establish an approval process for installing marketplace extensions</w:t>
            </w:r>
          </w:p>
          <w:p w:rsidRPr="00896F1F" w:rsidR="008D3D78" w:rsidP="00B34E3E" w:rsidRDefault="008D3D78" w14:paraId="0FE7F64F" w14:textId="77777777">
            <w:pPr>
              <w:pStyle w:val="ListParagraph"/>
              <w:numPr>
                <w:ilvl w:val="0"/>
                <w:numId w:val="16"/>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Security &amp; Compliance:</w:t>
            </w:r>
          </w:p>
          <w:p w:rsidRPr="00896F1F" w:rsidR="00B35880" w:rsidP="00B34E3E" w:rsidRDefault="00D72BA8" w14:paraId="1D6749E5" w14:textId="1956864C">
            <w:pPr>
              <w:pStyle w:val="ListParagraph"/>
              <w:numPr>
                <w:ilvl w:val="1"/>
                <w:numId w:val="16"/>
              </w:numPr>
              <w:rPr>
                <w:rFonts w:ascii="Mulish" w:hAnsi="Mulish" w:cstheme="majorHAnsi"/>
                <w:sz w:val="18"/>
                <w:szCs w:val="18"/>
              </w:rPr>
            </w:pPr>
            <w:r w:rsidRPr="00896F1F">
              <w:rPr>
                <w:rFonts w:ascii="Mulish" w:hAnsi="Mulish" w:cstheme="majorHAnsi"/>
                <w:sz w:val="18"/>
                <w:szCs w:val="18"/>
              </w:rPr>
              <w:t xml:space="preserve">Enforce Microsoft Entra </w:t>
            </w:r>
            <w:r w:rsidRPr="00896F1F" w:rsidR="00B35880">
              <w:rPr>
                <w:rFonts w:ascii="Mulish" w:hAnsi="Mulish" w:cstheme="majorHAnsi"/>
                <w:sz w:val="18"/>
                <w:szCs w:val="18"/>
              </w:rPr>
              <w:t>and conditional access</w:t>
            </w:r>
          </w:p>
          <w:p w:rsidRPr="00896F1F" w:rsidR="008D3D78" w:rsidP="00B34E3E" w:rsidRDefault="008D3D78" w14:paraId="50E0E733" w14:textId="656B399C">
            <w:pPr>
              <w:pStyle w:val="ListParagraph"/>
              <w:numPr>
                <w:ilvl w:val="1"/>
                <w:numId w:val="16"/>
              </w:numPr>
              <w:rPr>
                <w:rFonts w:ascii="Mulish" w:hAnsi="Mulish" w:cstheme="majorHAnsi"/>
                <w:sz w:val="18"/>
                <w:szCs w:val="18"/>
              </w:rPr>
            </w:pPr>
            <w:r w:rsidRPr="00896F1F">
              <w:rPr>
                <w:rFonts w:ascii="Mulish" w:hAnsi="Mulish" w:cstheme="majorHAnsi"/>
                <w:sz w:val="18"/>
                <w:szCs w:val="18"/>
              </w:rPr>
              <w:t>Enable RBAC and Azure DevOps Policies.</w:t>
            </w:r>
          </w:p>
          <w:p w:rsidRPr="00896F1F" w:rsidR="008D3D78" w:rsidP="00B34E3E" w:rsidRDefault="008D3D78" w14:paraId="5C339B5C" w14:textId="77777777">
            <w:pPr>
              <w:pStyle w:val="ListParagraph"/>
              <w:numPr>
                <w:ilvl w:val="1"/>
                <w:numId w:val="16"/>
              </w:numPr>
              <w:rPr>
                <w:rFonts w:ascii="Mulish" w:hAnsi="Mulish" w:cstheme="majorHAnsi"/>
                <w:sz w:val="18"/>
                <w:szCs w:val="18"/>
              </w:rPr>
            </w:pPr>
            <w:r w:rsidRPr="00896F1F">
              <w:rPr>
                <w:rFonts w:ascii="Mulish" w:hAnsi="Mulish" w:cstheme="majorHAnsi"/>
                <w:sz w:val="18"/>
                <w:szCs w:val="18"/>
              </w:rPr>
              <w:t>Use Service Connections with Managed Identit</w:t>
            </w:r>
            <w:r w:rsidRPr="00896F1F" w:rsidR="00B35880">
              <w:rPr>
                <w:rFonts w:ascii="Mulish" w:hAnsi="Mulish" w:cstheme="majorHAnsi"/>
                <w:sz w:val="18"/>
                <w:szCs w:val="18"/>
              </w:rPr>
              <w:t xml:space="preserve">ies where possible, and use service principals </w:t>
            </w:r>
            <w:r w:rsidRPr="00896F1F" w:rsidR="00D9280B">
              <w:rPr>
                <w:rFonts w:ascii="Mulish" w:hAnsi="Mulish" w:cstheme="majorHAnsi"/>
                <w:sz w:val="18"/>
                <w:szCs w:val="18"/>
              </w:rPr>
              <w:t>by exception</w:t>
            </w:r>
            <w:r w:rsidRPr="00896F1F">
              <w:rPr>
                <w:rFonts w:ascii="Mulish" w:hAnsi="Mulish" w:cstheme="majorHAnsi"/>
                <w:sz w:val="18"/>
                <w:szCs w:val="18"/>
              </w:rPr>
              <w:t>.</w:t>
            </w:r>
          </w:p>
          <w:p w:rsidRPr="00896F1F" w:rsidR="00D9280B" w:rsidP="00B34E3E" w:rsidRDefault="00D9280B" w14:paraId="2B68DE6F" w14:textId="77777777">
            <w:pPr>
              <w:pStyle w:val="ListParagraph"/>
              <w:numPr>
                <w:ilvl w:val="1"/>
                <w:numId w:val="16"/>
              </w:numPr>
              <w:rPr>
                <w:rFonts w:ascii="Mulish" w:hAnsi="Mulish" w:cstheme="majorHAnsi"/>
                <w:sz w:val="18"/>
                <w:szCs w:val="18"/>
              </w:rPr>
            </w:pPr>
            <w:r w:rsidRPr="00896F1F">
              <w:rPr>
                <w:rFonts w:ascii="Mulish" w:hAnsi="Mulish" w:cstheme="majorHAnsi"/>
                <w:sz w:val="18"/>
                <w:szCs w:val="18"/>
              </w:rPr>
              <w:t>Prohibit use of PAT token access</w:t>
            </w:r>
            <w:r w:rsidRPr="00896F1F" w:rsidR="00F90753">
              <w:rPr>
                <w:rFonts w:ascii="Mulish" w:hAnsi="Mulish" w:cstheme="majorHAnsi"/>
                <w:sz w:val="18"/>
                <w:szCs w:val="18"/>
              </w:rPr>
              <w:t>, unless explicitly required, in which case limit full-scope and long lived tokens</w:t>
            </w:r>
          </w:p>
          <w:p w:rsidRPr="00896F1F" w:rsidR="00F90753" w:rsidP="00B34E3E" w:rsidRDefault="00F90753" w14:paraId="1A6F268A" w14:textId="77777777">
            <w:pPr>
              <w:pStyle w:val="ListParagraph"/>
              <w:numPr>
                <w:ilvl w:val="1"/>
                <w:numId w:val="16"/>
              </w:numPr>
              <w:rPr>
                <w:rFonts w:ascii="Mulish" w:hAnsi="Mulish" w:cstheme="majorHAnsi"/>
                <w:sz w:val="18"/>
                <w:szCs w:val="18"/>
              </w:rPr>
            </w:pPr>
            <w:r w:rsidRPr="00896F1F">
              <w:rPr>
                <w:rFonts w:ascii="Mulish" w:hAnsi="Mulish" w:cstheme="majorHAnsi"/>
                <w:sz w:val="18"/>
                <w:szCs w:val="18"/>
              </w:rPr>
              <w:t>Disable unused legacy authentication methods if not required (SSH, legacy OAuth)</w:t>
            </w:r>
          </w:p>
          <w:p w:rsidRPr="00896F1F" w:rsidR="00F90753" w:rsidP="00B34E3E" w:rsidRDefault="00F90753" w14:paraId="252AB2EC" w14:textId="77777777">
            <w:pPr>
              <w:pStyle w:val="ListParagraph"/>
              <w:numPr>
                <w:ilvl w:val="1"/>
                <w:numId w:val="16"/>
              </w:numPr>
              <w:rPr>
                <w:rFonts w:ascii="Mulish" w:hAnsi="Mulish" w:cstheme="majorHAnsi"/>
                <w:sz w:val="18"/>
                <w:szCs w:val="18"/>
              </w:rPr>
            </w:pPr>
            <w:r w:rsidRPr="00896F1F">
              <w:rPr>
                <w:rFonts w:ascii="Mulish" w:hAnsi="Mulish" w:cstheme="majorHAnsi"/>
                <w:sz w:val="18"/>
                <w:szCs w:val="18"/>
              </w:rPr>
              <w:t>Review inactive users, credentials, service connections and extensions regularly.</w:t>
            </w:r>
          </w:p>
          <w:p w:rsidRPr="00896F1F" w:rsidR="00554531" w:rsidP="00B34E3E" w:rsidRDefault="00554531" w14:paraId="721ED9B4" w14:textId="77777777">
            <w:pPr>
              <w:pStyle w:val="ListParagraph"/>
              <w:numPr>
                <w:ilvl w:val="0"/>
                <w:numId w:val="16"/>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Repositories &amp; CI/CD Pipelines:</w:t>
            </w:r>
          </w:p>
          <w:p w:rsidRPr="00896F1F" w:rsidR="00554531" w:rsidP="00B34E3E" w:rsidRDefault="00554531" w14:paraId="2492C3A8" w14:textId="1949611F">
            <w:pPr>
              <w:pStyle w:val="ListParagraph"/>
              <w:numPr>
                <w:ilvl w:val="1"/>
                <w:numId w:val="16"/>
              </w:numPr>
              <w:rPr>
                <w:rFonts w:ascii="Mulish" w:hAnsi="Mulish" w:cstheme="majorHAnsi"/>
                <w:sz w:val="18"/>
                <w:szCs w:val="18"/>
              </w:rPr>
            </w:pPr>
            <w:r w:rsidRPr="00896F1F">
              <w:rPr>
                <w:rFonts w:ascii="Mulish" w:hAnsi="Mulish" w:cstheme="majorHAnsi"/>
                <w:sz w:val="18"/>
                <w:szCs w:val="18"/>
              </w:rPr>
              <w:t>Use Git repositories</w:t>
            </w:r>
            <w:r w:rsidRPr="00896F1F" w:rsidR="00F02AAD">
              <w:rPr>
                <w:rFonts w:ascii="Mulish" w:hAnsi="Mulish" w:cstheme="majorHAnsi"/>
                <w:sz w:val="18"/>
                <w:szCs w:val="18"/>
              </w:rPr>
              <w:t xml:space="preserve"> for managing all code</w:t>
            </w:r>
            <w:r w:rsidRPr="00896F1F" w:rsidR="004D6099">
              <w:rPr>
                <w:rFonts w:ascii="Mulish" w:hAnsi="Mulish" w:cstheme="majorHAnsi"/>
                <w:sz w:val="18"/>
                <w:szCs w:val="18"/>
              </w:rPr>
              <w:t xml:space="preserve">, </w:t>
            </w:r>
            <w:r w:rsidRPr="00896F1F" w:rsidR="00F02AAD">
              <w:rPr>
                <w:rFonts w:ascii="Mulish" w:hAnsi="Mulish" w:cstheme="majorHAnsi"/>
                <w:sz w:val="18"/>
                <w:szCs w:val="18"/>
              </w:rPr>
              <w:t>f</w:t>
            </w:r>
            <w:r w:rsidRPr="00896F1F" w:rsidR="004D6099">
              <w:rPr>
                <w:rFonts w:ascii="Mulish" w:hAnsi="Mulish" w:cstheme="majorHAnsi"/>
                <w:sz w:val="18"/>
                <w:szCs w:val="18"/>
              </w:rPr>
              <w:t>avouring separate repositories per workload within the project (e.g. doubtless-ado-grp</w:t>
            </w:r>
            <w:r w:rsidRPr="00896F1F" w:rsidR="00F02AAD">
              <w:rPr>
                <w:rFonts w:ascii="Mulish" w:hAnsi="Mulish" w:cstheme="majorHAnsi"/>
                <w:sz w:val="18"/>
                <w:szCs w:val="18"/>
              </w:rPr>
              <w:t>-infra for infrastructure, doubtless-ado-grp-dbt for dbt models etc.)</w:t>
            </w:r>
          </w:p>
          <w:p w:rsidRPr="00896F1F" w:rsidR="00F02AAD" w:rsidP="00B34E3E" w:rsidRDefault="0021225D" w14:paraId="6B6F71EE" w14:textId="0D4CEB7A">
            <w:pPr>
              <w:pStyle w:val="ListParagraph"/>
              <w:numPr>
                <w:ilvl w:val="1"/>
                <w:numId w:val="16"/>
              </w:numPr>
              <w:rPr>
                <w:rFonts w:ascii="Mulish" w:hAnsi="Mulish" w:cstheme="majorHAnsi"/>
                <w:sz w:val="18"/>
                <w:szCs w:val="18"/>
              </w:rPr>
            </w:pPr>
            <w:r w:rsidRPr="00896F1F">
              <w:rPr>
                <w:rFonts w:ascii="Mulish" w:hAnsi="Mulish" w:cstheme="majorHAnsi"/>
                <w:sz w:val="18"/>
                <w:szCs w:val="18"/>
              </w:rPr>
              <w:t xml:space="preserve">Use standard </w:t>
            </w:r>
            <w:r w:rsidRPr="00896F1F" w:rsidR="001F379D">
              <w:rPr>
                <w:rFonts w:ascii="Mulish" w:hAnsi="Mulish" w:cstheme="majorHAnsi"/>
                <w:sz w:val="18"/>
                <w:szCs w:val="18"/>
              </w:rPr>
              <w:t>‘Trunking’ branch model</w:t>
            </w:r>
          </w:p>
          <w:p w:rsidRPr="00896F1F" w:rsidR="001F379D" w:rsidP="00B34E3E" w:rsidRDefault="001F379D" w14:paraId="21695510" w14:textId="42756730">
            <w:pPr>
              <w:pStyle w:val="ListParagraph"/>
              <w:numPr>
                <w:ilvl w:val="2"/>
                <w:numId w:val="16"/>
              </w:numPr>
              <w:rPr>
                <w:rFonts w:ascii="Mulish" w:hAnsi="Mulish" w:cstheme="majorHAnsi"/>
                <w:sz w:val="18"/>
                <w:szCs w:val="18"/>
              </w:rPr>
            </w:pPr>
            <w:r w:rsidRPr="00896F1F">
              <w:rPr>
                <w:rFonts w:ascii="Mulish" w:hAnsi="Mulish" w:cstheme="majorHAnsi"/>
                <w:sz w:val="18"/>
                <w:szCs w:val="18"/>
              </w:rPr>
              <w:t>Dedicated ‘production’ branch for approved and validated releases to run production code</w:t>
            </w:r>
          </w:p>
          <w:p w:rsidRPr="00896F1F" w:rsidR="001F379D" w:rsidP="00B34E3E" w:rsidRDefault="001F379D" w14:paraId="1EA8975B" w14:textId="60105BA6">
            <w:pPr>
              <w:pStyle w:val="ListParagraph"/>
              <w:numPr>
                <w:ilvl w:val="2"/>
                <w:numId w:val="16"/>
              </w:numPr>
              <w:rPr>
                <w:rFonts w:ascii="Mulish" w:hAnsi="Mulish" w:cstheme="majorHAnsi"/>
                <w:sz w:val="18"/>
                <w:szCs w:val="18"/>
              </w:rPr>
            </w:pPr>
            <w:r w:rsidRPr="00896F1F">
              <w:rPr>
                <w:rFonts w:ascii="Mulish" w:hAnsi="Mulish" w:cstheme="majorHAnsi"/>
                <w:sz w:val="18"/>
                <w:szCs w:val="18"/>
              </w:rPr>
              <w:t>Dedicated ‘development’ branch</w:t>
            </w:r>
            <w:r w:rsidRPr="00896F1F" w:rsidR="00C50B66">
              <w:rPr>
                <w:rFonts w:ascii="Mulish" w:hAnsi="Mulish" w:cstheme="majorHAnsi"/>
                <w:sz w:val="18"/>
                <w:szCs w:val="18"/>
              </w:rPr>
              <w:t xml:space="preserve"> for hosting developed features</w:t>
            </w:r>
          </w:p>
          <w:p w:rsidRPr="00896F1F" w:rsidR="00C50B66" w:rsidP="00B34E3E" w:rsidRDefault="00C50B66" w14:paraId="78F8C4A0" w14:textId="3CE0841D">
            <w:pPr>
              <w:pStyle w:val="ListParagraph"/>
              <w:numPr>
                <w:ilvl w:val="2"/>
                <w:numId w:val="16"/>
              </w:numPr>
              <w:rPr>
                <w:rFonts w:ascii="Mulish" w:hAnsi="Mulish" w:cstheme="majorHAnsi"/>
                <w:sz w:val="18"/>
                <w:szCs w:val="18"/>
              </w:rPr>
            </w:pPr>
            <w:r w:rsidRPr="00896F1F">
              <w:rPr>
                <w:rFonts w:ascii="Mulish" w:hAnsi="Mulish" w:cstheme="majorHAnsi"/>
                <w:sz w:val="18"/>
                <w:szCs w:val="18"/>
              </w:rPr>
              <w:t xml:space="preserve">Development merged into production </w:t>
            </w:r>
            <w:r w:rsidRPr="00896F1F" w:rsidR="00E32D20">
              <w:rPr>
                <w:rFonts w:ascii="Mulish" w:hAnsi="Mulish" w:cstheme="majorHAnsi"/>
                <w:sz w:val="18"/>
                <w:szCs w:val="18"/>
              </w:rPr>
              <w:t>on a regular ‘release cycle’ cadence</w:t>
            </w:r>
          </w:p>
          <w:p w:rsidRPr="00896F1F" w:rsidR="00E32D20" w:rsidP="00B34E3E" w:rsidRDefault="00E32D20" w14:paraId="05293D94" w14:textId="3DD2C017">
            <w:pPr>
              <w:pStyle w:val="ListParagraph"/>
              <w:numPr>
                <w:ilvl w:val="2"/>
                <w:numId w:val="16"/>
              </w:numPr>
              <w:rPr>
                <w:rFonts w:ascii="Mulish" w:hAnsi="Mulish" w:cstheme="majorHAnsi"/>
                <w:sz w:val="18"/>
                <w:szCs w:val="18"/>
              </w:rPr>
            </w:pPr>
            <w:r w:rsidRPr="00896F1F">
              <w:rPr>
                <w:rFonts w:ascii="Mulish" w:hAnsi="Mulish" w:cstheme="majorHAnsi"/>
                <w:sz w:val="18"/>
                <w:szCs w:val="18"/>
              </w:rPr>
              <w:t>No direct pushes to Production or Development branches</w:t>
            </w:r>
          </w:p>
          <w:p w:rsidRPr="00896F1F" w:rsidR="00E32D20" w:rsidP="00B34E3E" w:rsidRDefault="00E32D20" w14:paraId="3B02888C" w14:textId="676ADC27">
            <w:pPr>
              <w:pStyle w:val="ListParagraph"/>
              <w:numPr>
                <w:ilvl w:val="2"/>
                <w:numId w:val="16"/>
              </w:numPr>
              <w:rPr>
                <w:rFonts w:ascii="Mulish" w:hAnsi="Mulish" w:cstheme="majorHAnsi"/>
                <w:sz w:val="18"/>
                <w:szCs w:val="18"/>
              </w:rPr>
            </w:pPr>
            <w:r w:rsidRPr="00896F1F">
              <w:rPr>
                <w:rFonts w:ascii="Mulish" w:hAnsi="Mulish" w:cstheme="majorHAnsi"/>
                <w:sz w:val="18"/>
                <w:szCs w:val="18"/>
              </w:rPr>
              <w:t>Pull Request approval required for all features</w:t>
            </w:r>
          </w:p>
          <w:p w:rsidRPr="00896F1F" w:rsidR="00C635CD" w:rsidP="00B34E3E" w:rsidRDefault="00C635CD" w14:paraId="456B3926" w14:textId="578081EC">
            <w:pPr>
              <w:pStyle w:val="ListParagraph"/>
              <w:numPr>
                <w:ilvl w:val="2"/>
                <w:numId w:val="16"/>
              </w:numPr>
              <w:rPr>
                <w:rFonts w:ascii="Mulish" w:hAnsi="Mulish" w:cstheme="majorHAnsi"/>
                <w:sz w:val="18"/>
                <w:szCs w:val="18"/>
              </w:rPr>
            </w:pPr>
            <w:r w:rsidRPr="00896F1F">
              <w:rPr>
                <w:rFonts w:ascii="Mulish" w:hAnsi="Mulish" w:cstheme="majorHAnsi"/>
                <w:sz w:val="18"/>
                <w:szCs w:val="18"/>
              </w:rPr>
              <w:t>Require successful build and validation</w:t>
            </w:r>
          </w:p>
          <w:p w:rsidRPr="00896F1F" w:rsidR="00C635CD" w:rsidP="00B34E3E" w:rsidRDefault="00C635CD" w14:paraId="7A400B8A" w14:textId="533914B1">
            <w:pPr>
              <w:pStyle w:val="ListParagraph"/>
              <w:numPr>
                <w:ilvl w:val="2"/>
                <w:numId w:val="16"/>
              </w:numPr>
              <w:rPr>
                <w:rFonts w:ascii="Mulish" w:hAnsi="Mulish" w:cstheme="majorHAnsi"/>
                <w:sz w:val="18"/>
                <w:szCs w:val="18"/>
              </w:rPr>
            </w:pPr>
            <w:r w:rsidRPr="00896F1F">
              <w:rPr>
                <w:rFonts w:ascii="Mulish" w:hAnsi="Mulish" w:cstheme="majorHAnsi"/>
                <w:sz w:val="18"/>
                <w:szCs w:val="18"/>
              </w:rPr>
              <w:t>Restricted policy bypass permissions (no force push)</w:t>
            </w:r>
          </w:p>
          <w:p w:rsidRPr="00896F1F" w:rsidR="00554531" w:rsidP="00B34E3E" w:rsidRDefault="00554531" w14:paraId="2D68C1D9" w14:textId="77777777">
            <w:pPr>
              <w:pStyle w:val="ListParagraph"/>
              <w:numPr>
                <w:ilvl w:val="1"/>
                <w:numId w:val="16"/>
              </w:numPr>
              <w:rPr>
                <w:rFonts w:ascii="Mulish" w:hAnsi="Mulish" w:cstheme="majorHAnsi"/>
                <w:sz w:val="18"/>
                <w:szCs w:val="18"/>
              </w:rPr>
            </w:pPr>
            <w:r w:rsidRPr="00896F1F">
              <w:rPr>
                <w:rFonts w:ascii="Mulish" w:hAnsi="Mulish" w:cstheme="majorHAnsi"/>
                <w:sz w:val="18"/>
                <w:szCs w:val="18"/>
              </w:rPr>
              <w:t>Automate deployments using YAML pipelines.</w:t>
            </w:r>
          </w:p>
          <w:p w:rsidRPr="00896F1F" w:rsidR="00006F39" w:rsidP="00B34E3E" w:rsidRDefault="00006F39" w14:paraId="2664B6BF" w14:textId="16EC93FF">
            <w:pPr>
              <w:pStyle w:val="ListParagraph"/>
              <w:numPr>
                <w:ilvl w:val="1"/>
                <w:numId w:val="16"/>
              </w:numPr>
              <w:rPr>
                <w:rFonts w:ascii="Mulish" w:hAnsi="Mulish" w:cstheme="majorHAnsi"/>
                <w:sz w:val="18"/>
                <w:szCs w:val="18"/>
              </w:rPr>
            </w:pPr>
            <w:r w:rsidRPr="00896F1F">
              <w:rPr>
                <w:rFonts w:ascii="Mulish" w:hAnsi="Mulish" w:cstheme="majorHAnsi"/>
                <w:sz w:val="18"/>
                <w:szCs w:val="18"/>
              </w:rPr>
              <w:t xml:space="preserve">All secrets should be </w:t>
            </w:r>
            <w:r w:rsidRPr="00896F1F" w:rsidR="00183275">
              <w:rPr>
                <w:rFonts w:ascii="Mulish" w:hAnsi="Mulish" w:cstheme="majorHAnsi"/>
                <w:sz w:val="18"/>
                <w:szCs w:val="18"/>
              </w:rPr>
              <w:t>inherited from Azure Key Va</w:t>
            </w:r>
            <w:r w:rsidRPr="00896F1F" w:rsidR="00CF7DD9">
              <w:rPr>
                <w:rFonts w:ascii="Mulish" w:hAnsi="Mulish" w:cstheme="majorHAnsi"/>
                <w:sz w:val="18"/>
                <w:szCs w:val="18"/>
              </w:rPr>
              <w:t>ult</w:t>
            </w:r>
            <w:r w:rsidRPr="00896F1F" w:rsidR="00183275">
              <w:rPr>
                <w:rFonts w:ascii="Mulish" w:hAnsi="Mulish" w:cstheme="majorHAnsi"/>
                <w:sz w:val="18"/>
                <w:szCs w:val="18"/>
              </w:rPr>
              <w:t xml:space="preserve"> where appropriate, and if not stored in the Azure DevOps secrets repository</w:t>
            </w:r>
          </w:p>
          <w:p w:rsidRPr="00896F1F" w:rsidR="00183275" w:rsidP="00B34E3E" w:rsidRDefault="0063785A" w14:paraId="127F0738" w14:textId="4EDA4849">
            <w:pPr>
              <w:pStyle w:val="ListParagraph"/>
              <w:numPr>
                <w:ilvl w:val="1"/>
                <w:numId w:val="16"/>
              </w:numPr>
              <w:rPr>
                <w:rFonts w:ascii="Mulish" w:hAnsi="Mulish" w:cstheme="majorHAnsi"/>
                <w:sz w:val="18"/>
                <w:szCs w:val="18"/>
              </w:rPr>
            </w:pPr>
            <w:r w:rsidRPr="00896F1F">
              <w:rPr>
                <w:rFonts w:ascii="Mulish" w:hAnsi="Mulish" w:cstheme="majorHAnsi"/>
                <w:sz w:val="18"/>
                <w:szCs w:val="18"/>
              </w:rPr>
              <w:t>Separate service connections should be used for Prod and Non-Prod environments. Individual connections per environment to be used only if required</w:t>
            </w:r>
          </w:p>
          <w:p w:rsidRPr="00896F1F" w:rsidR="0063785A" w:rsidP="00B34E3E" w:rsidRDefault="002E3C0B" w14:paraId="42AD2BF3" w14:textId="321BF8A2">
            <w:pPr>
              <w:pStyle w:val="ListParagraph"/>
              <w:numPr>
                <w:ilvl w:val="1"/>
                <w:numId w:val="16"/>
              </w:numPr>
              <w:rPr>
                <w:rFonts w:ascii="Mulish" w:hAnsi="Mulish" w:cstheme="majorHAnsi"/>
                <w:sz w:val="18"/>
                <w:szCs w:val="18"/>
              </w:rPr>
            </w:pPr>
            <w:r w:rsidRPr="00896F1F">
              <w:rPr>
                <w:rFonts w:ascii="Mulish" w:hAnsi="Mulish" w:cstheme="majorHAnsi"/>
                <w:sz w:val="18"/>
                <w:szCs w:val="18"/>
              </w:rPr>
              <w:t>Service connections should be scoped to the lowest practical azure boundary for pipeline</w:t>
            </w:r>
          </w:p>
          <w:p w:rsidRPr="00896F1F" w:rsidR="002E3C0B" w:rsidP="00B34E3E" w:rsidRDefault="00EC3D99" w14:paraId="7BECB406" w14:textId="3BDCE111">
            <w:pPr>
              <w:pStyle w:val="ListParagraph"/>
              <w:numPr>
                <w:ilvl w:val="1"/>
                <w:numId w:val="16"/>
              </w:numPr>
              <w:rPr>
                <w:rFonts w:ascii="Mulish" w:hAnsi="Mulish" w:cstheme="majorHAnsi"/>
                <w:sz w:val="18"/>
                <w:szCs w:val="18"/>
              </w:rPr>
            </w:pPr>
            <w:r w:rsidRPr="00896F1F">
              <w:rPr>
                <w:rFonts w:ascii="Mulish" w:hAnsi="Mulish" w:cstheme="majorHAnsi"/>
                <w:sz w:val="18"/>
                <w:szCs w:val="18"/>
              </w:rPr>
              <w:t>Do not use user identities for pipeline deployment</w:t>
            </w:r>
          </w:p>
          <w:p w:rsidRPr="00896F1F" w:rsidR="00EC3D99" w:rsidP="00B34E3E" w:rsidRDefault="00EC3D99" w14:paraId="28D1F375" w14:textId="3D6D6131">
            <w:pPr>
              <w:pStyle w:val="ListParagraph"/>
              <w:numPr>
                <w:ilvl w:val="1"/>
                <w:numId w:val="16"/>
              </w:numPr>
              <w:rPr>
                <w:rFonts w:ascii="Mulish" w:hAnsi="Mulish" w:cstheme="majorHAnsi"/>
                <w:sz w:val="18"/>
                <w:szCs w:val="18"/>
              </w:rPr>
            </w:pPr>
            <w:r w:rsidRPr="00896F1F">
              <w:rPr>
                <w:rFonts w:ascii="Mulish" w:hAnsi="Mulish" w:cstheme="majorHAnsi"/>
                <w:sz w:val="18"/>
                <w:szCs w:val="18"/>
              </w:rPr>
              <w:t>Keep deployment and runtime identities separate</w:t>
            </w:r>
          </w:p>
          <w:p w:rsidRPr="00896F1F" w:rsidR="00EC3D99" w:rsidP="00B34E3E" w:rsidRDefault="009209E5" w14:paraId="4C1F912A" w14:textId="74495339">
            <w:pPr>
              <w:pStyle w:val="ListParagraph"/>
              <w:numPr>
                <w:ilvl w:val="0"/>
                <w:numId w:val="16"/>
              </w:numPr>
              <w:rPr>
                <w:rFonts w:ascii="Mulish" w:hAnsi="Mulish" w:cstheme="majorHAnsi"/>
                <w:sz w:val="18"/>
                <w:szCs w:val="18"/>
              </w:rPr>
            </w:pPr>
            <w:r w:rsidRPr="00896F1F">
              <w:rPr>
                <w:rFonts w:ascii="Mulish" w:hAnsi="Mulish" w:cstheme="majorHAnsi"/>
                <w:sz w:val="18"/>
                <w:szCs w:val="18"/>
              </w:rPr>
              <w:t>Build Agents</w:t>
            </w:r>
          </w:p>
          <w:p w:rsidRPr="00896F1F" w:rsidR="00B16A81" w:rsidP="00B34E3E" w:rsidRDefault="00B16A81" w14:paraId="1367BC1F" w14:textId="2639D01D">
            <w:pPr>
              <w:pStyle w:val="ListParagraph"/>
              <w:numPr>
                <w:ilvl w:val="1"/>
                <w:numId w:val="16"/>
              </w:numPr>
              <w:rPr>
                <w:rFonts w:ascii="Mulish" w:hAnsi="Mulish" w:cstheme="majorHAnsi"/>
                <w:sz w:val="18"/>
                <w:szCs w:val="18"/>
              </w:rPr>
            </w:pPr>
            <w:r w:rsidRPr="00896F1F">
              <w:rPr>
                <w:rFonts w:ascii="Mulish" w:hAnsi="Mulish" w:cstheme="majorHAnsi"/>
                <w:sz w:val="18"/>
                <w:szCs w:val="18"/>
              </w:rPr>
              <w:t>Prefer MS Managed Build agents where possible (not private connectivity restrictions)</w:t>
            </w:r>
          </w:p>
          <w:p w:rsidRPr="00896F1F" w:rsidR="00B16A81" w:rsidP="00B34E3E" w:rsidRDefault="002A74C8" w14:paraId="5C9E725E" w14:textId="4164EA82">
            <w:pPr>
              <w:pStyle w:val="ListParagraph"/>
              <w:numPr>
                <w:ilvl w:val="1"/>
                <w:numId w:val="16"/>
              </w:numPr>
              <w:rPr>
                <w:rFonts w:ascii="Mulish" w:hAnsi="Mulish" w:cstheme="majorHAnsi"/>
                <w:sz w:val="18"/>
                <w:szCs w:val="18"/>
              </w:rPr>
            </w:pPr>
            <w:r w:rsidRPr="00896F1F">
              <w:rPr>
                <w:rFonts w:ascii="Mulish" w:hAnsi="Mulish" w:cstheme="majorHAnsi"/>
                <w:sz w:val="18"/>
                <w:szCs w:val="18"/>
              </w:rPr>
              <w:lastRenderedPageBreak/>
              <w:t>Use Managed DevOps Pools over deploying a dedicated IaaS VM</w:t>
            </w:r>
          </w:p>
          <w:p w:rsidRPr="00896F1F" w:rsidR="002A74C8" w:rsidP="00B34E3E" w:rsidRDefault="002A74C8" w14:paraId="33B45E77" w14:textId="39429C13">
            <w:pPr>
              <w:pStyle w:val="ListParagraph"/>
              <w:numPr>
                <w:ilvl w:val="2"/>
                <w:numId w:val="16"/>
              </w:numPr>
              <w:rPr>
                <w:rFonts w:ascii="Mulish" w:hAnsi="Mulish" w:cstheme="majorHAnsi"/>
                <w:sz w:val="18"/>
                <w:szCs w:val="18"/>
              </w:rPr>
            </w:pPr>
            <w:r w:rsidRPr="00896F1F">
              <w:rPr>
                <w:rFonts w:ascii="Mulish" w:hAnsi="Mulish" w:cstheme="majorHAnsi"/>
                <w:sz w:val="18"/>
                <w:szCs w:val="18"/>
              </w:rPr>
              <w:t>Agents can be attached to delegated subnets within the VNet</w:t>
            </w:r>
          </w:p>
          <w:p w:rsidRPr="00896F1F" w:rsidR="002A74C8" w:rsidP="00B34E3E" w:rsidRDefault="00DB0610" w14:paraId="4760379F" w14:textId="45F7A043">
            <w:pPr>
              <w:pStyle w:val="ListParagraph"/>
              <w:numPr>
                <w:ilvl w:val="2"/>
                <w:numId w:val="16"/>
              </w:numPr>
              <w:rPr>
                <w:rFonts w:ascii="Mulish" w:hAnsi="Mulish" w:cstheme="majorHAnsi"/>
                <w:sz w:val="18"/>
                <w:szCs w:val="18"/>
              </w:rPr>
            </w:pPr>
            <w:r w:rsidRPr="00896F1F">
              <w:rPr>
                <w:rFonts w:ascii="Mulish" w:hAnsi="Mulish" w:cstheme="majorHAnsi"/>
                <w:sz w:val="18"/>
                <w:szCs w:val="18"/>
              </w:rPr>
              <w:t>Services e</w:t>
            </w:r>
            <w:r w:rsidRPr="00896F1F" w:rsidR="002C66C1">
              <w:rPr>
                <w:rFonts w:ascii="Mulish" w:hAnsi="Mulish" w:cstheme="majorHAnsi"/>
                <w:sz w:val="18"/>
                <w:szCs w:val="18"/>
              </w:rPr>
              <w:t>x</w:t>
            </w:r>
            <w:r w:rsidRPr="00896F1F">
              <w:rPr>
                <w:rFonts w:ascii="Mulish" w:hAnsi="Mulish" w:cstheme="majorHAnsi"/>
                <w:sz w:val="18"/>
                <w:szCs w:val="18"/>
              </w:rPr>
              <w:t>posed and accessed through private endpoints</w:t>
            </w:r>
          </w:p>
          <w:p w:rsidRPr="00896F1F" w:rsidR="00DB0610" w:rsidP="00B34E3E" w:rsidRDefault="00DB0610" w14:paraId="7E0AC0CA" w14:textId="44D8F4E8">
            <w:pPr>
              <w:pStyle w:val="ListParagraph"/>
              <w:numPr>
                <w:ilvl w:val="2"/>
                <w:numId w:val="16"/>
              </w:numPr>
              <w:rPr>
                <w:rFonts w:ascii="Mulish" w:hAnsi="Mulish" w:cstheme="majorHAnsi"/>
                <w:sz w:val="18"/>
                <w:szCs w:val="18"/>
              </w:rPr>
            </w:pPr>
            <w:r w:rsidRPr="00896F1F">
              <w:rPr>
                <w:rFonts w:ascii="Mulish" w:hAnsi="Mulish" w:cstheme="majorHAnsi"/>
                <w:sz w:val="18"/>
                <w:szCs w:val="18"/>
              </w:rPr>
              <w:t>Agents scale to manage demand</w:t>
            </w:r>
          </w:p>
          <w:p w:rsidRPr="00896F1F" w:rsidR="00DB0610" w:rsidP="00B34E3E" w:rsidRDefault="00C335D4" w14:paraId="52B517C9" w14:textId="0E9F6C67">
            <w:pPr>
              <w:pStyle w:val="ListParagraph"/>
              <w:numPr>
                <w:ilvl w:val="2"/>
                <w:numId w:val="16"/>
              </w:numPr>
              <w:rPr>
                <w:rFonts w:ascii="Mulish" w:hAnsi="Mulish" w:cstheme="majorHAnsi"/>
                <w:sz w:val="18"/>
                <w:szCs w:val="18"/>
              </w:rPr>
            </w:pPr>
            <w:r w:rsidRPr="00896F1F">
              <w:rPr>
                <w:rFonts w:ascii="Mulish" w:hAnsi="Mulish" w:cstheme="majorHAnsi"/>
                <w:sz w:val="18"/>
                <w:szCs w:val="18"/>
              </w:rPr>
              <w:t>Use stateless agents that are discarded after job completion</w:t>
            </w:r>
          </w:p>
          <w:p w:rsidRPr="00896F1F" w:rsidR="00554531" w:rsidP="00B34E3E" w:rsidRDefault="00C335D4" w14:paraId="05211C3A" w14:textId="77777777">
            <w:pPr>
              <w:pStyle w:val="ListParagraph"/>
              <w:numPr>
                <w:ilvl w:val="2"/>
                <w:numId w:val="16"/>
              </w:numPr>
              <w:rPr>
                <w:rFonts w:ascii="Mulish" w:hAnsi="Mulish" w:cstheme="majorHAnsi"/>
                <w:sz w:val="18"/>
                <w:szCs w:val="18"/>
              </w:rPr>
            </w:pPr>
            <w:r w:rsidRPr="00896F1F">
              <w:rPr>
                <w:rFonts w:ascii="Mulish" w:hAnsi="Mulish" w:cstheme="majorHAnsi"/>
                <w:sz w:val="18"/>
                <w:szCs w:val="18"/>
              </w:rPr>
              <w:t>Use Microsoft-mainted or controlled images by default</w:t>
            </w:r>
          </w:p>
          <w:p w:rsidRPr="00896F1F" w:rsidR="0028426B" w:rsidP="00B34E3E" w:rsidRDefault="0028426B" w14:paraId="63869531" w14:textId="77777777">
            <w:pPr>
              <w:pStyle w:val="ListParagraph"/>
              <w:numPr>
                <w:ilvl w:val="1"/>
                <w:numId w:val="16"/>
              </w:numPr>
              <w:rPr>
                <w:rFonts w:ascii="Mulish" w:hAnsi="Mulish" w:cstheme="majorHAnsi"/>
                <w:sz w:val="18"/>
                <w:szCs w:val="18"/>
              </w:rPr>
            </w:pPr>
            <w:r w:rsidRPr="00896F1F">
              <w:rPr>
                <w:rFonts w:ascii="Mulish" w:hAnsi="Mulish" w:cstheme="majorHAnsi"/>
                <w:sz w:val="18"/>
                <w:szCs w:val="18"/>
              </w:rPr>
              <w:t xml:space="preserve">Separate </w:t>
            </w:r>
            <w:r w:rsidRPr="00896F1F" w:rsidR="00F61990">
              <w:rPr>
                <w:rFonts w:ascii="Mulish" w:hAnsi="Mulish" w:cstheme="majorHAnsi"/>
                <w:sz w:val="18"/>
                <w:szCs w:val="18"/>
              </w:rPr>
              <w:t>production agent poolsfrom non-production environment agent pools</w:t>
            </w:r>
          </w:p>
          <w:p w:rsidRPr="00896F1F" w:rsidR="00CF7DD9" w:rsidP="00CF7DD9" w:rsidRDefault="00CF7DD9" w14:paraId="5F1279B3" w14:textId="4D6D94DF">
            <w:pPr>
              <w:pStyle w:val="ListParagraph"/>
              <w:ind w:left="1080"/>
              <w:rPr>
                <w:rFonts w:ascii="Mulish" w:hAnsi="Mulish" w:cstheme="majorHAnsi"/>
                <w:sz w:val="18"/>
                <w:szCs w:val="18"/>
              </w:rPr>
            </w:pPr>
          </w:p>
        </w:tc>
      </w:tr>
      <w:tr w:rsidRPr="00896F1F" w:rsidR="0010259E" w:rsidTr="1ADBE79A" w14:paraId="00C87384" w14:textId="77777777">
        <w:tc>
          <w:tcPr>
            <w:tcW w:w="554" w:type="pct"/>
          </w:tcPr>
          <w:p w:rsidRPr="00896F1F" w:rsidR="0010259E" w:rsidP="008D22B1" w:rsidRDefault="0010259E" w14:paraId="75016B28" w14:textId="76A410E0">
            <w:pPr>
              <w:pStyle w:val="p1"/>
              <w:rPr>
                <w:rFonts w:ascii="Mulish" w:hAnsi="Mulish" w:cstheme="majorHAnsi"/>
                <w:b/>
                <w:bCs/>
                <w:i/>
                <w:iCs/>
                <w:sz w:val="18"/>
                <w:szCs w:val="18"/>
              </w:rPr>
            </w:pPr>
            <w:r w:rsidRPr="00896F1F">
              <w:rPr>
                <w:rFonts w:ascii="Mulish" w:hAnsi="Mulish" w:cstheme="majorHAnsi"/>
                <w:b/>
                <w:bCs/>
                <w:i/>
                <w:iCs/>
                <w:sz w:val="18"/>
                <w:szCs w:val="18"/>
              </w:rPr>
              <w:t>Azure Log Analytics Workspace</w:t>
            </w:r>
          </w:p>
        </w:tc>
        <w:tc>
          <w:tcPr>
            <w:tcW w:w="4446" w:type="pct"/>
          </w:tcPr>
          <w:p w:rsidRPr="00896F1F" w:rsidR="00395C31" w:rsidP="00B34E3E" w:rsidRDefault="00395C31" w14:paraId="0139FA38" w14:textId="632A7491">
            <w:pPr>
              <w:pStyle w:val="ListParagraph"/>
              <w:numPr>
                <w:ilvl w:val="0"/>
                <w:numId w:val="20"/>
              </w:numPr>
              <w:ind w:left="360"/>
              <w:rPr>
                <w:rFonts w:ascii="Mulish" w:hAnsi="Mulish"/>
                <w:sz w:val="18"/>
                <w:szCs w:val="18"/>
              </w:rPr>
            </w:pPr>
            <w:r w:rsidRPr="00896F1F">
              <w:rPr>
                <w:rStyle w:val="Strong"/>
                <w:rFonts w:ascii="Mulish" w:hAnsi="Mulish"/>
                <w:b w:val="0"/>
                <w:bCs w:val="0"/>
                <w:sz w:val="18"/>
                <w:szCs w:val="18"/>
              </w:rPr>
              <w:t>Name:</w:t>
            </w:r>
            <w:r w:rsidRPr="00896F1F">
              <w:rPr>
                <w:rFonts w:ascii="Mulish" w:hAnsi="Mulish"/>
                <w:sz w:val="18"/>
                <w:szCs w:val="18"/>
              </w:rPr>
              <w:t xml:space="preserve"> doubtless</w:t>
            </w:r>
            <w:r w:rsidRPr="00896F1F">
              <w:rPr>
                <w:rStyle w:val="HTMLCode"/>
                <w:rFonts w:ascii="Mulish" w:hAnsi="Mulish"/>
                <w:sz w:val="18"/>
                <w:szCs w:val="18"/>
              </w:rPr>
              <w:t>-law-grp-dewc-&lt;environment&gt;-001</w:t>
            </w:r>
          </w:p>
          <w:p w:rsidRPr="00896F1F" w:rsidR="00395C31" w:rsidP="00B34E3E" w:rsidRDefault="00395C31" w14:paraId="2840F177" w14:textId="0D9943AF">
            <w:pPr>
              <w:pStyle w:val="ListParagraph"/>
              <w:numPr>
                <w:ilvl w:val="0"/>
                <w:numId w:val="20"/>
              </w:numPr>
              <w:ind w:left="360"/>
              <w:rPr>
                <w:rFonts w:ascii="Mulish" w:hAnsi="Mulish"/>
                <w:sz w:val="18"/>
                <w:szCs w:val="18"/>
              </w:rPr>
            </w:pPr>
            <w:r w:rsidRPr="00896F1F">
              <w:rPr>
                <w:rStyle w:val="Strong"/>
                <w:rFonts w:ascii="Mulish" w:hAnsi="Mulish"/>
                <w:b w:val="0"/>
                <w:bCs w:val="0"/>
                <w:sz w:val="18"/>
                <w:szCs w:val="18"/>
              </w:rPr>
              <w:t>Region:</w:t>
            </w:r>
            <w:r w:rsidRPr="00896F1F">
              <w:rPr>
                <w:rFonts w:ascii="Mulish" w:hAnsi="Mulish"/>
                <w:sz w:val="18"/>
                <w:szCs w:val="18"/>
              </w:rPr>
              <w:t xml:space="preserve"> Germany West Central</w:t>
            </w:r>
          </w:p>
          <w:p w:rsidRPr="00896F1F" w:rsidR="00395C31" w:rsidP="00896F1F" w:rsidRDefault="00395C31" w14:paraId="11136E0D" w14:textId="77777777">
            <w:pPr>
              <w:rPr>
                <w:rFonts w:ascii="Mulish" w:hAnsi="Mulish"/>
                <w:sz w:val="18"/>
                <w:szCs w:val="18"/>
              </w:rPr>
            </w:pPr>
          </w:p>
          <w:p w:rsidRPr="00896F1F" w:rsidR="00395C31" w:rsidP="00B34E3E" w:rsidRDefault="00395C31" w14:paraId="5E7C21C5" w14:textId="77777777">
            <w:pPr>
              <w:pStyle w:val="ListParagraph"/>
              <w:numPr>
                <w:ilvl w:val="0"/>
                <w:numId w:val="20"/>
              </w:numPr>
              <w:ind w:left="360"/>
              <w:rPr>
                <w:rFonts w:ascii="Mulish" w:hAnsi="Mulish"/>
                <w:sz w:val="18"/>
                <w:szCs w:val="18"/>
              </w:rPr>
            </w:pPr>
            <w:r w:rsidRPr="00896F1F">
              <w:rPr>
                <w:rFonts w:ascii="Mulish" w:hAnsi="Mulish"/>
                <w:sz w:val="18"/>
                <w:szCs w:val="18"/>
              </w:rPr>
              <w:t>Service Configuration</w:t>
            </w:r>
          </w:p>
          <w:p w:rsidRPr="00896F1F" w:rsidR="00395C31" w:rsidP="00B34E3E" w:rsidRDefault="00395C31" w14:paraId="5B28691B" w14:textId="025003B1">
            <w:pPr>
              <w:pStyle w:val="ListParagraph"/>
              <w:numPr>
                <w:ilvl w:val="1"/>
                <w:numId w:val="20"/>
              </w:numPr>
              <w:ind w:left="1080"/>
              <w:rPr>
                <w:rFonts w:ascii="Mulish" w:hAnsi="Mulish"/>
                <w:sz w:val="18"/>
                <w:szCs w:val="18"/>
              </w:rPr>
            </w:pPr>
            <w:r w:rsidRPr="00896F1F">
              <w:rPr>
                <w:rFonts w:ascii="Mulish" w:hAnsi="Mulish"/>
                <w:sz w:val="18"/>
                <w:szCs w:val="18"/>
              </w:rPr>
              <w:t xml:space="preserve">Deploy the </w:t>
            </w:r>
            <w:r w:rsidRPr="00896F1F" w:rsidR="007129EF">
              <w:rPr>
                <w:rFonts w:ascii="Mulish" w:hAnsi="Mulish"/>
                <w:sz w:val="18"/>
                <w:szCs w:val="18"/>
              </w:rPr>
              <w:t xml:space="preserve">law </w:t>
            </w:r>
            <w:r w:rsidRPr="00896F1F">
              <w:rPr>
                <w:rFonts w:ascii="Mulish" w:hAnsi="Mulish"/>
                <w:sz w:val="18"/>
                <w:szCs w:val="18"/>
              </w:rPr>
              <w:t>workspace within the application landing-zone</w:t>
            </w:r>
            <w:r w:rsidRPr="00896F1F" w:rsidR="007129EF">
              <w:rPr>
                <w:rFonts w:ascii="Mulish" w:hAnsi="Mulish"/>
                <w:sz w:val="18"/>
                <w:szCs w:val="18"/>
              </w:rPr>
              <w:t xml:space="preserve">, </w:t>
            </w:r>
            <w:r w:rsidRPr="00896F1F">
              <w:rPr>
                <w:rFonts w:ascii="Mulish" w:hAnsi="Mulish"/>
                <w:sz w:val="18"/>
                <w:szCs w:val="18"/>
              </w:rPr>
              <w:t xml:space="preserve">separate from the </w:t>
            </w:r>
            <w:r w:rsidRPr="00896F1F" w:rsidR="007129EF">
              <w:rPr>
                <w:rFonts w:ascii="Mulish" w:hAnsi="Mulish"/>
                <w:sz w:val="18"/>
                <w:szCs w:val="18"/>
              </w:rPr>
              <w:t xml:space="preserve">Calandra </w:t>
            </w:r>
            <w:r w:rsidRPr="00896F1F">
              <w:rPr>
                <w:rFonts w:ascii="Mulish" w:hAnsi="Mulish"/>
                <w:sz w:val="18"/>
                <w:szCs w:val="18"/>
              </w:rPr>
              <w:t>Tier 0 workspace</w:t>
            </w:r>
            <w:r w:rsidRPr="00896F1F" w:rsidR="007129EF">
              <w:rPr>
                <w:rFonts w:ascii="Mulish" w:hAnsi="Mulish"/>
                <w:sz w:val="18"/>
                <w:szCs w:val="18"/>
              </w:rPr>
              <w:t>s</w:t>
            </w:r>
            <w:r w:rsidRPr="00896F1F">
              <w:rPr>
                <w:rFonts w:ascii="Mulish" w:hAnsi="Mulish"/>
                <w:sz w:val="18"/>
                <w:szCs w:val="18"/>
              </w:rPr>
              <w:t>.</w:t>
            </w:r>
          </w:p>
          <w:p w:rsidRPr="00896F1F" w:rsidR="00395C31" w:rsidP="00B34E3E" w:rsidRDefault="00395C31" w14:paraId="38550D92" w14:textId="6D059C62">
            <w:pPr>
              <w:pStyle w:val="ListParagraph"/>
              <w:numPr>
                <w:ilvl w:val="1"/>
                <w:numId w:val="20"/>
              </w:numPr>
              <w:ind w:left="1080"/>
              <w:rPr>
                <w:rFonts w:ascii="Mulish" w:hAnsi="Mulish"/>
                <w:sz w:val="18"/>
                <w:szCs w:val="18"/>
              </w:rPr>
            </w:pPr>
            <w:r w:rsidRPr="00896F1F">
              <w:rPr>
                <w:rFonts w:ascii="Mulish" w:hAnsi="Mulish"/>
                <w:sz w:val="18"/>
                <w:szCs w:val="18"/>
              </w:rPr>
              <w:t>Use the minimum number of workspaces required. Create additional workspaces only for environment isolation</w:t>
            </w:r>
            <w:r w:rsidRPr="00896F1F" w:rsidR="007129EF">
              <w:rPr>
                <w:rFonts w:ascii="Mulish" w:hAnsi="Mulish"/>
                <w:sz w:val="18"/>
                <w:szCs w:val="18"/>
              </w:rPr>
              <w:t>.</w:t>
            </w:r>
          </w:p>
          <w:p w:rsidRPr="00896F1F" w:rsidR="00395C31" w:rsidP="00B34E3E" w:rsidRDefault="00395C31" w14:paraId="31F66EEF" w14:textId="77777777">
            <w:pPr>
              <w:pStyle w:val="ListParagraph"/>
              <w:numPr>
                <w:ilvl w:val="1"/>
                <w:numId w:val="20"/>
              </w:numPr>
              <w:ind w:left="1080"/>
              <w:rPr>
                <w:rFonts w:ascii="Mulish" w:hAnsi="Mulish"/>
                <w:sz w:val="18"/>
                <w:szCs w:val="18"/>
              </w:rPr>
            </w:pPr>
            <w:r w:rsidRPr="00896F1F">
              <w:rPr>
                <w:rFonts w:ascii="Mulish" w:hAnsi="Mulish"/>
                <w:sz w:val="18"/>
                <w:szCs w:val="18"/>
              </w:rPr>
              <w:t>Do not enable Microsoft Sentinel on the application workspace unless explicitly approved.</w:t>
            </w:r>
          </w:p>
          <w:p w:rsidRPr="00896F1F" w:rsidR="00395C31" w:rsidP="00B34E3E" w:rsidRDefault="00395C31" w14:paraId="560A98F2" w14:textId="77777777">
            <w:pPr>
              <w:pStyle w:val="ListParagraph"/>
              <w:numPr>
                <w:ilvl w:val="1"/>
                <w:numId w:val="20"/>
              </w:numPr>
              <w:ind w:left="1080"/>
              <w:rPr>
                <w:rFonts w:ascii="Mulish" w:hAnsi="Mulish"/>
                <w:sz w:val="18"/>
                <w:szCs w:val="18"/>
              </w:rPr>
            </w:pPr>
            <w:r w:rsidRPr="00896F1F">
              <w:rPr>
                <w:rFonts w:ascii="Mulish" w:hAnsi="Mulish"/>
                <w:sz w:val="18"/>
                <w:szCs w:val="18"/>
              </w:rPr>
              <w:t>Use workspace-based Application Insights for application telemetry.</w:t>
            </w:r>
          </w:p>
          <w:p w:rsidRPr="00896F1F" w:rsidR="004F2703" w:rsidP="00B34E3E" w:rsidRDefault="00395C31" w14:paraId="1ED893E5" w14:textId="50D7FCC0">
            <w:pPr>
              <w:pStyle w:val="ListParagraph"/>
              <w:numPr>
                <w:ilvl w:val="1"/>
                <w:numId w:val="20"/>
              </w:numPr>
              <w:ind w:left="1080"/>
              <w:rPr>
                <w:rFonts w:ascii="Mulish" w:hAnsi="Mulish"/>
                <w:sz w:val="18"/>
                <w:szCs w:val="18"/>
              </w:rPr>
            </w:pPr>
            <w:r w:rsidRPr="00896F1F">
              <w:rPr>
                <w:rFonts w:ascii="Mulish" w:hAnsi="Mulish"/>
                <w:sz w:val="18"/>
                <w:szCs w:val="18"/>
              </w:rPr>
              <w:t>Apply mandatory reo</w:t>
            </w:r>
            <w:r w:rsidRPr="00896F1F" w:rsidR="002C66C1">
              <w:rPr>
                <w:rFonts w:ascii="Mulish" w:hAnsi="Mulish"/>
                <w:sz w:val="18"/>
                <w:szCs w:val="18"/>
              </w:rPr>
              <w:t>s</w:t>
            </w:r>
            <w:r w:rsidRPr="00896F1F">
              <w:rPr>
                <w:rFonts w:ascii="Mulish" w:hAnsi="Mulish"/>
                <w:sz w:val="18"/>
                <w:szCs w:val="18"/>
              </w:rPr>
              <w:t>urce tags covering</w:t>
            </w:r>
            <w:r w:rsidRPr="00896F1F" w:rsidR="004F2703">
              <w:rPr>
                <w:rFonts w:ascii="Mulish" w:hAnsi="Mulish"/>
                <w:sz w:val="18"/>
                <w:szCs w:val="18"/>
              </w:rPr>
              <w:t>;</w:t>
            </w:r>
            <w:r w:rsidRPr="00896F1F">
              <w:rPr>
                <w:rFonts w:ascii="Mulish" w:hAnsi="Mulish"/>
                <w:sz w:val="18"/>
                <w:szCs w:val="18"/>
              </w:rPr>
              <w:t xml:space="preserve"> </w:t>
            </w:r>
          </w:p>
          <w:p w:rsidRPr="00896F1F" w:rsidR="004F2703" w:rsidP="00B34E3E" w:rsidRDefault="004F2703" w14:paraId="63EDE9E1" w14:textId="5B7DA2B9">
            <w:pPr>
              <w:pStyle w:val="ListParagraph"/>
              <w:numPr>
                <w:ilvl w:val="2"/>
                <w:numId w:val="20"/>
              </w:numPr>
              <w:ind w:left="1800"/>
              <w:rPr>
                <w:rFonts w:ascii="Mulish" w:hAnsi="Mulish"/>
                <w:sz w:val="18"/>
                <w:szCs w:val="18"/>
              </w:rPr>
            </w:pPr>
            <w:r w:rsidRPr="00896F1F">
              <w:rPr>
                <w:rFonts w:ascii="Mulish" w:hAnsi="Mulish"/>
                <w:sz w:val="18"/>
                <w:szCs w:val="18"/>
              </w:rPr>
              <w:t>A</w:t>
            </w:r>
            <w:r w:rsidRPr="00896F1F" w:rsidR="00395C31">
              <w:rPr>
                <w:rFonts w:ascii="Mulish" w:hAnsi="Mulish"/>
                <w:sz w:val="18"/>
                <w:szCs w:val="18"/>
              </w:rPr>
              <w:t>pplication</w:t>
            </w:r>
          </w:p>
          <w:p w:rsidRPr="00896F1F" w:rsidR="004F2703" w:rsidP="00B34E3E" w:rsidRDefault="004F2703" w14:paraId="42DFD39F" w14:textId="13F96887">
            <w:pPr>
              <w:pStyle w:val="ListParagraph"/>
              <w:numPr>
                <w:ilvl w:val="2"/>
                <w:numId w:val="20"/>
              </w:numPr>
              <w:ind w:left="1800"/>
              <w:rPr>
                <w:rFonts w:ascii="Mulish" w:hAnsi="Mulish"/>
                <w:sz w:val="18"/>
                <w:szCs w:val="18"/>
              </w:rPr>
            </w:pPr>
            <w:r w:rsidRPr="00896F1F">
              <w:rPr>
                <w:rFonts w:ascii="Mulish" w:hAnsi="Mulish"/>
                <w:sz w:val="18"/>
                <w:szCs w:val="18"/>
              </w:rPr>
              <w:t>O</w:t>
            </w:r>
            <w:r w:rsidRPr="00896F1F" w:rsidR="00395C31">
              <w:rPr>
                <w:rFonts w:ascii="Mulish" w:hAnsi="Mulish"/>
                <w:sz w:val="18"/>
                <w:szCs w:val="18"/>
              </w:rPr>
              <w:t>wner</w:t>
            </w:r>
          </w:p>
          <w:p w:rsidRPr="00896F1F" w:rsidR="004F2703" w:rsidP="00B34E3E" w:rsidRDefault="004F2703" w14:paraId="714CE8EF" w14:textId="0CB1135E">
            <w:pPr>
              <w:pStyle w:val="ListParagraph"/>
              <w:numPr>
                <w:ilvl w:val="2"/>
                <w:numId w:val="20"/>
              </w:numPr>
              <w:ind w:left="1800"/>
              <w:rPr>
                <w:rFonts w:ascii="Mulish" w:hAnsi="Mulish"/>
                <w:sz w:val="18"/>
                <w:szCs w:val="18"/>
              </w:rPr>
            </w:pPr>
            <w:r w:rsidRPr="00896F1F">
              <w:rPr>
                <w:rFonts w:ascii="Mulish" w:hAnsi="Mulish"/>
                <w:sz w:val="18"/>
                <w:szCs w:val="18"/>
              </w:rPr>
              <w:t>E</w:t>
            </w:r>
            <w:r w:rsidRPr="00896F1F" w:rsidR="00395C31">
              <w:rPr>
                <w:rFonts w:ascii="Mulish" w:hAnsi="Mulish"/>
                <w:sz w:val="18"/>
                <w:szCs w:val="18"/>
              </w:rPr>
              <w:t>nvironment</w:t>
            </w:r>
          </w:p>
          <w:p w:rsidRPr="00896F1F" w:rsidR="004F2703" w:rsidP="00B34E3E" w:rsidRDefault="004F2703" w14:paraId="3F6B2DB3" w14:textId="5B259FD1">
            <w:pPr>
              <w:pStyle w:val="ListParagraph"/>
              <w:numPr>
                <w:ilvl w:val="2"/>
                <w:numId w:val="20"/>
              </w:numPr>
              <w:ind w:left="1800"/>
              <w:rPr>
                <w:rFonts w:ascii="Mulish" w:hAnsi="Mulish"/>
                <w:sz w:val="18"/>
                <w:szCs w:val="18"/>
              </w:rPr>
            </w:pPr>
            <w:r w:rsidRPr="00896F1F">
              <w:rPr>
                <w:rFonts w:ascii="Mulish" w:hAnsi="Mulish"/>
                <w:sz w:val="18"/>
                <w:szCs w:val="18"/>
              </w:rPr>
              <w:t>C</w:t>
            </w:r>
            <w:r w:rsidRPr="00896F1F" w:rsidR="00395C31">
              <w:rPr>
                <w:rFonts w:ascii="Mulish" w:hAnsi="Mulish"/>
                <w:sz w:val="18"/>
                <w:szCs w:val="18"/>
              </w:rPr>
              <w:t>ost centre</w:t>
            </w:r>
          </w:p>
          <w:p w:rsidRPr="00896F1F" w:rsidR="00395C31" w:rsidP="00B34E3E" w:rsidRDefault="004F2703" w14:paraId="0F4B999E" w14:textId="04DFF4B3">
            <w:pPr>
              <w:pStyle w:val="ListParagraph"/>
              <w:numPr>
                <w:ilvl w:val="2"/>
                <w:numId w:val="20"/>
              </w:numPr>
              <w:ind w:left="1800"/>
              <w:rPr>
                <w:rFonts w:ascii="Mulish" w:hAnsi="Mulish"/>
                <w:sz w:val="18"/>
                <w:szCs w:val="18"/>
              </w:rPr>
            </w:pPr>
            <w:r w:rsidRPr="00896F1F">
              <w:rPr>
                <w:rFonts w:ascii="Mulish" w:hAnsi="Mulish"/>
                <w:sz w:val="18"/>
                <w:szCs w:val="18"/>
              </w:rPr>
              <w:t>D</w:t>
            </w:r>
            <w:r w:rsidRPr="00896F1F" w:rsidR="00395C31">
              <w:rPr>
                <w:rFonts w:ascii="Mulish" w:hAnsi="Mulish"/>
                <w:sz w:val="18"/>
                <w:szCs w:val="18"/>
              </w:rPr>
              <w:t>ata classification.</w:t>
            </w:r>
          </w:p>
          <w:p w:rsidRPr="00896F1F" w:rsidR="004F2703" w:rsidP="00896F1F" w:rsidRDefault="004F2703" w14:paraId="0F20941B" w14:textId="77777777">
            <w:pPr>
              <w:pStyle w:val="ListParagraph"/>
              <w:ind w:left="1800"/>
              <w:rPr>
                <w:rFonts w:ascii="Mulish" w:hAnsi="Mulish"/>
                <w:sz w:val="18"/>
                <w:szCs w:val="18"/>
              </w:rPr>
            </w:pPr>
          </w:p>
          <w:p w:rsidRPr="00896F1F" w:rsidR="00395C31" w:rsidP="00B34E3E" w:rsidRDefault="00395C31" w14:paraId="6250EA09" w14:textId="77777777">
            <w:pPr>
              <w:pStyle w:val="ListParagraph"/>
              <w:numPr>
                <w:ilvl w:val="0"/>
                <w:numId w:val="20"/>
              </w:numPr>
              <w:ind w:left="360"/>
              <w:rPr>
                <w:rFonts w:ascii="Mulish" w:hAnsi="Mulish"/>
                <w:sz w:val="18"/>
                <w:szCs w:val="18"/>
              </w:rPr>
            </w:pPr>
            <w:r w:rsidRPr="00896F1F">
              <w:rPr>
                <w:rFonts w:ascii="Mulish" w:hAnsi="Mulish"/>
                <w:sz w:val="18"/>
                <w:szCs w:val="18"/>
              </w:rPr>
              <w:t>Data Collection and Retention</w:t>
            </w:r>
          </w:p>
          <w:p w:rsidRPr="00896F1F" w:rsidR="00395C31" w:rsidP="00B34E3E" w:rsidRDefault="00395C31" w14:paraId="552F387B" w14:textId="77777777">
            <w:pPr>
              <w:pStyle w:val="ListParagraph"/>
              <w:numPr>
                <w:ilvl w:val="1"/>
                <w:numId w:val="20"/>
              </w:numPr>
              <w:ind w:left="1080"/>
              <w:rPr>
                <w:rFonts w:ascii="Mulish" w:hAnsi="Mulish"/>
                <w:sz w:val="18"/>
                <w:szCs w:val="18"/>
              </w:rPr>
            </w:pPr>
            <w:r w:rsidRPr="00896F1F">
              <w:rPr>
                <w:rFonts w:ascii="Mulish" w:hAnsi="Mulish"/>
                <w:sz w:val="18"/>
                <w:szCs w:val="18"/>
              </w:rPr>
              <w:t>Use diagnostic settings to collect required Azure resource logs.</w:t>
            </w:r>
          </w:p>
          <w:p w:rsidRPr="00896F1F" w:rsidR="00395C31" w:rsidP="00B34E3E" w:rsidRDefault="00395C31" w14:paraId="0F969F07" w14:textId="77777777">
            <w:pPr>
              <w:pStyle w:val="ListParagraph"/>
              <w:numPr>
                <w:ilvl w:val="1"/>
                <w:numId w:val="20"/>
              </w:numPr>
              <w:ind w:left="1080"/>
              <w:rPr>
                <w:rFonts w:ascii="Mulish" w:hAnsi="Mulish"/>
                <w:sz w:val="18"/>
                <w:szCs w:val="18"/>
              </w:rPr>
            </w:pPr>
            <w:r w:rsidRPr="00896F1F">
              <w:rPr>
                <w:rFonts w:ascii="Mulish" w:hAnsi="Mulish"/>
                <w:sz w:val="18"/>
                <w:szCs w:val="18"/>
              </w:rPr>
              <w:t>Use Azure Monitor Agent and Data Collection Rules for virtual machines and supported compute services.</w:t>
            </w:r>
          </w:p>
          <w:p w:rsidRPr="00896F1F" w:rsidR="00395C31" w:rsidP="00B34E3E" w:rsidRDefault="00395C31" w14:paraId="205F88F1" w14:textId="77777777">
            <w:pPr>
              <w:pStyle w:val="ListParagraph"/>
              <w:numPr>
                <w:ilvl w:val="1"/>
                <w:numId w:val="20"/>
              </w:numPr>
              <w:ind w:left="1080"/>
              <w:rPr>
                <w:rFonts w:ascii="Mulish" w:hAnsi="Mulish"/>
                <w:sz w:val="18"/>
                <w:szCs w:val="18"/>
              </w:rPr>
            </w:pPr>
            <w:r w:rsidRPr="00896F1F">
              <w:rPr>
                <w:rFonts w:ascii="Mulish" w:hAnsi="Mulish"/>
                <w:sz w:val="18"/>
                <w:szCs w:val="18"/>
              </w:rPr>
              <w:t>Use the Logs Ingestion API for custom application logs. Do not use legacy agents or ingestion APIs for new implementations.</w:t>
            </w:r>
          </w:p>
          <w:p w:rsidRPr="00896F1F" w:rsidR="00395C31" w:rsidP="00B34E3E" w:rsidRDefault="00395C31" w14:paraId="0C153E46" w14:textId="77777777">
            <w:pPr>
              <w:pStyle w:val="ListParagraph"/>
              <w:numPr>
                <w:ilvl w:val="1"/>
                <w:numId w:val="20"/>
              </w:numPr>
              <w:ind w:left="1080"/>
              <w:rPr>
                <w:rFonts w:ascii="Mulish" w:hAnsi="Mulish"/>
                <w:sz w:val="18"/>
                <w:szCs w:val="18"/>
              </w:rPr>
            </w:pPr>
            <w:r w:rsidRPr="00896F1F">
              <w:rPr>
                <w:rFonts w:ascii="Mulish" w:hAnsi="Mulish"/>
                <w:sz w:val="18"/>
                <w:szCs w:val="18"/>
              </w:rPr>
              <w:t>Collect only telemetry required for monitoring, troubleshooting, audit or agreed service objectives.</w:t>
            </w:r>
          </w:p>
          <w:p w:rsidRPr="00896F1F" w:rsidR="00395C31" w:rsidP="00B34E3E" w:rsidRDefault="00395C31" w14:paraId="2602CA2A" w14:textId="77777777">
            <w:pPr>
              <w:pStyle w:val="ListParagraph"/>
              <w:numPr>
                <w:ilvl w:val="1"/>
                <w:numId w:val="20"/>
              </w:numPr>
              <w:ind w:left="1080"/>
              <w:rPr>
                <w:rFonts w:ascii="Mulish" w:hAnsi="Mulish"/>
                <w:sz w:val="18"/>
                <w:szCs w:val="18"/>
              </w:rPr>
            </w:pPr>
            <w:r w:rsidRPr="00896F1F">
              <w:rPr>
                <w:rFonts w:ascii="Mulish" w:hAnsi="Mulish"/>
                <w:sz w:val="18"/>
                <w:szCs w:val="18"/>
              </w:rPr>
              <w:t>Use ingestion-time transformations to filter unnecessary data and remove sensitive values before storage.</w:t>
            </w:r>
          </w:p>
          <w:p w:rsidRPr="00896F1F" w:rsidR="00395C31" w:rsidP="00B34E3E" w:rsidRDefault="00395C31" w14:paraId="541272B7" w14:textId="4C4E0E6A">
            <w:pPr>
              <w:pStyle w:val="ListParagraph"/>
              <w:numPr>
                <w:ilvl w:val="1"/>
                <w:numId w:val="20"/>
              </w:numPr>
              <w:ind w:left="1080"/>
              <w:rPr>
                <w:rFonts w:ascii="Mulish" w:hAnsi="Mulish"/>
                <w:sz w:val="18"/>
                <w:szCs w:val="18"/>
              </w:rPr>
            </w:pPr>
            <w:r w:rsidRPr="00896F1F">
              <w:rPr>
                <w:rFonts w:ascii="Mulish" w:hAnsi="Mulish"/>
                <w:sz w:val="18"/>
                <w:szCs w:val="18"/>
              </w:rPr>
              <w:t xml:space="preserve">Configure retention deliberately at workspace or table level according to </w:t>
            </w:r>
            <w:r w:rsidRPr="00896F1F" w:rsidR="004F2703">
              <w:rPr>
                <w:rFonts w:ascii="Mulish" w:hAnsi="Mulish"/>
                <w:sz w:val="18"/>
                <w:szCs w:val="18"/>
              </w:rPr>
              <w:t xml:space="preserve">Calandra group </w:t>
            </w:r>
            <w:r w:rsidRPr="00896F1F" w:rsidR="00412871">
              <w:rPr>
                <w:rFonts w:ascii="Mulish" w:hAnsi="Mulish"/>
                <w:sz w:val="18"/>
                <w:szCs w:val="18"/>
              </w:rPr>
              <w:t>retention requirements</w:t>
            </w:r>
          </w:p>
          <w:p w:rsidRPr="00896F1F" w:rsidR="00412871" w:rsidP="00B34E3E" w:rsidRDefault="00395C31" w14:paraId="32C9C0C0" w14:textId="77777777">
            <w:pPr>
              <w:pStyle w:val="ListParagraph"/>
              <w:numPr>
                <w:ilvl w:val="1"/>
                <w:numId w:val="20"/>
              </w:numPr>
              <w:ind w:left="1080"/>
              <w:rPr>
                <w:rFonts w:ascii="Mulish" w:hAnsi="Mulish"/>
                <w:sz w:val="18"/>
                <w:szCs w:val="18"/>
              </w:rPr>
            </w:pPr>
            <w:r w:rsidRPr="00896F1F">
              <w:rPr>
                <w:rFonts w:ascii="Mulish" w:hAnsi="Mulish"/>
                <w:sz w:val="18"/>
                <w:szCs w:val="18"/>
              </w:rPr>
              <w:t xml:space="preserve">Use Analytics tables for data required by alerts and frequent investigation. </w:t>
            </w:r>
          </w:p>
          <w:p w:rsidRPr="00896F1F" w:rsidR="00395C31" w:rsidP="00B34E3E" w:rsidRDefault="00395C31" w14:paraId="62C7BEEE" w14:textId="698BC9CE">
            <w:pPr>
              <w:pStyle w:val="ListParagraph"/>
              <w:numPr>
                <w:ilvl w:val="1"/>
                <w:numId w:val="20"/>
              </w:numPr>
              <w:ind w:left="1080"/>
              <w:rPr>
                <w:rFonts w:ascii="Mulish" w:hAnsi="Mulish"/>
                <w:sz w:val="18"/>
                <w:szCs w:val="18"/>
              </w:rPr>
            </w:pPr>
            <w:r w:rsidRPr="00896F1F">
              <w:rPr>
                <w:rFonts w:ascii="Mulish" w:hAnsi="Mulish"/>
                <w:sz w:val="18"/>
                <w:szCs w:val="18"/>
              </w:rPr>
              <w:t>Consider Basic or Auxiliary plans for high-volume, infrequently queried data.</w:t>
            </w:r>
          </w:p>
          <w:p w:rsidRPr="00896F1F" w:rsidR="00412871" w:rsidP="00B34E3E" w:rsidRDefault="00395C31" w14:paraId="5574C1EE" w14:textId="77777777">
            <w:pPr>
              <w:pStyle w:val="ListParagraph"/>
              <w:numPr>
                <w:ilvl w:val="1"/>
                <w:numId w:val="20"/>
              </w:numPr>
              <w:ind w:left="1080"/>
              <w:rPr>
                <w:rFonts w:ascii="Mulish" w:hAnsi="Mulish"/>
                <w:sz w:val="18"/>
                <w:szCs w:val="18"/>
              </w:rPr>
            </w:pPr>
            <w:r w:rsidRPr="00896F1F">
              <w:rPr>
                <w:rFonts w:ascii="Mulish" w:hAnsi="Mulish"/>
                <w:sz w:val="18"/>
                <w:szCs w:val="18"/>
              </w:rPr>
              <w:t xml:space="preserve">Continue to send security, audit and other centrally mandated logs to the Tier 0 workspace. </w:t>
            </w:r>
          </w:p>
          <w:p w:rsidRPr="00896F1F" w:rsidR="00412871" w:rsidP="00896F1F" w:rsidRDefault="00412871" w14:paraId="7D21EE7B" w14:textId="77777777">
            <w:pPr>
              <w:pStyle w:val="ListParagraph"/>
              <w:ind w:left="1080"/>
              <w:rPr>
                <w:rFonts w:ascii="Mulish" w:hAnsi="Mulish"/>
                <w:sz w:val="18"/>
                <w:szCs w:val="18"/>
              </w:rPr>
            </w:pPr>
          </w:p>
          <w:p w:rsidRPr="00896F1F" w:rsidR="00395C31" w:rsidP="00B34E3E" w:rsidRDefault="00395C31" w14:paraId="789B2FEF" w14:textId="7B40B9B9">
            <w:pPr>
              <w:pStyle w:val="ListParagraph"/>
              <w:numPr>
                <w:ilvl w:val="0"/>
                <w:numId w:val="20"/>
              </w:numPr>
              <w:ind w:left="360"/>
              <w:rPr>
                <w:rFonts w:ascii="Mulish" w:hAnsi="Mulish"/>
                <w:sz w:val="18"/>
                <w:szCs w:val="18"/>
              </w:rPr>
            </w:pPr>
            <w:r w:rsidRPr="00896F1F">
              <w:rPr>
                <w:rFonts w:ascii="Mulish" w:hAnsi="Mulish"/>
                <w:sz w:val="18"/>
                <w:szCs w:val="18"/>
              </w:rPr>
              <w:t>Networking and Security</w:t>
            </w:r>
          </w:p>
          <w:p w:rsidRPr="00896F1F" w:rsidR="00395C31" w:rsidP="00B34E3E" w:rsidRDefault="00395C31" w14:paraId="748AD4BD" w14:textId="232BE43C">
            <w:pPr>
              <w:pStyle w:val="ListParagraph"/>
              <w:numPr>
                <w:ilvl w:val="1"/>
                <w:numId w:val="20"/>
              </w:numPr>
              <w:ind w:left="1080"/>
              <w:rPr>
                <w:rFonts w:ascii="Mulish" w:hAnsi="Mulish"/>
                <w:sz w:val="18"/>
                <w:szCs w:val="18"/>
              </w:rPr>
            </w:pPr>
            <w:r w:rsidRPr="00896F1F">
              <w:rPr>
                <w:rFonts w:ascii="Mulish" w:hAnsi="Mulish"/>
                <w:sz w:val="18"/>
                <w:szCs w:val="18"/>
              </w:rPr>
              <w:t>Use Microsoft Entra ID and least-privilege Azure RBAC through group</w:t>
            </w:r>
            <w:r w:rsidRPr="00896F1F" w:rsidR="00203D8E">
              <w:rPr>
                <w:rFonts w:ascii="Mulish" w:hAnsi="Mulish"/>
                <w:sz w:val="18"/>
                <w:szCs w:val="18"/>
              </w:rPr>
              <w:t xml:space="preserve"> membership.</w:t>
            </w:r>
          </w:p>
          <w:p w:rsidRPr="00896F1F" w:rsidR="00395C31" w:rsidP="00B34E3E" w:rsidRDefault="00395C31" w14:paraId="0D104CAD" w14:textId="77777777">
            <w:pPr>
              <w:pStyle w:val="ListParagraph"/>
              <w:numPr>
                <w:ilvl w:val="1"/>
                <w:numId w:val="20"/>
              </w:numPr>
              <w:ind w:left="1080"/>
              <w:rPr>
                <w:rFonts w:ascii="Mulish" w:hAnsi="Mulish"/>
                <w:sz w:val="18"/>
                <w:szCs w:val="18"/>
              </w:rPr>
            </w:pPr>
            <w:r w:rsidRPr="00896F1F">
              <w:rPr>
                <w:rFonts w:ascii="Mulish" w:hAnsi="Mulish"/>
                <w:sz w:val="18"/>
                <w:szCs w:val="18"/>
              </w:rPr>
              <w:t>Prefer resource-context access or granular RBAC where teams should only see telemetry for resources they manage.</w:t>
            </w:r>
          </w:p>
          <w:p w:rsidRPr="00896F1F" w:rsidR="00395C31" w:rsidP="00B34E3E" w:rsidRDefault="00395C31" w14:paraId="455A3F9F" w14:textId="77777777">
            <w:pPr>
              <w:pStyle w:val="ListParagraph"/>
              <w:numPr>
                <w:ilvl w:val="1"/>
                <w:numId w:val="20"/>
              </w:numPr>
              <w:ind w:left="1080"/>
              <w:rPr>
                <w:rFonts w:ascii="Mulish" w:hAnsi="Mulish"/>
                <w:sz w:val="18"/>
                <w:szCs w:val="18"/>
              </w:rPr>
            </w:pPr>
            <w:r w:rsidRPr="00896F1F">
              <w:rPr>
                <w:rFonts w:ascii="Mulish" w:hAnsi="Mulish"/>
                <w:sz w:val="18"/>
                <w:szCs w:val="18"/>
              </w:rPr>
              <w:t>Do not record credentials, access tokens, personal data or other unnecessary sensitive information in logs.</w:t>
            </w:r>
          </w:p>
          <w:p w:rsidRPr="00896F1F" w:rsidR="00395C31" w:rsidP="00B34E3E" w:rsidRDefault="00203D8E" w14:paraId="32478823" w14:textId="6F87E24A">
            <w:pPr>
              <w:pStyle w:val="ListParagraph"/>
              <w:numPr>
                <w:ilvl w:val="1"/>
                <w:numId w:val="20"/>
              </w:numPr>
              <w:ind w:left="1080"/>
              <w:rPr>
                <w:rFonts w:ascii="Mulish" w:hAnsi="Mulish"/>
                <w:sz w:val="18"/>
                <w:szCs w:val="18"/>
              </w:rPr>
            </w:pPr>
            <w:r w:rsidRPr="00896F1F">
              <w:rPr>
                <w:rFonts w:ascii="Mulish" w:hAnsi="Mulish"/>
                <w:sz w:val="18"/>
                <w:szCs w:val="18"/>
              </w:rPr>
              <w:lastRenderedPageBreak/>
              <w:t>C</w:t>
            </w:r>
            <w:r w:rsidRPr="00896F1F" w:rsidR="00395C31">
              <w:rPr>
                <w:rFonts w:ascii="Mulish" w:hAnsi="Mulish"/>
                <w:sz w:val="18"/>
                <w:szCs w:val="18"/>
              </w:rPr>
              <w:t>onnect the workspace through the approved Azure Monitor Private Link Scope and disable public ingestion and query access.</w:t>
            </w:r>
          </w:p>
          <w:p w:rsidRPr="00896F1F" w:rsidR="00395C31" w:rsidP="00B34E3E" w:rsidRDefault="00395C31" w14:paraId="5D980A24" w14:textId="77777777">
            <w:pPr>
              <w:pStyle w:val="ListParagraph"/>
              <w:numPr>
                <w:ilvl w:val="1"/>
                <w:numId w:val="20"/>
              </w:numPr>
              <w:ind w:left="1080"/>
              <w:rPr>
                <w:rFonts w:ascii="Mulish" w:hAnsi="Mulish"/>
                <w:sz w:val="18"/>
                <w:szCs w:val="18"/>
              </w:rPr>
            </w:pPr>
            <w:r w:rsidRPr="00896F1F">
              <w:rPr>
                <w:rFonts w:ascii="Mulish" w:hAnsi="Mulish"/>
                <w:sz w:val="18"/>
                <w:szCs w:val="18"/>
              </w:rPr>
              <w:t>Use customer-managed keys only where required by data classification, contractual or regulatory requirements.</w:t>
            </w:r>
          </w:p>
          <w:p w:rsidRPr="00896F1F" w:rsidR="00203D8E" w:rsidP="00896F1F" w:rsidRDefault="00203D8E" w14:paraId="205C2A84" w14:textId="77777777">
            <w:pPr>
              <w:pStyle w:val="ListParagraph"/>
              <w:ind w:left="1080"/>
              <w:rPr>
                <w:rFonts w:ascii="Mulish" w:hAnsi="Mulish"/>
                <w:sz w:val="18"/>
                <w:szCs w:val="18"/>
              </w:rPr>
            </w:pPr>
          </w:p>
          <w:p w:rsidRPr="00896F1F" w:rsidR="00395C31" w:rsidP="00B34E3E" w:rsidRDefault="00395C31" w14:paraId="2CC9F7B2" w14:textId="77777777">
            <w:pPr>
              <w:pStyle w:val="ListParagraph"/>
              <w:numPr>
                <w:ilvl w:val="0"/>
                <w:numId w:val="20"/>
              </w:numPr>
              <w:ind w:left="360"/>
              <w:rPr>
                <w:rFonts w:ascii="Mulish" w:hAnsi="Mulish"/>
                <w:sz w:val="18"/>
                <w:szCs w:val="18"/>
              </w:rPr>
            </w:pPr>
            <w:r w:rsidRPr="00896F1F">
              <w:rPr>
                <w:rFonts w:ascii="Mulish" w:hAnsi="Mulish"/>
                <w:sz w:val="18"/>
                <w:szCs w:val="18"/>
              </w:rPr>
              <w:t>Monitoring and Cost Management</w:t>
            </w:r>
          </w:p>
          <w:p w:rsidRPr="00896F1F" w:rsidR="00395C31" w:rsidP="00B34E3E" w:rsidRDefault="00395C31" w14:paraId="5B3041BA" w14:textId="77777777">
            <w:pPr>
              <w:pStyle w:val="ListParagraph"/>
              <w:numPr>
                <w:ilvl w:val="1"/>
                <w:numId w:val="20"/>
              </w:numPr>
              <w:ind w:left="1080"/>
              <w:rPr>
                <w:rFonts w:ascii="Mulish" w:hAnsi="Mulish"/>
                <w:sz w:val="18"/>
                <w:szCs w:val="18"/>
              </w:rPr>
            </w:pPr>
            <w:r w:rsidRPr="00896F1F">
              <w:rPr>
                <w:rFonts w:ascii="Mulish" w:hAnsi="Mulish"/>
                <w:sz w:val="18"/>
                <w:szCs w:val="18"/>
              </w:rPr>
              <w:t>Configure alerts for:</w:t>
            </w:r>
          </w:p>
          <w:p w:rsidRPr="00896F1F" w:rsidR="00395C31" w:rsidP="00B34E3E" w:rsidRDefault="00395C31" w14:paraId="65566325" w14:textId="77777777">
            <w:pPr>
              <w:pStyle w:val="ListParagraph"/>
              <w:numPr>
                <w:ilvl w:val="2"/>
                <w:numId w:val="20"/>
              </w:numPr>
              <w:ind w:left="1800"/>
              <w:rPr>
                <w:rFonts w:ascii="Mulish" w:hAnsi="Mulish"/>
                <w:sz w:val="18"/>
                <w:szCs w:val="18"/>
              </w:rPr>
            </w:pPr>
            <w:r w:rsidRPr="00896F1F">
              <w:rPr>
                <w:rFonts w:ascii="Mulish" w:hAnsi="Mulish"/>
                <w:sz w:val="18"/>
                <w:szCs w:val="18"/>
              </w:rPr>
              <w:t>Data collection or ingestion failures.</w:t>
            </w:r>
          </w:p>
          <w:p w:rsidRPr="00896F1F" w:rsidR="00395C31" w:rsidP="00B34E3E" w:rsidRDefault="00395C31" w14:paraId="3E2675D5" w14:textId="77777777">
            <w:pPr>
              <w:pStyle w:val="ListParagraph"/>
              <w:numPr>
                <w:ilvl w:val="2"/>
                <w:numId w:val="20"/>
              </w:numPr>
              <w:ind w:left="1800"/>
              <w:rPr>
                <w:rFonts w:ascii="Mulish" w:hAnsi="Mulish"/>
                <w:sz w:val="18"/>
                <w:szCs w:val="18"/>
              </w:rPr>
            </w:pPr>
            <w:r w:rsidRPr="00896F1F">
              <w:rPr>
                <w:rFonts w:ascii="Mulish" w:hAnsi="Mulish"/>
                <w:sz w:val="18"/>
                <w:szCs w:val="18"/>
              </w:rPr>
              <w:t>Unexpected gaps in telemetry.</w:t>
            </w:r>
          </w:p>
          <w:p w:rsidRPr="00896F1F" w:rsidR="00395C31" w:rsidP="00B34E3E" w:rsidRDefault="00395C31" w14:paraId="64833BBA" w14:textId="77777777">
            <w:pPr>
              <w:pStyle w:val="ListParagraph"/>
              <w:numPr>
                <w:ilvl w:val="2"/>
                <w:numId w:val="20"/>
              </w:numPr>
              <w:ind w:left="1800"/>
              <w:rPr>
                <w:rFonts w:ascii="Mulish" w:hAnsi="Mulish"/>
                <w:sz w:val="18"/>
                <w:szCs w:val="18"/>
              </w:rPr>
            </w:pPr>
            <w:r w:rsidRPr="00896F1F">
              <w:rPr>
                <w:rFonts w:ascii="Mulish" w:hAnsi="Mulish"/>
                <w:sz w:val="18"/>
                <w:szCs w:val="18"/>
              </w:rPr>
              <w:t>Alert-rule failures.</w:t>
            </w:r>
          </w:p>
          <w:p w:rsidRPr="00896F1F" w:rsidR="00395C31" w:rsidP="00B34E3E" w:rsidRDefault="00395C31" w14:paraId="19973620" w14:textId="62DF869F">
            <w:pPr>
              <w:pStyle w:val="ListParagraph"/>
              <w:numPr>
                <w:ilvl w:val="2"/>
                <w:numId w:val="20"/>
              </w:numPr>
              <w:ind w:left="1800"/>
              <w:rPr>
                <w:rFonts w:ascii="Mulish" w:hAnsi="Mulish"/>
                <w:sz w:val="18"/>
                <w:szCs w:val="18"/>
              </w:rPr>
            </w:pPr>
            <w:r w:rsidRPr="00896F1F">
              <w:rPr>
                <w:rFonts w:ascii="Mulish" w:hAnsi="Mulish"/>
                <w:sz w:val="18"/>
                <w:szCs w:val="18"/>
              </w:rPr>
              <w:t>Abnormal ingestion growth</w:t>
            </w:r>
            <w:r w:rsidRPr="00896F1F" w:rsidR="00203D8E">
              <w:rPr>
                <w:rFonts w:ascii="Mulish" w:hAnsi="Mulish"/>
                <w:sz w:val="18"/>
                <w:szCs w:val="18"/>
              </w:rPr>
              <w:t xml:space="preserve"> - volumes too low or two high</w:t>
            </w:r>
            <w:r w:rsidRPr="00896F1F">
              <w:rPr>
                <w:rFonts w:ascii="Mulish" w:hAnsi="Mulish"/>
                <w:sz w:val="18"/>
                <w:szCs w:val="18"/>
              </w:rPr>
              <w:t>.</w:t>
            </w:r>
          </w:p>
          <w:p w:rsidRPr="00896F1F" w:rsidR="00395C31" w:rsidP="00B34E3E" w:rsidRDefault="00395C31" w14:paraId="59041E26" w14:textId="77777777">
            <w:pPr>
              <w:pStyle w:val="ListParagraph"/>
              <w:numPr>
                <w:ilvl w:val="2"/>
                <w:numId w:val="20"/>
              </w:numPr>
              <w:ind w:left="1800"/>
              <w:rPr>
                <w:rFonts w:ascii="Mulish" w:hAnsi="Mulish"/>
                <w:sz w:val="18"/>
                <w:szCs w:val="18"/>
              </w:rPr>
            </w:pPr>
            <w:r w:rsidRPr="00896F1F">
              <w:rPr>
                <w:rFonts w:ascii="Mulish" w:hAnsi="Mulish"/>
                <w:sz w:val="18"/>
                <w:szCs w:val="18"/>
              </w:rPr>
              <w:t>Retention or workspace configuration changes.</w:t>
            </w:r>
          </w:p>
          <w:p w:rsidRPr="00896F1F" w:rsidR="00395C31" w:rsidP="00B34E3E" w:rsidRDefault="00395C31" w14:paraId="0E057E4F" w14:textId="7DE4D0D0">
            <w:pPr>
              <w:pStyle w:val="ListParagraph"/>
              <w:numPr>
                <w:ilvl w:val="2"/>
                <w:numId w:val="20"/>
              </w:numPr>
              <w:ind w:left="1800"/>
              <w:rPr>
                <w:rFonts w:ascii="Mulish" w:hAnsi="Mulish"/>
                <w:sz w:val="18"/>
                <w:szCs w:val="18"/>
              </w:rPr>
            </w:pPr>
            <w:r w:rsidRPr="00896F1F">
              <w:rPr>
                <w:rFonts w:ascii="Mulish" w:hAnsi="Mulish"/>
                <w:sz w:val="18"/>
                <w:szCs w:val="18"/>
              </w:rPr>
              <w:t>Approaching budget thresholds.</w:t>
            </w:r>
          </w:p>
          <w:p w:rsidRPr="00896F1F" w:rsidR="00395C31" w:rsidP="00B34E3E" w:rsidRDefault="00395C31" w14:paraId="03CB62C3" w14:textId="464FDE7A">
            <w:pPr>
              <w:pStyle w:val="ListParagraph"/>
              <w:numPr>
                <w:ilvl w:val="1"/>
                <w:numId w:val="20"/>
              </w:numPr>
              <w:ind w:left="1080"/>
              <w:rPr>
                <w:rFonts w:ascii="Mulish" w:hAnsi="Mulish"/>
                <w:sz w:val="18"/>
                <w:szCs w:val="18"/>
              </w:rPr>
            </w:pPr>
            <w:r w:rsidRPr="00896F1F">
              <w:rPr>
                <w:rFonts w:ascii="Mulish" w:hAnsi="Mulish"/>
                <w:sz w:val="18"/>
                <w:szCs w:val="18"/>
              </w:rPr>
              <w:t xml:space="preserve">Review </w:t>
            </w:r>
            <w:r w:rsidRPr="00896F1F" w:rsidR="00203D8E">
              <w:rPr>
                <w:rFonts w:ascii="Mulish" w:hAnsi="Mulish"/>
                <w:sz w:val="18"/>
                <w:szCs w:val="18"/>
              </w:rPr>
              <w:t xml:space="preserve">log </w:t>
            </w:r>
            <w:r w:rsidRPr="00896F1F">
              <w:rPr>
                <w:rFonts w:ascii="Mulish" w:hAnsi="Mulish"/>
                <w:sz w:val="18"/>
                <w:szCs w:val="18"/>
              </w:rPr>
              <w:t>ingestion volume, table usage and retention costs regularly.</w:t>
            </w:r>
          </w:p>
          <w:p w:rsidRPr="00896F1F" w:rsidR="00395C31" w:rsidP="00B34E3E" w:rsidRDefault="00395C31" w14:paraId="2C987FF3" w14:textId="77777777">
            <w:pPr>
              <w:pStyle w:val="ListParagraph"/>
              <w:numPr>
                <w:ilvl w:val="1"/>
                <w:numId w:val="20"/>
              </w:numPr>
              <w:ind w:left="1080"/>
              <w:rPr>
                <w:rFonts w:ascii="Mulish" w:hAnsi="Mulish"/>
                <w:sz w:val="18"/>
                <w:szCs w:val="18"/>
              </w:rPr>
            </w:pPr>
            <w:r w:rsidRPr="00896F1F">
              <w:rPr>
                <w:rFonts w:ascii="Mulish" w:hAnsi="Mulish"/>
                <w:sz w:val="18"/>
                <w:szCs w:val="18"/>
              </w:rPr>
              <w:t>Use source filtering and Data Collection Rules as the primary cost controls.</w:t>
            </w:r>
          </w:p>
          <w:p w:rsidRPr="00896F1F" w:rsidR="00395C31" w:rsidP="00B34E3E" w:rsidRDefault="00203D8E" w14:paraId="468381F2" w14:textId="7A7039DC">
            <w:pPr>
              <w:pStyle w:val="ListParagraph"/>
              <w:numPr>
                <w:ilvl w:val="1"/>
                <w:numId w:val="20"/>
              </w:numPr>
              <w:ind w:left="1080"/>
              <w:rPr>
                <w:rFonts w:ascii="Mulish" w:hAnsi="Mulish"/>
                <w:sz w:val="18"/>
                <w:szCs w:val="18"/>
              </w:rPr>
            </w:pPr>
            <w:r w:rsidRPr="00896F1F">
              <w:rPr>
                <w:rFonts w:ascii="Mulish" w:hAnsi="Mulish"/>
                <w:sz w:val="18"/>
                <w:szCs w:val="18"/>
              </w:rPr>
              <w:t>Use</w:t>
            </w:r>
            <w:r w:rsidRPr="00896F1F" w:rsidR="00395C31">
              <w:rPr>
                <w:rFonts w:ascii="Mulish" w:hAnsi="Mulish"/>
                <w:sz w:val="18"/>
                <w:szCs w:val="18"/>
              </w:rPr>
              <w:t xml:space="preserve"> availability-zone resilience</w:t>
            </w:r>
            <w:r w:rsidRPr="00896F1F">
              <w:rPr>
                <w:rFonts w:ascii="Mulish" w:hAnsi="Mulish"/>
                <w:sz w:val="18"/>
                <w:szCs w:val="18"/>
              </w:rPr>
              <w:t xml:space="preserve"> for Production environments and local resilience for non-production environments</w:t>
            </w:r>
            <w:r w:rsidRPr="00896F1F" w:rsidR="00395C31">
              <w:rPr>
                <w:rFonts w:ascii="Mulish" w:hAnsi="Mulish"/>
                <w:sz w:val="18"/>
                <w:szCs w:val="18"/>
              </w:rPr>
              <w:t xml:space="preserve">. </w:t>
            </w:r>
          </w:p>
          <w:p w:rsidRPr="00896F1F" w:rsidR="0010259E" w:rsidP="00B34E3E" w:rsidRDefault="00395C31" w14:paraId="5278D677" w14:textId="56478410">
            <w:pPr>
              <w:pStyle w:val="ListParagraph"/>
              <w:numPr>
                <w:ilvl w:val="1"/>
                <w:numId w:val="20"/>
              </w:numPr>
              <w:ind w:left="1080"/>
              <w:rPr>
                <w:rStyle w:val="Strong"/>
                <w:rFonts w:ascii="Mulish" w:hAnsi="Mulish"/>
                <w:b w:val="0"/>
                <w:bCs w:val="0"/>
                <w:sz w:val="18"/>
                <w:szCs w:val="18"/>
              </w:rPr>
            </w:pPr>
            <w:r w:rsidRPr="00896F1F">
              <w:rPr>
                <w:rFonts w:ascii="Mulish" w:hAnsi="Mulish"/>
                <w:sz w:val="18"/>
                <w:szCs w:val="18"/>
              </w:rPr>
              <w:t>Provide the central platform and security teams with the agreed read, audit or cross-workspace query access.</w:t>
            </w:r>
          </w:p>
        </w:tc>
      </w:tr>
    </w:tbl>
    <w:p w:rsidR="004E40C7" w:rsidP="00877AC8" w:rsidRDefault="004E40C7" w14:paraId="6212E03B" w14:textId="5A2FEABB">
      <w:pPr>
        <w:rPr>
          <w:rFonts w:ascii="Mulish" w:hAnsi="Mulish"/>
        </w:rPr>
      </w:pPr>
    </w:p>
    <w:p w:rsidR="004E40C7" w:rsidRDefault="004E40C7" w14:paraId="7B4CF2A1" w14:textId="77777777">
      <w:pPr>
        <w:spacing w:after="160" w:line="278" w:lineRule="auto"/>
        <w:rPr>
          <w:rFonts w:ascii="Mulish" w:hAnsi="Mulish"/>
        </w:rPr>
      </w:pPr>
      <w:r>
        <w:rPr>
          <w:rFonts w:ascii="Mulish" w:hAnsi="Mulish"/>
        </w:rPr>
        <w:br w:type="page"/>
      </w:r>
    </w:p>
    <w:p w:rsidRPr="00743BD0" w:rsidR="00636033" w:rsidP="00636033" w:rsidRDefault="00636033" w14:paraId="3011A81A" w14:textId="2CEFC3E1">
      <w:pPr>
        <w:pStyle w:val="Heading3"/>
        <w:rPr>
          <w:rFonts w:ascii="Mulish" w:hAnsi="Mulish"/>
          <w:b/>
          <w:bCs/>
        </w:rPr>
      </w:pPr>
      <w:bookmarkStart w:name="_Toc240531981" w:id="383"/>
      <w:r w:rsidRPr="00743BD0">
        <w:rPr>
          <w:rFonts w:ascii="Mulish" w:hAnsi="Mulish"/>
          <w:b/>
          <w:bCs/>
        </w:rPr>
        <w:lastRenderedPageBreak/>
        <w:t xml:space="preserve">Services Required for </w:t>
      </w:r>
      <w:r>
        <w:rPr>
          <w:rFonts w:ascii="Mulish" w:hAnsi="Mulish"/>
          <w:b/>
          <w:bCs/>
        </w:rPr>
        <w:t>Future</w:t>
      </w:r>
      <w:r w:rsidRPr="00743BD0">
        <w:rPr>
          <w:rFonts w:ascii="Mulish" w:hAnsi="Mulish"/>
          <w:b/>
          <w:bCs/>
        </w:rPr>
        <w:t xml:space="preserve"> Doubtless UK and Europe Group Data Platform </w:t>
      </w:r>
      <w:r>
        <w:rPr>
          <w:rFonts w:ascii="Mulish" w:hAnsi="Mulish"/>
          <w:b/>
          <w:bCs/>
        </w:rPr>
        <w:t>capabilities</w:t>
      </w:r>
      <w:bookmarkEnd w:id="383"/>
    </w:p>
    <w:p w:rsidR="00636033" w:rsidP="00636033" w:rsidRDefault="00636033" w14:paraId="306AAA4A" w14:textId="77777777">
      <w:pPr>
        <w:rPr>
          <w:rFonts w:ascii="Mulish" w:hAnsi="Mulish"/>
        </w:rPr>
      </w:pPr>
    </w:p>
    <w:p w:rsidR="00636033" w:rsidP="00636033" w:rsidRDefault="00636033" w14:paraId="07139F3F" w14:textId="38EF53FF">
      <w:pPr>
        <w:rPr>
          <w:rFonts w:ascii="Mulish" w:hAnsi="Mulish"/>
        </w:rPr>
      </w:pPr>
      <w:r>
        <w:rPr>
          <w:rFonts w:ascii="Mulish" w:hAnsi="Mulish"/>
        </w:rPr>
        <w:t xml:space="preserve">These services have been identified and </w:t>
      </w:r>
      <w:r w:rsidR="00537746">
        <w:rPr>
          <w:rFonts w:ascii="Mulish" w:hAnsi="Mulish"/>
        </w:rPr>
        <w:t>called out in the high-level design to ensure that the</w:t>
      </w:r>
      <w:r>
        <w:rPr>
          <w:rFonts w:ascii="Mulish" w:hAnsi="Mulish"/>
        </w:rPr>
        <w:t xml:space="preserve"> Doubtless UK and Europe Data Platform </w:t>
      </w:r>
      <w:r w:rsidR="00537746">
        <w:rPr>
          <w:rFonts w:ascii="Mulish" w:hAnsi="Mulish"/>
        </w:rPr>
        <w:t xml:space="preserve">can support all capabilities as per </w:t>
      </w:r>
      <w:r w:rsidR="00D82448">
        <w:rPr>
          <w:rFonts w:ascii="Mulish" w:hAnsi="Mulish"/>
        </w:rPr>
        <w:t>requirement. These are also</w:t>
      </w:r>
      <w:r>
        <w:rPr>
          <w:rFonts w:ascii="Mulish" w:hAnsi="Mulish"/>
        </w:rPr>
        <w:t xml:space="preserve"> taken from those agreed as part of the Calandra Data Toolkit. These are listed, along with requirement appropriate deployment best practices, below;</w:t>
      </w:r>
    </w:p>
    <w:p w:rsidR="00636033" w:rsidP="00877AC8" w:rsidRDefault="00636033" w14:paraId="13E28771" w14:textId="77777777">
      <w:pPr>
        <w:rPr>
          <w:rFonts w:ascii="Mulish" w:hAnsi="Mulish"/>
        </w:rPr>
      </w:pPr>
    </w:p>
    <w:tbl>
      <w:tblPr>
        <w:tblStyle w:val="PlainTable2"/>
        <w:tblW w:w="5029" w:type="pct"/>
        <w:tblLook w:val="0600" w:firstRow="0" w:lastRow="0" w:firstColumn="0" w:lastColumn="0" w:noHBand="1" w:noVBand="1"/>
      </w:tblPr>
      <w:tblGrid>
        <w:gridCol w:w="1556"/>
        <w:gridCol w:w="12483"/>
      </w:tblGrid>
      <w:tr w:rsidRPr="00896F1F" w:rsidR="0038197C" w:rsidTr="008D22B1" w14:paraId="205C6979" w14:textId="77777777">
        <w:tc>
          <w:tcPr>
            <w:tcW w:w="554" w:type="pct"/>
          </w:tcPr>
          <w:p w:rsidRPr="00896F1F" w:rsidR="0038197C" w:rsidP="0038197C" w:rsidRDefault="0038197C" w14:paraId="0CD749ED" w14:textId="23FBC87D">
            <w:pPr>
              <w:pStyle w:val="p1"/>
              <w:rPr>
                <w:rFonts w:ascii="Mulish" w:hAnsi="Mulish" w:cstheme="majorBidi"/>
                <w:sz w:val="18"/>
                <w:szCs w:val="18"/>
              </w:rPr>
            </w:pPr>
            <w:r w:rsidRPr="00896F1F">
              <w:rPr>
                <w:rFonts w:ascii="Mulish" w:hAnsi="Mulish" w:cstheme="majorHAnsi"/>
                <w:sz w:val="18"/>
                <w:szCs w:val="18"/>
              </w:rPr>
              <w:t>Azure Data Factory (ADF)</w:t>
            </w:r>
          </w:p>
        </w:tc>
        <w:tc>
          <w:tcPr>
            <w:tcW w:w="4446" w:type="pct"/>
          </w:tcPr>
          <w:p w:rsidRPr="00896F1F" w:rsidR="0038197C" w:rsidP="00B34E3E" w:rsidRDefault="0038197C" w14:paraId="0D473768" w14:textId="066E05BC">
            <w:pPr>
              <w:pStyle w:val="ListParagraph"/>
              <w:numPr>
                <w:ilvl w:val="0"/>
                <w:numId w:val="9"/>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Name: </w:t>
            </w:r>
            <w:r w:rsidRPr="00896F1F" w:rsidR="004E40C7">
              <w:rPr>
                <w:rStyle w:val="Strong"/>
                <w:rFonts w:ascii="Mulish" w:hAnsi="Mulish" w:cstheme="majorHAnsi"/>
                <w:b w:val="0"/>
                <w:bCs w:val="0"/>
                <w:i/>
                <w:iCs/>
                <w:sz w:val="18"/>
                <w:szCs w:val="18"/>
              </w:rPr>
              <w:t>d</w:t>
            </w:r>
            <w:r w:rsidRPr="00896F1F" w:rsidR="004E40C7">
              <w:rPr>
                <w:rStyle w:val="Strong"/>
                <w:rFonts w:ascii="Mulish" w:hAnsi="Mulish"/>
                <w:b w:val="0"/>
                <w:bCs w:val="0"/>
                <w:i/>
                <w:iCs/>
                <w:sz w:val="18"/>
                <w:szCs w:val="18"/>
              </w:rPr>
              <w:t>oubtless</w:t>
            </w:r>
            <w:r w:rsidRPr="00896F1F">
              <w:rPr>
                <w:rFonts w:ascii="Mulish" w:hAnsi="Mulish" w:cstheme="majorHAnsi"/>
                <w:i/>
                <w:iCs/>
                <w:sz w:val="18"/>
                <w:szCs w:val="18"/>
              </w:rPr>
              <w:t>-adf-</w:t>
            </w:r>
            <w:r w:rsidRPr="00896F1F" w:rsidR="00571087">
              <w:rPr>
                <w:rFonts w:ascii="Mulish" w:hAnsi="Mulish" w:cstheme="majorHAnsi"/>
                <w:i/>
                <w:iCs/>
                <w:sz w:val="18"/>
                <w:szCs w:val="18"/>
              </w:rPr>
              <w:t>grp</w:t>
            </w:r>
            <w:r w:rsidRPr="00896F1F">
              <w:rPr>
                <w:rFonts w:ascii="Mulish" w:hAnsi="Mulish" w:cstheme="majorHAnsi"/>
                <w:i/>
                <w:iCs/>
                <w:sz w:val="18"/>
                <w:szCs w:val="18"/>
              </w:rPr>
              <w:t>-</w:t>
            </w:r>
            <w:r w:rsidRPr="00896F1F" w:rsidR="00571087">
              <w:rPr>
                <w:rFonts w:ascii="Mulish" w:hAnsi="Mulish" w:cstheme="majorHAnsi"/>
                <w:i/>
                <w:iCs/>
                <w:sz w:val="18"/>
                <w:szCs w:val="18"/>
              </w:rPr>
              <w:t>dewc</w:t>
            </w:r>
            <w:r w:rsidRPr="00896F1F">
              <w:rPr>
                <w:rFonts w:ascii="Mulish" w:hAnsi="Mulish" w:cstheme="majorHAnsi"/>
                <w:i/>
                <w:iCs/>
                <w:sz w:val="18"/>
                <w:szCs w:val="18"/>
              </w:rPr>
              <w:t>-&lt;environment&gt;-001</w:t>
            </w:r>
          </w:p>
          <w:p w:rsidRPr="00896F1F" w:rsidR="0038197C" w:rsidP="00B34E3E" w:rsidRDefault="0038197C" w14:paraId="00255C03" w14:textId="0F4A5CDA">
            <w:pPr>
              <w:pStyle w:val="ListParagraph"/>
              <w:numPr>
                <w:ilvl w:val="0"/>
                <w:numId w:val="9"/>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 xml:space="preserve">Region: </w:t>
            </w:r>
            <w:r w:rsidRPr="00896F1F" w:rsidR="00571087">
              <w:rPr>
                <w:rStyle w:val="Strong"/>
                <w:rFonts w:ascii="Mulish" w:hAnsi="Mulish" w:cstheme="majorHAnsi"/>
                <w:b w:val="0"/>
                <w:bCs w:val="0"/>
                <w:color w:val="000000" w:themeColor="text1"/>
                <w:sz w:val="18"/>
                <w:szCs w:val="18"/>
              </w:rPr>
              <w:t>G</w:t>
            </w:r>
            <w:r w:rsidRPr="00896F1F" w:rsidR="00571087">
              <w:rPr>
                <w:rStyle w:val="Strong"/>
                <w:rFonts w:ascii="Mulish" w:hAnsi="Mulish"/>
                <w:b w:val="0"/>
                <w:bCs w:val="0"/>
                <w:color w:val="000000" w:themeColor="text1"/>
                <w:sz w:val="18"/>
                <w:szCs w:val="18"/>
              </w:rPr>
              <w:t>ermany West Central</w:t>
            </w:r>
            <w:r w:rsidRPr="00896F1F">
              <w:rPr>
                <w:rStyle w:val="Strong"/>
                <w:rFonts w:ascii="Mulish" w:hAnsi="Mulish" w:cstheme="majorHAnsi"/>
                <w:color w:val="000000" w:themeColor="text1"/>
                <w:sz w:val="18"/>
                <w:szCs w:val="18"/>
              </w:rPr>
              <w:t>.</w:t>
            </w:r>
          </w:p>
          <w:p w:rsidRPr="00896F1F" w:rsidR="0038197C" w:rsidP="00B34E3E" w:rsidRDefault="0038197C" w14:paraId="3447A0A7" w14:textId="77777777">
            <w:pPr>
              <w:pStyle w:val="ListParagraph"/>
              <w:numPr>
                <w:ilvl w:val="0"/>
                <w:numId w:val="9"/>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Compute Type:</w:t>
            </w:r>
            <w:r w:rsidRPr="00896F1F">
              <w:rPr>
                <w:rFonts w:ascii="Mulish" w:hAnsi="Mulish" w:cstheme="majorHAnsi"/>
                <w:sz w:val="18"/>
                <w:szCs w:val="18"/>
              </w:rPr>
              <w:t xml:space="preserve"> General-purpose</w:t>
            </w:r>
          </w:p>
          <w:p w:rsidRPr="00896F1F" w:rsidR="0038197C" w:rsidP="00B34E3E" w:rsidRDefault="0038197C" w14:paraId="3AEAFE09" w14:textId="77777777">
            <w:pPr>
              <w:pStyle w:val="ListParagraph"/>
              <w:numPr>
                <w:ilvl w:val="0"/>
                <w:numId w:val="9"/>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Networking &amp; Security:</w:t>
            </w:r>
          </w:p>
          <w:p w:rsidRPr="00896F1F" w:rsidR="0038197C" w:rsidP="00B34E3E" w:rsidRDefault="0038197C" w14:paraId="64207F8D"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Use VNET Integration for secure network access.</w:t>
            </w:r>
          </w:p>
          <w:p w:rsidRPr="00896F1F" w:rsidR="0038197C" w:rsidP="00B34E3E" w:rsidRDefault="0038197C" w14:paraId="4DCA2DB9"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Enable Managed Identity for Data Factory.</w:t>
            </w:r>
          </w:p>
          <w:p w:rsidRPr="00896F1F" w:rsidR="0038197C" w:rsidP="00B34E3E" w:rsidRDefault="0038197C" w14:paraId="6048E274" w14:textId="77777777">
            <w:pPr>
              <w:pStyle w:val="ListParagraph"/>
              <w:numPr>
                <w:ilvl w:val="0"/>
                <w:numId w:val="9"/>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Monitoring:</w:t>
            </w:r>
          </w:p>
          <w:p w:rsidRPr="00896F1F" w:rsidR="0038197C" w:rsidP="00B34E3E" w:rsidRDefault="0038197C" w14:paraId="67246A95"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Enable Diagnostic Settings and Application Insights.</w:t>
            </w:r>
          </w:p>
          <w:p w:rsidRPr="00896F1F" w:rsidR="0038197C" w:rsidP="00B34E3E" w:rsidRDefault="0038197C" w14:paraId="7B19CC4A" w14:textId="77777777">
            <w:pPr>
              <w:pStyle w:val="ListParagraph"/>
              <w:numPr>
                <w:ilvl w:val="0"/>
                <w:numId w:val="9"/>
              </w:numPr>
              <w:rPr>
                <w:rFonts w:ascii="Mulish" w:hAnsi="Mulish" w:cstheme="majorHAnsi"/>
                <w:sz w:val="18"/>
                <w:szCs w:val="18"/>
              </w:rPr>
            </w:pPr>
            <w:r w:rsidRPr="00896F1F">
              <w:rPr>
                <w:rFonts w:ascii="Mulish" w:hAnsi="Mulish" w:cstheme="majorHAnsi"/>
                <w:sz w:val="18"/>
                <w:szCs w:val="18"/>
              </w:rPr>
              <w:t>Best practices:</w:t>
            </w:r>
          </w:p>
          <w:p w:rsidRPr="00896F1F" w:rsidR="0038197C" w:rsidP="00B34E3E" w:rsidRDefault="0038197C" w14:paraId="27BF1DE2"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Credentials shall be stored in Key Vault</w:t>
            </w:r>
          </w:p>
          <w:p w:rsidRPr="00896F1F" w:rsidR="0038197C" w:rsidP="00B34E3E" w:rsidRDefault="0038197C" w14:paraId="69EA2943"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A Data Factory Managed Identity must be created for the Data Factory.</w:t>
            </w:r>
          </w:p>
          <w:p w:rsidRPr="00896F1F" w:rsidR="0038197C" w:rsidP="00B34E3E" w:rsidRDefault="0038197C" w14:paraId="573DD817"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Managed Virtual Networks and Private links must be utilized for Azure Integration Runtime connecting to linked services.</w:t>
            </w:r>
          </w:p>
          <w:p w:rsidRPr="00896F1F" w:rsidR="0038197C" w:rsidP="00B34E3E" w:rsidRDefault="0038197C" w14:paraId="7A97C1A5"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Separate Data Factory created for each environment.</w:t>
            </w:r>
          </w:p>
          <w:p w:rsidRPr="00896F1F" w:rsidR="0038197C" w:rsidP="00B34E3E" w:rsidRDefault="0038197C" w14:paraId="2AECC83C"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Managed identities for Azure resources shall be used as a preference for authentication to the Key Vault</w:t>
            </w:r>
          </w:p>
          <w:p w:rsidRPr="00896F1F" w:rsidR="0038197C" w:rsidP="00B34E3E" w:rsidRDefault="0038197C" w14:paraId="492DB3FC" w14:textId="77777777">
            <w:pPr>
              <w:pStyle w:val="ListParagraph"/>
              <w:numPr>
                <w:ilvl w:val="0"/>
                <w:numId w:val="17"/>
              </w:numPr>
              <w:rPr>
                <w:rFonts w:ascii="Mulish" w:hAnsi="Mulish" w:cstheme="majorHAnsi"/>
                <w:sz w:val="18"/>
                <w:szCs w:val="18"/>
              </w:rPr>
            </w:pPr>
            <w:r w:rsidRPr="00896F1F">
              <w:rPr>
                <w:rFonts w:ascii="Mulish" w:hAnsi="Mulish" w:cstheme="majorHAnsi"/>
                <w:sz w:val="18"/>
                <w:szCs w:val="18"/>
              </w:rPr>
              <w:t>Resource Tagging for costing and billing must be applied according to Calandra Tagging policies.</w:t>
            </w:r>
          </w:p>
          <w:p w:rsidRPr="00896F1F" w:rsidR="0038197C" w:rsidP="0038197C" w:rsidRDefault="0038197C" w14:paraId="3A3BBA07" w14:textId="58CA71D9">
            <w:pPr>
              <w:pStyle w:val="ListParagraph"/>
              <w:ind w:left="360"/>
              <w:rPr>
                <w:rStyle w:val="Strong"/>
                <w:rFonts w:ascii="Mulish" w:hAnsi="Mulish" w:cstheme="majorHAnsi"/>
                <w:b w:val="0"/>
                <w:bCs w:val="0"/>
                <w:sz w:val="18"/>
                <w:szCs w:val="18"/>
              </w:rPr>
            </w:pPr>
          </w:p>
        </w:tc>
      </w:tr>
      <w:tr w:rsidRPr="00896F1F" w:rsidR="009B1043" w:rsidTr="008D22B1" w14:paraId="0F69BB66" w14:textId="77777777">
        <w:tc>
          <w:tcPr>
            <w:tcW w:w="554" w:type="pct"/>
          </w:tcPr>
          <w:p w:rsidRPr="00896F1F" w:rsidR="009B1043" w:rsidP="009B1043" w:rsidRDefault="009B1043" w14:paraId="56039710" w14:textId="1951F666">
            <w:pPr>
              <w:pStyle w:val="p1"/>
              <w:rPr>
                <w:rFonts w:ascii="Mulish" w:hAnsi="Mulish" w:cstheme="majorHAnsi"/>
                <w:sz w:val="18"/>
                <w:szCs w:val="18"/>
              </w:rPr>
            </w:pPr>
            <w:r w:rsidRPr="00896F1F">
              <w:rPr>
                <w:rFonts w:ascii="Mulish" w:hAnsi="Mulish" w:cstheme="majorHAnsi"/>
                <w:sz w:val="18"/>
                <w:szCs w:val="18"/>
              </w:rPr>
              <w:t>Azure Function App</w:t>
            </w:r>
          </w:p>
        </w:tc>
        <w:tc>
          <w:tcPr>
            <w:tcW w:w="4446" w:type="pct"/>
          </w:tcPr>
          <w:p w:rsidRPr="00896F1F" w:rsidR="009B1043" w:rsidP="00B34E3E" w:rsidRDefault="009B1043" w14:paraId="78665788" w14:textId="0C7E6669">
            <w:pPr>
              <w:pStyle w:val="ListParagraph"/>
              <w:numPr>
                <w:ilvl w:val="0"/>
                <w:numId w:val="10"/>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Name: </w:t>
            </w:r>
            <w:r w:rsidRPr="00896F1F" w:rsidR="00571087">
              <w:rPr>
                <w:rStyle w:val="Strong"/>
                <w:rFonts w:ascii="Mulish" w:hAnsi="Mulish" w:cstheme="majorHAnsi"/>
                <w:b w:val="0"/>
                <w:bCs w:val="0"/>
                <w:i/>
                <w:iCs/>
                <w:sz w:val="18"/>
                <w:szCs w:val="18"/>
              </w:rPr>
              <w:t>d</w:t>
            </w:r>
            <w:r w:rsidRPr="00896F1F" w:rsidR="00571087">
              <w:rPr>
                <w:rStyle w:val="Strong"/>
                <w:rFonts w:ascii="Mulish" w:hAnsi="Mulish"/>
                <w:b w:val="0"/>
                <w:bCs w:val="0"/>
                <w:i/>
                <w:iCs/>
                <w:sz w:val="18"/>
                <w:szCs w:val="18"/>
              </w:rPr>
              <w:t>oubtless</w:t>
            </w:r>
            <w:r w:rsidRPr="00896F1F">
              <w:rPr>
                <w:rFonts w:ascii="Mulish" w:hAnsi="Mulish" w:cstheme="majorHAnsi"/>
                <w:b/>
                <w:bCs/>
                <w:i/>
                <w:iCs/>
                <w:sz w:val="18"/>
                <w:szCs w:val="18"/>
              </w:rPr>
              <w:t>-</w:t>
            </w:r>
            <w:r w:rsidRPr="00896F1F">
              <w:rPr>
                <w:rFonts w:ascii="Mulish" w:hAnsi="Mulish" w:cstheme="majorHAnsi"/>
                <w:i/>
                <w:iCs/>
                <w:sz w:val="18"/>
                <w:szCs w:val="18"/>
              </w:rPr>
              <w:t>afa-</w:t>
            </w:r>
            <w:r w:rsidRPr="00896F1F" w:rsidR="00571087">
              <w:rPr>
                <w:rFonts w:ascii="Mulish" w:hAnsi="Mulish" w:cstheme="majorHAnsi"/>
                <w:i/>
                <w:iCs/>
                <w:sz w:val="18"/>
                <w:szCs w:val="18"/>
              </w:rPr>
              <w:t>grp</w:t>
            </w:r>
            <w:r w:rsidRPr="00896F1F">
              <w:rPr>
                <w:rFonts w:ascii="Mulish" w:hAnsi="Mulish" w:cstheme="majorHAnsi"/>
                <w:i/>
                <w:iCs/>
                <w:sz w:val="18"/>
                <w:szCs w:val="18"/>
              </w:rPr>
              <w:t>-&lt;identifier&gt;-</w:t>
            </w:r>
            <w:r w:rsidRPr="00896F1F" w:rsidR="00571087">
              <w:rPr>
                <w:rFonts w:ascii="Mulish" w:hAnsi="Mulish" w:cstheme="majorHAnsi"/>
                <w:i/>
                <w:iCs/>
                <w:sz w:val="18"/>
                <w:szCs w:val="18"/>
              </w:rPr>
              <w:t>dewc</w:t>
            </w:r>
            <w:r w:rsidRPr="00896F1F">
              <w:rPr>
                <w:rFonts w:ascii="Mulish" w:hAnsi="Mulish" w:cstheme="majorHAnsi"/>
                <w:i/>
                <w:iCs/>
                <w:sz w:val="18"/>
                <w:szCs w:val="18"/>
              </w:rPr>
              <w:t>-&lt;environment&gt;-001</w:t>
            </w:r>
          </w:p>
          <w:p w:rsidRPr="00896F1F" w:rsidR="009B1043" w:rsidP="00B34E3E" w:rsidRDefault="009B1043" w14:paraId="0938EA41" w14:textId="0FE1BD15">
            <w:pPr>
              <w:pStyle w:val="ListParagraph"/>
              <w:numPr>
                <w:ilvl w:val="0"/>
                <w:numId w:val="10"/>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Region:</w:t>
            </w:r>
            <w:r w:rsidRPr="00896F1F">
              <w:rPr>
                <w:rStyle w:val="Strong"/>
                <w:rFonts w:ascii="Mulish" w:hAnsi="Mulish" w:cstheme="majorHAnsi"/>
                <w:b w:val="0"/>
                <w:bCs w:val="0"/>
                <w:color w:val="000000" w:themeColor="text1"/>
                <w:sz w:val="18"/>
                <w:szCs w:val="18"/>
              </w:rPr>
              <w:t xml:space="preserve"> </w:t>
            </w:r>
            <w:r w:rsidRPr="00896F1F" w:rsidR="00571087">
              <w:rPr>
                <w:rStyle w:val="Strong"/>
                <w:rFonts w:ascii="Mulish" w:hAnsi="Mulish" w:cstheme="majorHAnsi"/>
                <w:b w:val="0"/>
                <w:bCs w:val="0"/>
                <w:color w:val="000000" w:themeColor="text1"/>
                <w:sz w:val="18"/>
                <w:szCs w:val="18"/>
              </w:rPr>
              <w:t>G</w:t>
            </w:r>
            <w:r w:rsidRPr="00896F1F" w:rsidR="00571087">
              <w:rPr>
                <w:rStyle w:val="Strong"/>
                <w:rFonts w:ascii="Mulish" w:hAnsi="Mulish"/>
                <w:b w:val="0"/>
                <w:bCs w:val="0"/>
                <w:color w:val="000000" w:themeColor="text1"/>
                <w:sz w:val="18"/>
                <w:szCs w:val="18"/>
              </w:rPr>
              <w:t>ermany West Central</w:t>
            </w:r>
          </w:p>
          <w:p w:rsidRPr="00896F1F" w:rsidR="009B1043" w:rsidP="00B34E3E" w:rsidRDefault="009B1043" w14:paraId="677F7E07" w14:textId="77777777">
            <w:pPr>
              <w:pStyle w:val="ListParagraph"/>
              <w:numPr>
                <w:ilvl w:val="0"/>
                <w:numId w:val="10"/>
              </w:numPr>
              <w:rPr>
                <w:rFonts w:ascii="Mulish" w:hAnsi="Mulish" w:cstheme="majorHAnsi"/>
                <w:b/>
                <w:bCs/>
                <w:sz w:val="18"/>
                <w:szCs w:val="18"/>
              </w:rPr>
            </w:pPr>
            <w:r w:rsidRPr="00896F1F">
              <w:rPr>
                <w:rStyle w:val="Strong"/>
                <w:rFonts w:ascii="Mulish" w:hAnsi="Mulish" w:cstheme="majorHAnsi"/>
                <w:b w:val="0"/>
                <w:bCs w:val="0"/>
                <w:color w:val="000000" w:themeColor="text1"/>
                <w:sz w:val="18"/>
                <w:szCs w:val="18"/>
              </w:rPr>
              <w:t>Hosting Plan:</w:t>
            </w:r>
          </w:p>
          <w:p w:rsidRPr="00896F1F" w:rsidR="009B1043" w:rsidP="00B34E3E" w:rsidRDefault="009B1043" w14:paraId="2112B826" w14:textId="77777777">
            <w:pPr>
              <w:pStyle w:val="ListParagraph"/>
              <w:numPr>
                <w:ilvl w:val="1"/>
                <w:numId w:val="10"/>
              </w:numPr>
              <w:rPr>
                <w:rFonts w:ascii="Mulish" w:hAnsi="Mulish" w:cstheme="majorHAnsi"/>
                <w:sz w:val="18"/>
                <w:szCs w:val="18"/>
              </w:rPr>
            </w:pPr>
            <w:r w:rsidRPr="00896F1F">
              <w:rPr>
                <w:rFonts w:ascii="Mulish" w:hAnsi="Mulish" w:cstheme="majorHAnsi"/>
                <w:sz w:val="18"/>
                <w:szCs w:val="18"/>
              </w:rPr>
              <w:t>Premium Plan for production workloads.</w:t>
            </w:r>
          </w:p>
          <w:p w:rsidRPr="00896F1F" w:rsidR="009B1043" w:rsidP="00B34E3E" w:rsidRDefault="009B1043" w14:paraId="662F48F8" w14:textId="77777777">
            <w:pPr>
              <w:pStyle w:val="ListParagraph"/>
              <w:numPr>
                <w:ilvl w:val="1"/>
                <w:numId w:val="10"/>
              </w:numPr>
              <w:rPr>
                <w:rFonts w:ascii="Mulish" w:hAnsi="Mulish" w:cstheme="majorHAnsi"/>
                <w:sz w:val="18"/>
                <w:szCs w:val="18"/>
              </w:rPr>
            </w:pPr>
            <w:r w:rsidRPr="00896F1F">
              <w:rPr>
                <w:rFonts w:ascii="Mulish" w:hAnsi="Mulish" w:cstheme="majorHAnsi"/>
                <w:sz w:val="18"/>
                <w:szCs w:val="18"/>
              </w:rPr>
              <w:t>Standard Plan for non-production workloads.</w:t>
            </w:r>
          </w:p>
          <w:p w:rsidRPr="00896F1F" w:rsidR="009B1043" w:rsidP="00B34E3E" w:rsidRDefault="009B1043" w14:paraId="3F0F30A7" w14:textId="77777777">
            <w:pPr>
              <w:pStyle w:val="ListParagraph"/>
              <w:numPr>
                <w:ilvl w:val="0"/>
                <w:numId w:val="10"/>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Configuration:</w:t>
            </w:r>
          </w:p>
          <w:p w:rsidRPr="00896F1F" w:rsidR="009B1043" w:rsidP="00B34E3E" w:rsidRDefault="009B1043" w14:paraId="44CA5959" w14:textId="77777777">
            <w:pPr>
              <w:pStyle w:val="ListParagraph"/>
              <w:numPr>
                <w:ilvl w:val="1"/>
                <w:numId w:val="10"/>
              </w:numPr>
              <w:rPr>
                <w:rFonts w:ascii="Mulish" w:hAnsi="Mulish" w:cstheme="majorHAnsi"/>
                <w:sz w:val="18"/>
                <w:szCs w:val="18"/>
              </w:rPr>
            </w:pPr>
            <w:r w:rsidRPr="00896F1F">
              <w:rPr>
                <w:rFonts w:ascii="Mulish" w:hAnsi="Mulish" w:cstheme="majorHAnsi"/>
                <w:sz w:val="18"/>
                <w:szCs w:val="18"/>
              </w:rPr>
              <w:t>Use a reference to Azure Key Vault for retrieving secrets (e.g., database connection strings) in the Environment Variables section.</w:t>
            </w:r>
          </w:p>
          <w:p w:rsidRPr="00896F1F" w:rsidR="009B1043" w:rsidP="00B34E3E" w:rsidRDefault="009B1043" w14:paraId="21D28DA4" w14:textId="77777777">
            <w:pPr>
              <w:pStyle w:val="ListParagraph"/>
              <w:numPr>
                <w:ilvl w:val="1"/>
                <w:numId w:val="10"/>
              </w:numPr>
              <w:rPr>
                <w:rFonts w:ascii="Mulish" w:hAnsi="Mulish" w:cstheme="majorHAnsi"/>
                <w:sz w:val="18"/>
                <w:szCs w:val="18"/>
              </w:rPr>
            </w:pPr>
            <w:r w:rsidRPr="00896F1F">
              <w:rPr>
                <w:rFonts w:ascii="Mulish" w:hAnsi="Mulish" w:cstheme="majorHAnsi"/>
                <w:sz w:val="18"/>
                <w:szCs w:val="18"/>
              </w:rPr>
              <w:t>Use the App Configuration Service for non-secret configurations.</w:t>
            </w:r>
          </w:p>
          <w:p w:rsidRPr="00896F1F" w:rsidR="009B1043" w:rsidP="00B34E3E" w:rsidRDefault="009B1043" w14:paraId="25908C0B" w14:textId="77777777">
            <w:pPr>
              <w:pStyle w:val="ListParagraph"/>
              <w:numPr>
                <w:ilvl w:val="1"/>
                <w:numId w:val="10"/>
              </w:numPr>
              <w:rPr>
                <w:rFonts w:ascii="Mulish" w:hAnsi="Mulish" w:cstheme="majorHAnsi"/>
                <w:sz w:val="18"/>
                <w:szCs w:val="18"/>
              </w:rPr>
            </w:pPr>
            <w:r w:rsidRPr="00896F1F">
              <w:rPr>
                <w:rFonts w:ascii="Mulish" w:hAnsi="Mulish" w:cstheme="majorHAnsi"/>
                <w:sz w:val="18"/>
                <w:szCs w:val="18"/>
              </w:rPr>
              <w:t>Enable Managed Identity.</w:t>
            </w:r>
          </w:p>
          <w:p w:rsidRPr="00896F1F" w:rsidR="009B1043" w:rsidP="00B34E3E" w:rsidRDefault="009B1043" w14:paraId="35595611" w14:textId="77777777">
            <w:pPr>
              <w:pStyle w:val="ListParagraph"/>
              <w:numPr>
                <w:ilvl w:val="0"/>
                <w:numId w:val="10"/>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Networking &amp; Security:</w:t>
            </w:r>
          </w:p>
          <w:p w:rsidRPr="00896F1F" w:rsidR="009B1043" w:rsidP="00B34E3E" w:rsidRDefault="009B1043" w14:paraId="3F479C5F" w14:textId="77777777">
            <w:pPr>
              <w:pStyle w:val="ListParagraph"/>
              <w:numPr>
                <w:ilvl w:val="1"/>
                <w:numId w:val="10"/>
              </w:numPr>
              <w:rPr>
                <w:rFonts w:ascii="Mulish" w:hAnsi="Mulish" w:cstheme="majorHAnsi"/>
                <w:sz w:val="18"/>
                <w:szCs w:val="18"/>
              </w:rPr>
            </w:pPr>
            <w:r w:rsidRPr="00896F1F">
              <w:rPr>
                <w:rFonts w:ascii="Mulish" w:hAnsi="Mulish" w:cstheme="majorHAnsi"/>
                <w:sz w:val="18"/>
                <w:szCs w:val="18"/>
              </w:rPr>
              <w:t>Use VNET Integration.</w:t>
            </w:r>
          </w:p>
          <w:p w:rsidRPr="00896F1F" w:rsidR="009B1043" w:rsidP="00B34E3E" w:rsidRDefault="009B1043" w14:paraId="3946CC51" w14:textId="77777777">
            <w:pPr>
              <w:pStyle w:val="ListParagraph"/>
              <w:numPr>
                <w:ilvl w:val="1"/>
                <w:numId w:val="10"/>
              </w:numPr>
              <w:rPr>
                <w:rFonts w:ascii="Mulish" w:hAnsi="Mulish" w:cstheme="majorHAnsi"/>
                <w:sz w:val="18"/>
                <w:szCs w:val="18"/>
              </w:rPr>
            </w:pPr>
            <w:r w:rsidRPr="00896F1F">
              <w:rPr>
                <w:rFonts w:ascii="Mulish" w:hAnsi="Mulish" w:cstheme="majorHAnsi"/>
                <w:sz w:val="18"/>
                <w:szCs w:val="18"/>
              </w:rPr>
              <w:t>Enable Access Restrictions to limit inbound traffic.</w:t>
            </w:r>
          </w:p>
          <w:p w:rsidRPr="00896F1F" w:rsidR="009B1043" w:rsidP="00B34E3E" w:rsidRDefault="009B1043" w14:paraId="6C19172A" w14:textId="77777777">
            <w:pPr>
              <w:pStyle w:val="ListParagraph"/>
              <w:numPr>
                <w:ilvl w:val="0"/>
                <w:numId w:val="10"/>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lastRenderedPageBreak/>
              <w:t>Monitoring:</w:t>
            </w:r>
          </w:p>
          <w:p w:rsidRPr="00896F1F" w:rsidR="009B1043" w:rsidP="00B34E3E" w:rsidRDefault="009B1043" w14:paraId="7F14E4ED" w14:textId="77777777">
            <w:pPr>
              <w:pStyle w:val="ListParagraph"/>
              <w:numPr>
                <w:ilvl w:val="0"/>
                <w:numId w:val="9"/>
              </w:numPr>
              <w:rPr>
                <w:rFonts w:ascii="Mulish" w:hAnsi="Mulish" w:cstheme="majorHAnsi"/>
                <w:sz w:val="18"/>
                <w:szCs w:val="18"/>
              </w:rPr>
            </w:pPr>
            <w:r w:rsidRPr="00896F1F">
              <w:rPr>
                <w:rFonts w:ascii="Mulish" w:hAnsi="Mulish" w:cstheme="majorHAnsi"/>
                <w:sz w:val="18"/>
                <w:szCs w:val="18"/>
              </w:rPr>
              <w:t>Enable Diagnostic Settings and Application Insights.</w:t>
            </w:r>
          </w:p>
          <w:p w:rsidRPr="00896F1F" w:rsidR="0069522E" w:rsidP="0069522E" w:rsidRDefault="0069522E" w14:paraId="62C735D9" w14:textId="199A9B00">
            <w:pPr>
              <w:pStyle w:val="ListParagraph"/>
              <w:ind w:left="360"/>
              <w:rPr>
                <w:rStyle w:val="Strong"/>
                <w:rFonts w:ascii="Mulish" w:hAnsi="Mulish" w:cstheme="majorHAnsi"/>
                <w:b w:val="0"/>
                <w:bCs w:val="0"/>
                <w:sz w:val="18"/>
                <w:szCs w:val="18"/>
              </w:rPr>
            </w:pPr>
          </w:p>
        </w:tc>
      </w:tr>
      <w:tr w:rsidRPr="00896F1F" w:rsidR="009B1043" w:rsidTr="008D22B1" w14:paraId="26A5A1ED" w14:textId="77777777">
        <w:tc>
          <w:tcPr>
            <w:tcW w:w="554" w:type="pct"/>
          </w:tcPr>
          <w:p w:rsidRPr="00896F1F" w:rsidR="009B1043" w:rsidP="009B1043" w:rsidRDefault="0069522E" w14:paraId="142799E9" w14:textId="1180C899">
            <w:pPr>
              <w:pStyle w:val="p1"/>
              <w:rPr>
                <w:rFonts w:ascii="Mulish" w:hAnsi="Mulish" w:cstheme="majorBidi"/>
                <w:b/>
                <w:bCs/>
                <w:i/>
                <w:iCs/>
                <w:sz w:val="18"/>
                <w:szCs w:val="18"/>
              </w:rPr>
            </w:pPr>
            <w:r w:rsidRPr="00896F1F">
              <w:rPr>
                <w:rFonts w:ascii="Mulish" w:hAnsi="Mulish" w:cstheme="majorBidi"/>
                <w:b/>
                <w:bCs/>
                <w:i/>
                <w:iCs/>
                <w:sz w:val="18"/>
                <w:szCs w:val="18"/>
              </w:rPr>
              <w:t>Azure Databricks – Machine Learning and AI</w:t>
            </w:r>
          </w:p>
        </w:tc>
        <w:tc>
          <w:tcPr>
            <w:tcW w:w="4446" w:type="pct"/>
          </w:tcPr>
          <w:p w:rsidRPr="00896F1F" w:rsidR="0069522E" w:rsidP="00CF7DD9" w:rsidRDefault="00175026" w14:paraId="0C0BC8F4" w14:textId="0A0CB7BD">
            <w:pPr>
              <w:rPr>
                <w:rFonts w:ascii="Mulish" w:hAnsi="Mulish"/>
                <w:sz w:val="18"/>
                <w:szCs w:val="18"/>
              </w:rPr>
            </w:pPr>
            <w:r w:rsidRPr="00896F1F">
              <w:rPr>
                <w:rFonts w:ascii="Mulish" w:hAnsi="Mulish"/>
                <w:sz w:val="18"/>
                <w:szCs w:val="18"/>
              </w:rPr>
              <w:t xml:space="preserve">Azure Databricks infrastructure will be deployed as art of the initial phase, including all environments, catalogues and associated metastore. </w:t>
            </w:r>
            <w:r w:rsidRPr="00896F1F" w:rsidR="00781234">
              <w:rPr>
                <w:rFonts w:ascii="Mulish" w:hAnsi="Mulish"/>
                <w:sz w:val="18"/>
                <w:szCs w:val="18"/>
              </w:rPr>
              <w:t xml:space="preserve">This section is specifically related to setting up good </w:t>
            </w:r>
            <w:r w:rsidRPr="00896F1F" w:rsidR="00896F1F">
              <w:rPr>
                <w:rFonts w:ascii="Mulish" w:hAnsi="Mulish"/>
                <w:sz w:val="18"/>
                <w:szCs w:val="18"/>
              </w:rPr>
              <w:t>practice</w:t>
            </w:r>
            <w:r w:rsidRPr="00896F1F" w:rsidR="00781234">
              <w:rPr>
                <w:rFonts w:ascii="Mulish" w:hAnsi="Mulish"/>
                <w:sz w:val="18"/>
                <w:szCs w:val="18"/>
              </w:rPr>
              <w:t xml:space="preserve"> and standards for delivering traditional ML workloads through Azure Databricks;</w:t>
            </w:r>
          </w:p>
          <w:p w:rsidRPr="00896F1F" w:rsidR="00781234" w:rsidP="00400B2C" w:rsidRDefault="00781234" w14:paraId="38EF89C3" w14:textId="77777777">
            <w:pPr>
              <w:rPr>
                <w:rFonts w:ascii="Mulish" w:hAnsi="Mulish"/>
                <w:sz w:val="18"/>
                <w:szCs w:val="18"/>
              </w:rPr>
            </w:pPr>
          </w:p>
          <w:p w:rsidRPr="00896F1F" w:rsidR="0069522E" w:rsidP="00B34E3E" w:rsidRDefault="0069522E" w14:paraId="38CA6BB5" w14:textId="77777777">
            <w:pPr>
              <w:pStyle w:val="ListParagraph"/>
              <w:numPr>
                <w:ilvl w:val="0"/>
                <w:numId w:val="21"/>
              </w:numPr>
              <w:ind w:left="360"/>
              <w:rPr>
                <w:rFonts w:ascii="Mulish" w:hAnsi="Mulish"/>
                <w:sz w:val="18"/>
                <w:szCs w:val="18"/>
              </w:rPr>
            </w:pPr>
            <w:r w:rsidRPr="00896F1F">
              <w:rPr>
                <w:rFonts w:ascii="Mulish" w:hAnsi="Mulish"/>
                <w:sz w:val="18"/>
                <w:szCs w:val="18"/>
              </w:rPr>
              <w:t>Compute</w:t>
            </w:r>
          </w:p>
          <w:p w:rsidRPr="00896F1F" w:rsidR="00795DB2" w:rsidP="00B34E3E" w:rsidRDefault="0069522E" w14:paraId="0474DCCC" w14:textId="77777777">
            <w:pPr>
              <w:pStyle w:val="ListParagraph"/>
              <w:numPr>
                <w:ilvl w:val="1"/>
                <w:numId w:val="21"/>
              </w:numPr>
              <w:ind w:left="1080"/>
              <w:rPr>
                <w:rFonts w:ascii="Mulish" w:hAnsi="Mulish"/>
                <w:sz w:val="18"/>
                <w:szCs w:val="18"/>
              </w:rPr>
            </w:pPr>
            <w:r w:rsidRPr="00896F1F">
              <w:rPr>
                <w:rFonts w:ascii="Mulish" w:hAnsi="Mulish"/>
                <w:sz w:val="18"/>
                <w:szCs w:val="18"/>
              </w:rPr>
              <w:t>Prefer serverless compute where it meets workload, networking and compliance requirements.</w:t>
            </w:r>
            <w:r w:rsidRPr="00896F1F" w:rsidR="008D3EE7">
              <w:rPr>
                <w:rFonts w:ascii="Mulish" w:hAnsi="Mulish"/>
                <w:sz w:val="18"/>
                <w:szCs w:val="18"/>
              </w:rPr>
              <w:t xml:space="preserve"> </w:t>
            </w:r>
          </w:p>
          <w:p w:rsidRPr="00896F1F" w:rsidR="0069522E" w:rsidP="00B34E3E" w:rsidRDefault="008D3EE7" w14:paraId="4892BFF1" w14:textId="59BEC1F8">
            <w:pPr>
              <w:pStyle w:val="ListParagraph"/>
              <w:numPr>
                <w:ilvl w:val="1"/>
                <w:numId w:val="21"/>
              </w:numPr>
              <w:ind w:left="1080"/>
              <w:rPr>
                <w:rFonts w:ascii="Mulish" w:hAnsi="Mulish"/>
                <w:sz w:val="18"/>
                <w:szCs w:val="18"/>
              </w:rPr>
            </w:pPr>
            <w:r w:rsidRPr="00896F1F">
              <w:rPr>
                <w:rFonts w:ascii="Mulish" w:hAnsi="Mulish"/>
                <w:sz w:val="18"/>
                <w:szCs w:val="18"/>
              </w:rPr>
              <w:t xml:space="preserve">Classic compute should only be used where there is a </w:t>
            </w:r>
            <w:r w:rsidRPr="00896F1F" w:rsidR="00795DB2">
              <w:rPr>
                <w:rFonts w:ascii="Mulish" w:hAnsi="Mulish"/>
                <w:sz w:val="18"/>
                <w:szCs w:val="18"/>
              </w:rPr>
              <w:t>specific requirement, or demonstrated cost-saving</w:t>
            </w:r>
            <w:r w:rsidRPr="00896F1F" w:rsidR="00400B2C">
              <w:rPr>
                <w:rFonts w:ascii="Mulish" w:hAnsi="Mulish"/>
                <w:sz w:val="18"/>
                <w:szCs w:val="18"/>
              </w:rPr>
              <w:t>, for using reserved capacity.</w:t>
            </w:r>
          </w:p>
          <w:p w:rsidRPr="00896F1F" w:rsidR="00781234" w:rsidP="00B34E3E" w:rsidRDefault="0069522E" w14:paraId="09512EA8" w14:textId="77777777">
            <w:pPr>
              <w:pStyle w:val="ListParagraph"/>
              <w:numPr>
                <w:ilvl w:val="1"/>
                <w:numId w:val="21"/>
              </w:numPr>
              <w:ind w:left="1080"/>
              <w:rPr>
                <w:rFonts w:ascii="Mulish" w:hAnsi="Mulish"/>
                <w:sz w:val="18"/>
                <w:szCs w:val="18"/>
              </w:rPr>
            </w:pPr>
            <w:r w:rsidRPr="00896F1F">
              <w:rPr>
                <w:rFonts w:ascii="Mulish" w:hAnsi="Mulish"/>
                <w:sz w:val="18"/>
                <w:szCs w:val="18"/>
              </w:rPr>
              <w:t xml:space="preserve">Use job compute for automated training, feature engineering and batch inference. </w:t>
            </w:r>
          </w:p>
          <w:p w:rsidRPr="00896F1F" w:rsidR="0069522E" w:rsidP="00B34E3E" w:rsidRDefault="0069522E" w14:paraId="40DA5B70" w14:textId="5ECA133F">
            <w:pPr>
              <w:pStyle w:val="ListParagraph"/>
              <w:numPr>
                <w:ilvl w:val="1"/>
                <w:numId w:val="21"/>
              </w:numPr>
              <w:ind w:left="1080"/>
              <w:rPr>
                <w:rFonts w:ascii="Mulish" w:hAnsi="Mulish"/>
                <w:sz w:val="18"/>
                <w:szCs w:val="18"/>
              </w:rPr>
            </w:pPr>
            <w:r w:rsidRPr="00896F1F">
              <w:rPr>
                <w:rFonts w:ascii="Mulish" w:hAnsi="Mulish"/>
                <w:sz w:val="18"/>
                <w:szCs w:val="18"/>
              </w:rPr>
              <w:t>Restrict interactive compute to development and investigation.</w:t>
            </w:r>
          </w:p>
          <w:p w:rsidRPr="00896F1F" w:rsidR="0069522E" w:rsidP="00B34E3E" w:rsidRDefault="0069522E" w14:paraId="13F2BE31" w14:textId="77777777">
            <w:pPr>
              <w:pStyle w:val="ListParagraph"/>
              <w:numPr>
                <w:ilvl w:val="1"/>
                <w:numId w:val="21"/>
              </w:numPr>
              <w:ind w:left="1080"/>
              <w:rPr>
                <w:rFonts w:ascii="Mulish" w:hAnsi="Mulish"/>
                <w:sz w:val="18"/>
                <w:szCs w:val="18"/>
              </w:rPr>
            </w:pPr>
            <w:r w:rsidRPr="00896F1F">
              <w:rPr>
                <w:rFonts w:ascii="Mulish" w:hAnsi="Mulish"/>
                <w:sz w:val="18"/>
                <w:szCs w:val="18"/>
              </w:rPr>
              <w:t>Apply compute policies to control runtime versions, node types, autoscaling, auto-termination, tags and permitted libraries.</w:t>
            </w:r>
          </w:p>
          <w:p w:rsidRPr="00896F1F" w:rsidR="0069522E" w:rsidP="00B34E3E" w:rsidRDefault="0069522E" w14:paraId="627723DB" w14:textId="572B5F26">
            <w:pPr>
              <w:pStyle w:val="ListParagraph"/>
              <w:numPr>
                <w:ilvl w:val="1"/>
                <w:numId w:val="21"/>
              </w:numPr>
              <w:ind w:left="1080"/>
              <w:rPr>
                <w:rFonts w:ascii="Mulish" w:hAnsi="Mulish"/>
                <w:sz w:val="18"/>
                <w:szCs w:val="18"/>
              </w:rPr>
            </w:pPr>
            <w:r w:rsidRPr="00896F1F">
              <w:rPr>
                <w:rFonts w:ascii="Mulish" w:hAnsi="Mulish"/>
                <w:sz w:val="18"/>
                <w:szCs w:val="18"/>
              </w:rPr>
              <w:t>Use standard access mode and Unity Catalog</w:t>
            </w:r>
            <w:r w:rsidRPr="00896F1F" w:rsidR="00E717D2">
              <w:rPr>
                <w:rFonts w:ascii="Mulish" w:hAnsi="Mulish"/>
                <w:sz w:val="18"/>
                <w:szCs w:val="18"/>
              </w:rPr>
              <w:t>ue</w:t>
            </w:r>
            <w:r w:rsidRPr="00896F1F">
              <w:rPr>
                <w:rFonts w:ascii="Mulish" w:hAnsi="Mulish"/>
                <w:sz w:val="18"/>
                <w:szCs w:val="18"/>
              </w:rPr>
              <w:t>-compatible compute.</w:t>
            </w:r>
          </w:p>
          <w:p w:rsidRPr="00896F1F" w:rsidR="0069522E" w:rsidP="00B34E3E" w:rsidRDefault="0069522E" w14:paraId="0FA78265" w14:textId="77777777">
            <w:pPr>
              <w:pStyle w:val="ListParagraph"/>
              <w:numPr>
                <w:ilvl w:val="1"/>
                <w:numId w:val="21"/>
              </w:numPr>
              <w:ind w:left="1080"/>
              <w:rPr>
                <w:rFonts w:ascii="Mulish" w:hAnsi="Mulish"/>
                <w:sz w:val="18"/>
                <w:szCs w:val="18"/>
              </w:rPr>
            </w:pPr>
            <w:r w:rsidRPr="00896F1F">
              <w:rPr>
                <w:rFonts w:ascii="Mulish" w:hAnsi="Mulish"/>
                <w:sz w:val="18"/>
                <w:szCs w:val="18"/>
              </w:rPr>
              <w:t>Enable Photon where supported and cost-effective.</w:t>
            </w:r>
          </w:p>
          <w:p w:rsidRPr="00896F1F" w:rsidR="0069522E" w:rsidP="00B34E3E" w:rsidRDefault="0069522E" w14:paraId="28421D82" w14:textId="3FF8DD5E">
            <w:pPr>
              <w:pStyle w:val="ListParagraph"/>
              <w:numPr>
                <w:ilvl w:val="1"/>
                <w:numId w:val="21"/>
              </w:numPr>
              <w:ind w:left="1080"/>
              <w:rPr>
                <w:rFonts w:ascii="Mulish" w:hAnsi="Mulish"/>
                <w:sz w:val="18"/>
                <w:szCs w:val="18"/>
              </w:rPr>
            </w:pPr>
            <w:r w:rsidRPr="00896F1F">
              <w:rPr>
                <w:rFonts w:ascii="Mulish" w:hAnsi="Mulish"/>
                <w:sz w:val="18"/>
                <w:szCs w:val="18"/>
              </w:rPr>
              <w:t>Use GPU compute only where justified by measured workload requirements.</w:t>
            </w:r>
          </w:p>
          <w:p w:rsidRPr="00896F1F" w:rsidR="00400B2C" w:rsidP="00C96F7F" w:rsidRDefault="00400B2C" w14:paraId="4AE78063" w14:textId="77777777">
            <w:pPr>
              <w:pStyle w:val="ListParagraph"/>
              <w:ind w:left="1080"/>
              <w:rPr>
                <w:rFonts w:ascii="Mulish" w:hAnsi="Mulish"/>
                <w:sz w:val="18"/>
                <w:szCs w:val="18"/>
              </w:rPr>
            </w:pPr>
          </w:p>
          <w:p w:rsidRPr="00896F1F" w:rsidR="0069522E" w:rsidP="00B34E3E" w:rsidRDefault="0069522E" w14:paraId="0B72BC47" w14:textId="77777777">
            <w:pPr>
              <w:pStyle w:val="ListParagraph"/>
              <w:numPr>
                <w:ilvl w:val="0"/>
                <w:numId w:val="21"/>
              </w:numPr>
              <w:ind w:left="360"/>
              <w:rPr>
                <w:rFonts w:ascii="Mulish" w:hAnsi="Mulish"/>
                <w:sz w:val="18"/>
                <w:szCs w:val="18"/>
              </w:rPr>
            </w:pPr>
            <w:r w:rsidRPr="00896F1F">
              <w:rPr>
                <w:rFonts w:ascii="Mulish" w:hAnsi="Mulish"/>
                <w:sz w:val="18"/>
                <w:szCs w:val="18"/>
              </w:rPr>
              <w:t>Data, Features and Models</w:t>
            </w:r>
          </w:p>
          <w:p w:rsidRPr="00896F1F" w:rsidR="0069522E" w:rsidP="00B34E3E" w:rsidRDefault="0069522E" w14:paraId="4BAD9E2C" w14:textId="2BE249ED">
            <w:pPr>
              <w:pStyle w:val="ListParagraph"/>
              <w:numPr>
                <w:ilvl w:val="1"/>
                <w:numId w:val="21"/>
              </w:numPr>
              <w:ind w:left="1080"/>
              <w:rPr>
                <w:rFonts w:ascii="Mulish" w:hAnsi="Mulish"/>
                <w:sz w:val="18"/>
                <w:szCs w:val="18"/>
              </w:rPr>
            </w:pPr>
            <w:r w:rsidRPr="00896F1F">
              <w:rPr>
                <w:rFonts w:ascii="Mulish" w:hAnsi="Mulish"/>
                <w:sz w:val="18"/>
                <w:szCs w:val="18"/>
              </w:rPr>
              <w:t>Store governed data in Delta tables using Unity Catalog</w:t>
            </w:r>
            <w:r w:rsidRPr="00896F1F" w:rsidR="001A04FC">
              <w:rPr>
                <w:rFonts w:ascii="Mulish" w:hAnsi="Mulish"/>
                <w:sz w:val="18"/>
                <w:szCs w:val="18"/>
              </w:rPr>
              <w:t>ue</w:t>
            </w:r>
            <w:r w:rsidRPr="00896F1F">
              <w:rPr>
                <w:rFonts w:ascii="Mulish" w:hAnsi="Mulish"/>
                <w:sz w:val="18"/>
                <w:szCs w:val="18"/>
              </w:rPr>
              <w:t>.</w:t>
            </w:r>
          </w:p>
          <w:p w:rsidRPr="00896F1F" w:rsidR="0069522E" w:rsidP="00B34E3E" w:rsidRDefault="0069522E" w14:paraId="5E99E888" w14:textId="19BF6E11">
            <w:pPr>
              <w:pStyle w:val="ListParagraph"/>
              <w:numPr>
                <w:ilvl w:val="1"/>
                <w:numId w:val="21"/>
              </w:numPr>
              <w:ind w:left="1080"/>
              <w:rPr>
                <w:rFonts w:ascii="Mulish" w:hAnsi="Mulish"/>
                <w:sz w:val="18"/>
                <w:szCs w:val="18"/>
              </w:rPr>
            </w:pPr>
            <w:r w:rsidRPr="00896F1F">
              <w:rPr>
                <w:rFonts w:ascii="Mulish" w:hAnsi="Mulish"/>
                <w:sz w:val="18"/>
                <w:szCs w:val="18"/>
              </w:rPr>
              <w:t>Access ADLS Gen2 through Unity Catalog</w:t>
            </w:r>
            <w:r w:rsidRPr="00896F1F" w:rsidR="001A04FC">
              <w:rPr>
                <w:rFonts w:ascii="Mulish" w:hAnsi="Mulish"/>
                <w:sz w:val="18"/>
                <w:szCs w:val="18"/>
              </w:rPr>
              <w:t>ue</w:t>
            </w:r>
            <w:r w:rsidRPr="00896F1F">
              <w:rPr>
                <w:rFonts w:ascii="Mulish" w:hAnsi="Mulish"/>
                <w:sz w:val="18"/>
                <w:szCs w:val="18"/>
              </w:rPr>
              <w:t xml:space="preserve"> storage credentials and external locations using an Azure Databricks Access Connector with managed identity.</w:t>
            </w:r>
            <w:r w:rsidRPr="00896F1F" w:rsidR="00C96F7F">
              <w:rPr>
                <w:rFonts w:ascii="Mulish" w:hAnsi="Mulish"/>
                <w:sz w:val="18"/>
                <w:szCs w:val="18"/>
              </w:rPr>
              <w:t xml:space="preserve"> Avoid direct access to ADLS Gen2 locations.</w:t>
            </w:r>
          </w:p>
          <w:p w:rsidRPr="00896F1F" w:rsidR="0069522E" w:rsidP="00B34E3E" w:rsidRDefault="0069522E" w14:paraId="517A8E7C" w14:textId="77777777">
            <w:pPr>
              <w:pStyle w:val="ListParagraph"/>
              <w:numPr>
                <w:ilvl w:val="1"/>
                <w:numId w:val="21"/>
              </w:numPr>
              <w:ind w:left="1080"/>
              <w:rPr>
                <w:rFonts w:ascii="Mulish" w:hAnsi="Mulish"/>
                <w:sz w:val="18"/>
                <w:szCs w:val="18"/>
              </w:rPr>
            </w:pPr>
            <w:r w:rsidRPr="00896F1F">
              <w:rPr>
                <w:rFonts w:ascii="Mulish" w:hAnsi="Mulish"/>
                <w:sz w:val="18"/>
                <w:szCs w:val="18"/>
              </w:rPr>
              <w:t>Do not store application data in DBFS root or use legacy DBFS mounts for new solutions.</w:t>
            </w:r>
          </w:p>
          <w:p w:rsidRPr="00896F1F" w:rsidR="0069522E" w:rsidP="00B34E3E" w:rsidRDefault="0069522E" w14:paraId="65B90628" w14:textId="1443AA84">
            <w:pPr>
              <w:pStyle w:val="ListParagraph"/>
              <w:numPr>
                <w:ilvl w:val="1"/>
                <w:numId w:val="21"/>
              </w:numPr>
              <w:ind w:left="1080"/>
              <w:rPr>
                <w:rFonts w:ascii="Mulish" w:hAnsi="Mulish"/>
                <w:sz w:val="18"/>
                <w:szCs w:val="18"/>
              </w:rPr>
            </w:pPr>
            <w:r w:rsidRPr="00896F1F">
              <w:rPr>
                <w:rFonts w:ascii="Mulish" w:hAnsi="Mulish"/>
                <w:sz w:val="18"/>
                <w:szCs w:val="18"/>
              </w:rPr>
              <w:t>Use Unity Catalog</w:t>
            </w:r>
            <w:r w:rsidRPr="00896F1F" w:rsidR="00C96F7F">
              <w:rPr>
                <w:rFonts w:ascii="Mulish" w:hAnsi="Mulish"/>
                <w:sz w:val="18"/>
                <w:szCs w:val="18"/>
              </w:rPr>
              <w:t>ue</w:t>
            </w:r>
            <w:r w:rsidRPr="00896F1F">
              <w:rPr>
                <w:rFonts w:ascii="Mulish" w:hAnsi="Mulish"/>
                <w:sz w:val="18"/>
                <w:szCs w:val="18"/>
              </w:rPr>
              <w:t xml:space="preserve"> volumes for governed non-tabular files and model-related artifacts where appropriate.</w:t>
            </w:r>
          </w:p>
          <w:p w:rsidRPr="00896F1F" w:rsidR="0069522E" w:rsidP="00B34E3E" w:rsidRDefault="0069522E" w14:paraId="062E27F1" w14:textId="7E6678C1">
            <w:pPr>
              <w:pStyle w:val="ListParagraph"/>
              <w:numPr>
                <w:ilvl w:val="1"/>
                <w:numId w:val="21"/>
              </w:numPr>
              <w:ind w:left="1080"/>
              <w:rPr>
                <w:rFonts w:ascii="Mulish" w:hAnsi="Mulish"/>
                <w:sz w:val="18"/>
                <w:szCs w:val="18"/>
              </w:rPr>
            </w:pPr>
            <w:r w:rsidRPr="00896F1F">
              <w:rPr>
                <w:rFonts w:ascii="Mulish" w:hAnsi="Mulish"/>
                <w:sz w:val="18"/>
                <w:szCs w:val="18"/>
              </w:rPr>
              <w:t>Use Databricks Feature Store and Unity Catalog</w:t>
            </w:r>
            <w:r w:rsidRPr="00896F1F" w:rsidR="00C96F7F">
              <w:rPr>
                <w:rFonts w:ascii="Mulish" w:hAnsi="Mulish"/>
                <w:sz w:val="18"/>
                <w:szCs w:val="18"/>
              </w:rPr>
              <w:t>ue</w:t>
            </w:r>
            <w:r w:rsidRPr="00896F1F">
              <w:rPr>
                <w:rFonts w:ascii="Mulish" w:hAnsi="Mulish"/>
                <w:sz w:val="18"/>
                <w:szCs w:val="18"/>
              </w:rPr>
              <w:t xml:space="preserve"> feature tables where features need to be reused consistently across training and inference.</w:t>
            </w:r>
          </w:p>
          <w:p w:rsidRPr="00896F1F" w:rsidR="0069522E" w:rsidP="00B34E3E" w:rsidRDefault="0069522E" w14:paraId="33BF023F" w14:textId="77777777">
            <w:pPr>
              <w:pStyle w:val="ListParagraph"/>
              <w:numPr>
                <w:ilvl w:val="1"/>
                <w:numId w:val="21"/>
              </w:numPr>
              <w:ind w:left="1080"/>
              <w:rPr>
                <w:rFonts w:ascii="Mulish" w:hAnsi="Mulish"/>
                <w:sz w:val="18"/>
                <w:szCs w:val="18"/>
              </w:rPr>
            </w:pPr>
            <w:r w:rsidRPr="00896F1F">
              <w:rPr>
                <w:rFonts w:ascii="Mulish" w:hAnsi="Mulish"/>
                <w:sz w:val="18"/>
                <w:szCs w:val="18"/>
              </w:rPr>
              <w:t>Use MLflow to track experiments, parameters, metrics, code versions and model artifacts.</w:t>
            </w:r>
          </w:p>
          <w:p w:rsidRPr="00896F1F" w:rsidR="00C96F7F" w:rsidP="00B34E3E" w:rsidRDefault="0069522E" w14:paraId="03F7824D" w14:textId="77777777">
            <w:pPr>
              <w:pStyle w:val="ListParagraph"/>
              <w:numPr>
                <w:ilvl w:val="1"/>
                <w:numId w:val="21"/>
              </w:numPr>
              <w:ind w:left="1080"/>
              <w:rPr>
                <w:rFonts w:ascii="Mulish" w:hAnsi="Mulish"/>
                <w:sz w:val="18"/>
                <w:szCs w:val="18"/>
              </w:rPr>
            </w:pPr>
            <w:r w:rsidRPr="00896F1F">
              <w:rPr>
                <w:rFonts w:ascii="Mulish" w:hAnsi="Mulish"/>
                <w:sz w:val="18"/>
                <w:szCs w:val="18"/>
              </w:rPr>
              <w:t>Register production models using Models in Unity Catalog</w:t>
            </w:r>
            <w:r w:rsidRPr="00896F1F" w:rsidR="00C96F7F">
              <w:rPr>
                <w:rFonts w:ascii="Mulish" w:hAnsi="Mulish"/>
                <w:sz w:val="18"/>
                <w:szCs w:val="18"/>
              </w:rPr>
              <w:t>ue</w:t>
            </w:r>
            <w:r w:rsidRPr="00896F1F">
              <w:rPr>
                <w:rFonts w:ascii="Mulish" w:hAnsi="Mulish"/>
                <w:sz w:val="18"/>
                <w:szCs w:val="18"/>
              </w:rPr>
              <w:t xml:space="preserve">. </w:t>
            </w:r>
          </w:p>
          <w:p w:rsidRPr="00896F1F" w:rsidR="0069522E" w:rsidP="00B34E3E" w:rsidRDefault="0069522E" w14:paraId="41C5FF7B" w14:textId="7B5EEEAE">
            <w:pPr>
              <w:pStyle w:val="ListParagraph"/>
              <w:numPr>
                <w:ilvl w:val="1"/>
                <w:numId w:val="21"/>
              </w:numPr>
              <w:ind w:left="1080"/>
              <w:rPr>
                <w:rFonts w:ascii="Mulish" w:hAnsi="Mulish"/>
                <w:sz w:val="18"/>
                <w:szCs w:val="18"/>
              </w:rPr>
            </w:pPr>
            <w:r w:rsidRPr="00896F1F">
              <w:rPr>
                <w:rFonts w:ascii="Mulish" w:hAnsi="Mulish"/>
                <w:sz w:val="18"/>
                <w:szCs w:val="18"/>
              </w:rPr>
              <w:t>Do not use the legacy workspace model registry for new implementations.</w:t>
            </w:r>
          </w:p>
          <w:p w:rsidRPr="00896F1F" w:rsidR="0069522E" w:rsidP="00B34E3E" w:rsidRDefault="0069522E" w14:paraId="63E6EE4B" w14:textId="5F97677C">
            <w:pPr>
              <w:pStyle w:val="ListParagraph"/>
              <w:numPr>
                <w:ilvl w:val="1"/>
                <w:numId w:val="21"/>
              </w:numPr>
              <w:ind w:left="1080"/>
              <w:rPr>
                <w:rFonts w:ascii="Mulish" w:hAnsi="Mulish"/>
                <w:sz w:val="18"/>
                <w:szCs w:val="18"/>
              </w:rPr>
            </w:pPr>
            <w:r w:rsidRPr="00896F1F">
              <w:rPr>
                <w:rFonts w:ascii="Mulish" w:hAnsi="Mulish"/>
                <w:sz w:val="18"/>
                <w:szCs w:val="18"/>
              </w:rPr>
              <w:t>Record training data, feature, code and model lineage through Unity Catalog</w:t>
            </w:r>
            <w:r w:rsidRPr="00896F1F" w:rsidR="00C96F7F">
              <w:rPr>
                <w:rFonts w:ascii="Mulish" w:hAnsi="Mulish"/>
                <w:sz w:val="18"/>
                <w:szCs w:val="18"/>
              </w:rPr>
              <w:t>ue</w:t>
            </w:r>
            <w:r w:rsidRPr="00896F1F">
              <w:rPr>
                <w:rFonts w:ascii="Mulish" w:hAnsi="Mulish"/>
                <w:sz w:val="18"/>
                <w:szCs w:val="18"/>
              </w:rPr>
              <w:t xml:space="preserve"> and MLflow.</w:t>
            </w:r>
          </w:p>
          <w:p w:rsidRPr="00896F1F" w:rsidR="00C96F7F" w:rsidP="00C96F7F" w:rsidRDefault="00C96F7F" w14:paraId="6566F0E5" w14:textId="77777777">
            <w:pPr>
              <w:pStyle w:val="ListParagraph"/>
              <w:rPr>
                <w:rFonts w:ascii="Mulish" w:hAnsi="Mulish"/>
                <w:sz w:val="18"/>
                <w:szCs w:val="18"/>
              </w:rPr>
            </w:pPr>
          </w:p>
          <w:p w:rsidRPr="00896F1F" w:rsidR="0069522E" w:rsidP="00B34E3E" w:rsidRDefault="0069522E" w14:paraId="2D50A091" w14:textId="77777777">
            <w:pPr>
              <w:pStyle w:val="ListParagraph"/>
              <w:numPr>
                <w:ilvl w:val="0"/>
                <w:numId w:val="21"/>
              </w:numPr>
              <w:ind w:left="360"/>
              <w:rPr>
                <w:rFonts w:ascii="Mulish" w:hAnsi="Mulish"/>
                <w:sz w:val="18"/>
                <w:szCs w:val="18"/>
              </w:rPr>
            </w:pPr>
            <w:r w:rsidRPr="00896F1F">
              <w:rPr>
                <w:rFonts w:ascii="Mulish" w:hAnsi="Mulish"/>
                <w:sz w:val="18"/>
                <w:szCs w:val="18"/>
              </w:rPr>
              <w:t>Model Deployment</w:t>
            </w:r>
          </w:p>
          <w:p w:rsidRPr="00896F1F" w:rsidR="0069522E" w:rsidP="00B34E3E" w:rsidRDefault="0069522E" w14:paraId="092CB50B" w14:textId="77777777">
            <w:pPr>
              <w:pStyle w:val="ListParagraph"/>
              <w:numPr>
                <w:ilvl w:val="1"/>
                <w:numId w:val="21"/>
              </w:numPr>
              <w:ind w:left="1032"/>
              <w:rPr>
                <w:rFonts w:ascii="Mulish" w:hAnsi="Mulish"/>
                <w:sz w:val="18"/>
                <w:szCs w:val="18"/>
              </w:rPr>
            </w:pPr>
            <w:r w:rsidRPr="00896F1F">
              <w:rPr>
                <w:rFonts w:ascii="Mulish" w:hAnsi="Mulish"/>
                <w:sz w:val="18"/>
                <w:szCs w:val="18"/>
              </w:rPr>
              <w:t>Use Databricks Model Serving for real-time inference.</w:t>
            </w:r>
          </w:p>
          <w:p w:rsidRPr="00896F1F" w:rsidR="0069522E" w:rsidP="00B34E3E" w:rsidRDefault="0069522E" w14:paraId="132A1CB9" w14:textId="77777777">
            <w:pPr>
              <w:pStyle w:val="ListParagraph"/>
              <w:numPr>
                <w:ilvl w:val="1"/>
                <w:numId w:val="21"/>
              </w:numPr>
              <w:ind w:left="1032"/>
              <w:rPr>
                <w:rFonts w:ascii="Mulish" w:hAnsi="Mulish"/>
                <w:sz w:val="18"/>
                <w:szCs w:val="18"/>
              </w:rPr>
            </w:pPr>
            <w:r w:rsidRPr="00896F1F">
              <w:rPr>
                <w:rFonts w:ascii="Mulish" w:hAnsi="Mulish"/>
                <w:sz w:val="18"/>
                <w:szCs w:val="18"/>
              </w:rPr>
              <w:t>Use Lakeflow Jobs or governed batch inference patterns for scheduled or high-volume asynchronous scoring.</w:t>
            </w:r>
          </w:p>
          <w:p w:rsidRPr="00896F1F" w:rsidR="0069522E" w:rsidP="00B34E3E" w:rsidRDefault="0069522E" w14:paraId="519CA1C0" w14:textId="794EBE9E">
            <w:pPr>
              <w:pStyle w:val="ListParagraph"/>
              <w:numPr>
                <w:ilvl w:val="1"/>
                <w:numId w:val="21"/>
              </w:numPr>
              <w:ind w:left="1032"/>
              <w:rPr>
                <w:rFonts w:ascii="Mulish" w:hAnsi="Mulish"/>
                <w:sz w:val="18"/>
                <w:szCs w:val="18"/>
              </w:rPr>
            </w:pPr>
            <w:r w:rsidRPr="00896F1F">
              <w:rPr>
                <w:rFonts w:ascii="Mulish" w:hAnsi="Mulish"/>
                <w:sz w:val="18"/>
                <w:szCs w:val="18"/>
              </w:rPr>
              <w:t>Select real-time, streaming or batch inference according to latency, throughput and cost requirements</w:t>
            </w:r>
            <w:r w:rsidRPr="00896F1F" w:rsidR="006C29AA">
              <w:rPr>
                <w:rFonts w:ascii="Mulish" w:hAnsi="Mulish"/>
                <w:sz w:val="18"/>
                <w:szCs w:val="18"/>
              </w:rPr>
              <w:t xml:space="preserve"> driven by individual business use cases</w:t>
            </w:r>
            <w:r w:rsidRPr="00896F1F">
              <w:rPr>
                <w:rFonts w:ascii="Mulish" w:hAnsi="Mulish"/>
                <w:sz w:val="18"/>
                <w:szCs w:val="18"/>
              </w:rPr>
              <w:t>.</w:t>
            </w:r>
          </w:p>
          <w:p w:rsidRPr="00896F1F" w:rsidR="0069522E" w:rsidP="00B34E3E" w:rsidRDefault="0069522E" w14:paraId="00F6139A" w14:textId="77777777">
            <w:pPr>
              <w:pStyle w:val="ListParagraph"/>
              <w:numPr>
                <w:ilvl w:val="1"/>
                <w:numId w:val="21"/>
              </w:numPr>
              <w:ind w:left="1032"/>
              <w:rPr>
                <w:rFonts w:ascii="Mulish" w:hAnsi="Mulish"/>
                <w:sz w:val="18"/>
                <w:szCs w:val="18"/>
              </w:rPr>
            </w:pPr>
            <w:r w:rsidRPr="00896F1F">
              <w:rPr>
                <w:rFonts w:ascii="Mulish" w:hAnsi="Mulish"/>
                <w:sz w:val="18"/>
                <w:szCs w:val="18"/>
              </w:rPr>
              <w:t>Use model aliases and controlled traffic splitting to promote approved versions gradually.</w:t>
            </w:r>
          </w:p>
          <w:p w:rsidRPr="00896F1F" w:rsidR="0069522E" w:rsidP="00B34E3E" w:rsidRDefault="0069522E" w14:paraId="7B5AAE0B" w14:textId="77777777">
            <w:pPr>
              <w:pStyle w:val="ListParagraph"/>
              <w:numPr>
                <w:ilvl w:val="1"/>
                <w:numId w:val="21"/>
              </w:numPr>
              <w:ind w:left="1032"/>
              <w:rPr>
                <w:rFonts w:ascii="Mulish" w:hAnsi="Mulish"/>
                <w:sz w:val="18"/>
                <w:szCs w:val="18"/>
              </w:rPr>
            </w:pPr>
            <w:r w:rsidRPr="00896F1F">
              <w:rPr>
                <w:rFonts w:ascii="Mulish" w:hAnsi="Mulish"/>
                <w:sz w:val="18"/>
                <w:szCs w:val="18"/>
              </w:rPr>
              <w:t>Configure serving capacity and autoscaling according to measured throughput and latency requirements.</w:t>
            </w:r>
          </w:p>
          <w:p w:rsidRPr="00896F1F" w:rsidR="0069522E" w:rsidP="00B34E3E" w:rsidRDefault="0069522E" w14:paraId="60D3D78D" w14:textId="77777777">
            <w:pPr>
              <w:pStyle w:val="ListParagraph"/>
              <w:numPr>
                <w:ilvl w:val="1"/>
                <w:numId w:val="21"/>
              </w:numPr>
              <w:ind w:left="1032"/>
              <w:rPr>
                <w:rFonts w:ascii="Mulish" w:hAnsi="Mulish"/>
                <w:sz w:val="18"/>
                <w:szCs w:val="18"/>
              </w:rPr>
            </w:pPr>
            <w:r w:rsidRPr="00896F1F">
              <w:rPr>
                <w:rFonts w:ascii="Mulish" w:hAnsi="Mulish"/>
                <w:sz w:val="18"/>
                <w:szCs w:val="18"/>
              </w:rPr>
              <w:t>Use scale-to-zero only for development or workloads that can tolerate cold-start latency.</w:t>
            </w:r>
          </w:p>
          <w:p w:rsidRPr="00896F1F" w:rsidR="0069522E" w:rsidP="00B34E3E" w:rsidRDefault="0069522E" w14:paraId="3A0135AF" w14:textId="038E8711">
            <w:pPr>
              <w:pStyle w:val="ListParagraph"/>
              <w:numPr>
                <w:ilvl w:val="1"/>
                <w:numId w:val="21"/>
              </w:numPr>
              <w:ind w:left="1032"/>
              <w:rPr>
                <w:rFonts w:ascii="Mulish" w:hAnsi="Mulish"/>
                <w:sz w:val="18"/>
                <w:szCs w:val="18"/>
              </w:rPr>
            </w:pPr>
            <w:r w:rsidRPr="00896F1F">
              <w:rPr>
                <w:rFonts w:ascii="Mulish" w:hAnsi="Mulish"/>
                <w:sz w:val="18"/>
                <w:szCs w:val="18"/>
              </w:rPr>
              <w:lastRenderedPageBreak/>
              <w:t>Authenticate production applications using OAuth and service principals</w:t>
            </w:r>
            <w:r w:rsidRPr="00896F1F" w:rsidR="006C29AA">
              <w:rPr>
                <w:rFonts w:ascii="Mulish" w:hAnsi="Mulish"/>
                <w:sz w:val="18"/>
                <w:szCs w:val="18"/>
              </w:rPr>
              <w:t xml:space="preserve">. Avoid the </w:t>
            </w:r>
            <w:r w:rsidRPr="00896F1F">
              <w:rPr>
                <w:rFonts w:ascii="Mulish" w:hAnsi="Mulish"/>
                <w:sz w:val="18"/>
                <w:szCs w:val="18"/>
              </w:rPr>
              <w:t>personal access tokens</w:t>
            </w:r>
            <w:r w:rsidRPr="00896F1F" w:rsidR="00511594">
              <w:rPr>
                <w:rFonts w:ascii="Mulish" w:hAnsi="Mulish"/>
                <w:sz w:val="18"/>
                <w:szCs w:val="18"/>
              </w:rPr>
              <w:t xml:space="preserve"> anywhere accept for the development environment</w:t>
            </w:r>
            <w:r w:rsidRPr="00896F1F">
              <w:rPr>
                <w:rFonts w:ascii="Mulish" w:hAnsi="Mulish"/>
                <w:sz w:val="18"/>
                <w:szCs w:val="18"/>
              </w:rPr>
              <w:t>.</w:t>
            </w:r>
          </w:p>
          <w:p w:rsidRPr="00896F1F" w:rsidR="00C96F7F" w:rsidP="00C96F7F" w:rsidRDefault="00C96F7F" w14:paraId="1F13B094" w14:textId="77777777">
            <w:pPr>
              <w:pStyle w:val="ListParagraph"/>
              <w:rPr>
                <w:rFonts w:ascii="Mulish" w:hAnsi="Mulish"/>
                <w:sz w:val="18"/>
                <w:szCs w:val="18"/>
              </w:rPr>
            </w:pPr>
          </w:p>
          <w:p w:rsidRPr="00896F1F" w:rsidR="0069522E" w:rsidP="00B34E3E" w:rsidRDefault="0069522E" w14:paraId="5B753EE8" w14:textId="77777777">
            <w:pPr>
              <w:pStyle w:val="ListParagraph"/>
              <w:numPr>
                <w:ilvl w:val="0"/>
                <w:numId w:val="21"/>
              </w:numPr>
              <w:ind w:left="323"/>
              <w:rPr>
                <w:rFonts w:ascii="Mulish" w:hAnsi="Mulish"/>
                <w:sz w:val="18"/>
                <w:szCs w:val="18"/>
              </w:rPr>
            </w:pPr>
            <w:r w:rsidRPr="00896F1F">
              <w:rPr>
                <w:rFonts w:ascii="Mulish" w:hAnsi="Mulish"/>
                <w:sz w:val="18"/>
                <w:szCs w:val="18"/>
              </w:rPr>
              <w:t>MLOps and Monitoring</w:t>
            </w:r>
          </w:p>
          <w:p w:rsidRPr="00896F1F" w:rsidR="0069522E" w:rsidP="00B34E3E" w:rsidRDefault="0069522E" w14:paraId="3BFB3D4C" w14:textId="77777777">
            <w:pPr>
              <w:pStyle w:val="ListParagraph"/>
              <w:numPr>
                <w:ilvl w:val="1"/>
                <w:numId w:val="21"/>
              </w:numPr>
              <w:ind w:left="1032"/>
              <w:rPr>
                <w:rFonts w:ascii="Mulish" w:hAnsi="Mulish"/>
                <w:sz w:val="18"/>
                <w:szCs w:val="18"/>
              </w:rPr>
            </w:pPr>
            <w:r w:rsidRPr="00896F1F">
              <w:rPr>
                <w:rFonts w:ascii="Mulish" w:hAnsi="Mulish"/>
                <w:sz w:val="18"/>
                <w:szCs w:val="18"/>
              </w:rPr>
              <w:t>Store notebooks, Python packages, configuration and tests in approved source control using Databricks Git folders where appropriate.</w:t>
            </w:r>
          </w:p>
          <w:p w:rsidRPr="00896F1F" w:rsidR="0069522E" w:rsidP="00B34E3E" w:rsidRDefault="0069522E" w14:paraId="306B5F7B" w14:textId="5A6E3D11">
            <w:pPr>
              <w:pStyle w:val="ListParagraph"/>
              <w:numPr>
                <w:ilvl w:val="1"/>
                <w:numId w:val="21"/>
              </w:numPr>
              <w:ind w:left="1032"/>
              <w:rPr>
                <w:rFonts w:ascii="Mulish" w:hAnsi="Mulish"/>
                <w:sz w:val="18"/>
                <w:szCs w:val="18"/>
              </w:rPr>
            </w:pPr>
            <w:r w:rsidRPr="00896F1F">
              <w:rPr>
                <w:rFonts w:ascii="Mulish" w:hAnsi="Mulish"/>
                <w:sz w:val="18"/>
                <w:szCs w:val="18"/>
              </w:rPr>
              <w:t xml:space="preserve">Use Declarative Automation Bundles </w:t>
            </w:r>
            <w:r w:rsidRPr="00896F1F" w:rsidR="00770126">
              <w:rPr>
                <w:rFonts w:ascii="Mulish" w:hAnsi="Mulish"/>
                <w:sz w:val="18"/>
                <w:szCs w:val="18"/>
              </w:rPr>
              <w:t xml:space="preserve">(DAB) </w:t>
            </w:r>
            <w:r w:rsidRPr="00896F1F">
              <w:rPr>
                <w:rFonts w:ascii="Mulish" w:hAnsi="Mulish"/>
                <w:sz w:val="18"/>
                <w:szCs w:val="18"/>
              </w:rPr>
              <w:t>and Azure DevOps pipelines to deploy jobs, models and serving endpoints consistently across environments.</w:t>
            </w:r>
          </w:p>
          <w:p w:rsidRPr="00896F1F" w:rsidR="0069522E" w:rsidP="00B34E3E" w:rsidRDefault="0069522E" w14:paraId="223AC77B" w14:textId="77777777">
            <w:pPr>
              <w:pStyle w:val="ListParagraph"/>
              <w:numPr>
                <w:ilvl w:val="1"/>
                <w:numId w:val="21"/>
              </w:numPr>
              <w:ind w:left="1032"/>
              <w:rPr>
                <w:rFonts w:ascii="Mulish" w:hAnsi="Mulish"/>
                <w:sz w:val="18"/>
                <w:szCs w:val="18"/>
              </w:rPr>
            </w:pPr>
            <w:r w:rsidRPr="00896F1F">
              <w:rPr>
                <w:rFonts w:ascii="Mulish" w:hAnsi="Mulish"/>
                <w:sz w:val="18"/>
                <w:szCs w:val="18"/>
              </w:rPr>
              <w:t>Automate testing and promotion, with approval gates for material production changes.</w:t>
            </w:r>
          </w:p>
          <w:p w:rsidRPr="00896F1F" w:rsidR="0069522E" w:rsidP="00B34E3E" w:rsidRDefault="0069522E" w14:paraId="44036C56" w14:textId="77777777">
            <w:pPr>
              <w:pStyle w:val="ListParagraph"/>
              <w:numPr>
                <w:ilvl w:val="1"/>
                <w:numId w:val="21"/>
              </w:numPr>
              <w:ind w:left="1032"/>
              <w:rPr>
                <w:rFonts w:ascii="Mulish" w:hAnsi="Mulish"/>
                <w:sz w:val="18"/>
                <w:szCs w:val="18"/>
              </w:rPr>
            </w:pPr>
            <w:r w:rsidRPr="00896F1F">
              <w:rPr>
                <w:rFonts w:ascii="Mulish" w:hAnsi="Mulish"/>
                <w:sz w:val="18"/>
                <w:szCs w:val="18"/>
              </w:rPr>
              <w:t>Monitor data quality, feature drift, prediction drift and model performance using Databricks data profiling and agreed quality thresholds.</w:t>
            </w:r>
          </w:p>
          <w:p w:rsidRPr="00896F1F" w:rsidR="0069522E" w:rsidP="00B34E3E" w:rsidRDefault="0069522E" w14:paraId="525FF0FD" w14:textId="77777777">
            <w:pPr>
              <w:pStyle w:val="ListParagraph"/>
              <w:numPr>
                <w:ilvl w:val="1"/>
                <w:numId w:val="21"/>
              </w:numPr>
              <w:ind w:left="1032"/>
              <w:rPr>
                <w:rFonts w:ascii="Mulish" w:hAnsi="Mulish"/>
                <w:sz w:val="18"/>
                <w:szCs w:val="18"/>
              </w:rPr>
            </w:pPr>
            <w:r w:rsidRPr="00896F1F">
              <w:rPr>
                <w:rFonts w:ascii="Mulish" w:hAnsi="Mulish"/>
                <w:sz w:val="18"/>
                <w:szCs w:val="18"/>
              </w:rPr>
              <w:t>Configure alerts for:</w:t>
            </w:r>
          </w:p>
          <w:p w:rsidRPr="00896F1F" w:rsidR="0069522E" w:rsidP="00B34E3E" w:rsidRDefault="0069522E" w14:paraId="45ACFA45" w14:textId="77777777">
            <w:pPr>
              <w:pStyle w:val="ListParagraph"/>
              <w:numPr>
                <w:ilvl w:val="2"/>
                <w:numId w:val="21"/>
              </w:numPr>
              <w:ind w:left="1457"/>
              <w:rPr>
                <w:rFonts w:ascii="Mulish" w:hAnsi="Mulish"/>
                <w:sz w:val="18"/>
                <w:szCs w:val="18"/>
              </w:rPr>
            </w:pPr>
            <w:r w:rsidRPr="00896F1F">
              <w:rPr>
                <w:rFonts w:ascii="Mulish" w:hAnsi="Mulish"/>
                <w:sz w:val="18"/>
                <w:szCs w:val="18"/>
              </w:rPr>
              <w:t>Failed training or inference jobs.</w:t>
            </w:r>
          </w:p>
          <w:p w:rsidRPr="00896F1F" w:rsidR="0069522E" w:rsidP="00B34E3E" w:rsidRDefault="0069522E" w14:paraId="1809F32C" w14:textId="77777777">
            <w:pPr>
              <w:pStyle w:val="ListParagraph"/>
              <w:numPr>
                <w:ilvl w:val="2"/>
                <w:numId w:val="21"/>
              </w:numPr>
              <w:ind w:left="1457"/>
              <w:rPr>
                <w:rFonts w:ascii="Mulish" w:hAnsi="Mulish"/>
                <w:sz w:val="18"/>
                <w:szCs w:val="18"/>
              </w:rPr>
            </w:pPr>
            <w:r w:rsidRPr="00896F1F">
              <w:rPr>
                <w:rFonts w:ascii="Mulish" w:hAnsi="Mulish"/>
                <w:sz w:val="18"/>
                <w:szCs w:val="18"/>
              </w:rPr>
              <w:t>Serving endpoint errors, throttling and latency.</w:t>
            </w:r>
          </w:p>
          <w:p w:rsidRPr="00896F1F" w:rsidR="0069522E" w:rsidP="00B34E3E" w:rsidRDefault="0069522E" w14:paraId="50C2AB1C" w14:textId="77777777">
            <w:pPr>
              <w:pStyle w:val="ListParagraph"/>
              <w:numPr>
                <w:ilvl w:val="2"/>
                <w:numId w:val="21"/>
              </w:numPr>
              <w:ind w:left="1457"/>
              <w:rPr>
                <w:rFonts w:ascii="Mulish" w:hAnsi="Mulish"/>
                <w:sz w:val="18"/>
                <w:szCs w:val="18"/>
              </w:rPr>
            </w:pPr>
            <w:r w:rsidRPr="00896F1F">
              <w:rPr>
                <w:rFonts w:ascii="Mulish" w:hAnsi="Mulish"/>
                <w:sz w:val="18"/>
                <w:szCs w:val="18"/>
              </w:rPr>
              <w:t>Data-quality or model-drift thresholds.</w:t>
            </w:r>
          </w:p>
          <w:p w:rsidRPr="00896F1F" w:rsidR="0069522E" w:rsidP="00B34E3E" w:rsidRDefault="0069522E" w14:paraId="572B3FFD" w14:textId="77777777">
            <w:pPr>
              <w:pStyle w:val="ListParagraph"/>
              <w:numPr>
                <w:ilvl w:val="2"/>
                <w:numId w:val="21"/>
              </w:numPr>
              <w:ind w:left="1457"/>
              <w:rPr>
                <w:rFonts w:ascii="Mulish" w:hAnsi="Mulish"/>
                <w:sz w:val="18"/>
                <w:szCs w:val="18"/>
              </w:rPr>
            </w:pPr>
            <w:r w:rsidRPr="00896F1F">
              <w:rPr>
                <w:rFonts w:ascii="Mulish" w:hAnsi="Mulish"/>
                <w:sz w:val="18"/>
                <w:szCs w:val="18"/>
              </w:rPr>
              <w:t>Pipeline failures and missed schedules.</w:t>
            </w:r>
          </w:p>
          <w:p w:rsidRPr="00896F1F" w:rsidR="0069522E" w:rsidP="00B34E3E" w:rsidRDefault="0069522E" w14:paraId="3142BF8D" w14:textId="77777777">
            <w:pPr>
              <w:pStyle w:val="ListParagraph"/>
              <w:numPr>
                <w:ilvl w:val="2"/>
                <w:numId w:val="21"/>
              </w:numPr>
              <w:ind w:left="1457"/>
              <w:rPr>
                <w:rFonts w:ascii="Mulish" w:hAnsi="Mulish"/>
                <w:sz w:val="18"/>
                <w:szCs w:val="18"/>
              </w:rPr>
            </w:pPr>
            <w:r w:rsidRPr="00896F1F">
              <w:rPr>
                <w:rFonts w:ascii="Mulish" w:hAnsi="Mulish"/>
                <w:sz w:val="18"/>
                <w:szCs w:val="18"/>
              </w:rPr>
              <w:t>Unexpected compute or serving consumption.</w:t>
            </w:r>
          </w:p>
          <w:p w:rsidRPr="00896F1F" w:rsidR="0069522E" w:rsidP="00B34E3E" w:rsidRDefault="0069522E" w14:paraId="68BB5A9D" w14:textId="6D31DF11">
            <w:pPr>
              <w:pStyle w:val="ListParagraph"/>
              <w:numPr>
                <w:ilvl w:val="1"/>
                <w:numId w:val="21"/>
              </w:numPr>
              <w:ind w:left="1032"/>
              <w:rPr>
                <w:rFonts w:ascii="Mulish" w:hAnsi="Mulish"/>
                <w:sz w:val="18"/>
                <w:szCs w:val="18"/>
              </w:rPr>
            </w:pPr>
            <w:r w:rsidRPr="00896F1F">
              <w:rPr>
                <w:rFonts w:ascii="Mulish" w:hAnsi="Mulish"/>
                <w:sz w:val="18"/>
                <w:szCs w:val="18"/>
              </w:rPr>
              <w:t>Send Azure Databricks diagnostic logs to the application Log Analytics workspace and centrally mandated security logs to the Tier 0</w:t>
            </w:r>
            <w:r w:rsidRPr="00896F1F" w:rsidR="00770126">
              <w:rPr>
                <w:rFonts w:ascii="Mulish" w:hAnsi="Mulish"/>
                <w:sz w:val="18"/>
                <w:szCs w:val="18"/>
              </w:rPr>
              <w:t xml:space="preserve"> Log Analytics Workspace (Sentinel enabled)</w:t>
            </w:r>
            <w:r w:rsidRPr="00896F1F">
              <w:rPr>
                <w:rFonts w:ascii="Mulish" w:hAnsi="Mulish"/>
                <w:sz w:val="18"/>
                <w:szCs w:val="18"/>
              </w:rPr>
              <w:t>.</w:t>
            </w:r>
          </w:p>
          <w:p w:rsidRPr="00896F1F" w:rsidR="0069522E" w:rsidP="00B34E3E" w:rsidRDefault="0069522E" w14:paraId="7690236E" w14:textId="77777777">
            <w:pPr>
              <w:pStyle w:val="ListParagraph"/>
              <w:numPr>
                <w:ilvl w:val="1"/>
                <w:numId w:val="21"/>
              </w:numPr>
              <w:ind w:left="1032"/>
              <w:rPr>
                <w:rFonts w:ascii="Mulish" w:hAnsi="Mulish"/>
                <w:sz w:val="18"/>
                <w:szCs w:val="18"/>
              </w:rPr>
            </w:pPr>
            <w:r w:rsidRPr="00896F1F">
              <w:rPr>
                <w:rFonts w:ascii="Mulish" w:hAnsi="Mulish"/>
                <w:sz w:val="18"/>
                <w:szCs w:val="18"/>
              </w:rPr>
              <w:t>Use Databricks system tables for audit, lineage, compute, job and billing analysis.</w:t>
            </w:r>
          </w:p>
          <w:p w:rsidRPr="00896F1F" w:rsidR="00511594" w:rsidP="00511594" w:rsidRDefault="00511594" w14:paraId="257B2186" w14:textId="77777777">
            <w:pPr>
              <w:rPr>
                <w:rFonts w:ascii="Mulish" w:hAnsi="Mulish"/>
                <w:sz w:val="18"/>
                <w:szCs w:val="18"/>
              </w:rPr>
            </w:pPr>
          </w:p>
          <w:p w:rsidRPr="00896F1F" w:rsidR="0069522E" w:rsidP="00B34E3E" w:rsidRDefault="0069522E" w14:paraId="12AC3078" w14:textId="77777777">
            <w:pPr>
              <w:pStyle w:val="ListParagraph"/>
              <w:numPr>
                <w:ilvl w:val="0"/>
                <w:numId w:val="21"/>
              </w:numPr>
              <w:ind w:left="323"/>
              <w:rPr>
                <w:rFonts w:ascii="Mulish" w:hAnsi="Mulish"/>
                <w:sz w:val="18"/>
                <w:szCs w:val="18"/>
              </w:rPr>
            </w:pPr>
            <w:r w:rsidRPr="00896F1F">
              <w:rPr>
                <w:rFonts w:ascii="Mulish" w:hAnsi="Mulish"/>
                <w:sz w:val="18"/>
                <w:szCs w:val="18"/>
              </w:rPr>
              <w:t>Networking and Security</w:t>
            </w:r>
          </w:p>
          <w:p w:rsidRPr="00896F1F" w:rsidR="0069522E" w:rsidP="00B34E3E" w:rsidRDefault="0069522E" w14:paraId="72CC28A8" w14:textId="77777777">
            <w:pPr>
              <w:pStyle w:val="ListParagraph"/>
              <w:numPr>
                <w:ilvl w:val="1"/>
                <w:numId w:val="21"/>
              </w:numPr>
              <w:ind w:left="1032"/>
              <w:rPr>
                <w:rFonts w:ascii="Mulish" w:hAnsi="Mulish"/>
                <w:sz w:val="18"/>
                <w:szCs w:val="18"/>
              </w:rPr>
            </w:pPr>
            <w:r w:rsidRPr="00896F1F">
              <w:rPr>
                <w:rFonts w:ascii="Mulish" w:hAnsi="Mulish"/>
                <w:sz w:val="18"/>
                <w:szCs w:val="18"/>
              </w:rPr>
              <w:t>Use Microsoft Entra ID groups for user access and service principals for automation.</w:t>
            </w:r>
          </w:p>
          <w:p w:rsidRPr="00896F1F" w:rsidR="0069522E" w:rsidP="00B34E3E" w:rsidRDefault="0069522E" w14:paraId="1D40B6A9" w14:textId="77777777">
            <w:pPr>
              <w:pStyle w:val="ListParagraph"/>
              <w:numPr>
                <w:ilvl w:val="1"/>
                <w:numId w:val="21"/>
              </w:numPr>
              <w:ind w:left="1032"/>
              <w:rPr>
                <w:rFonts w:ascii="Mulish" w:hAnsi="Mulish"/>
                <w:sz w:val="18"/>
                <w:szCs w:val="18"/>
              </w:rPr>
            </w:pPr>
            <w:r w:rsidRPr="00896F1F">
              <w:rPr>
                <w:rFonts w:ascii="Mulish" w:hAnsi="Mulish"/>
                <w:sz w:val="18"/>
                <w:szCs w:val="18"/>
              </w:rPr>
              <w:t>Apply least privilege across Azure RBAC, Databricks workspace permissions and Unity Catalog privileges.</w:t>
            </w:r>
          </w:p>
          <w:p w:rsidRPr="00896F1F" w:rsidR="0069522E" w:rsidP="00B34E3E" w:rsidRDefault="0069522E" w14:paraId="56AC2E03" w14:textId="77777777">
            <w:pPr>
              <w:pStyle w:val="ListParagraph"/>
              <w:numPr>
                <w:ilvl w:val="1"/>
                <w:numId w:val="21"/>
              </w:numPr>
              <w:ind w:left="1032"/>
              <w:rPr>
                <w:rFonts w:ascii="Mulish" w:hAnsi="Mulish"/>
                <w:sz w:val="18"/>
                <w:szCs w:val="18"/>
              </w:rPr>
            </w:pPr>
            <w:r w:rsidRPr="00896F1F">
              <w:rPr>
                <w:rFonts w:ascii="Mulish" w:hAnsi="Mulish"/>
                <w:sz w:val="18"/>
                <w:szCs w:val="18"/>
              </w:rPr>
              <w:t>Enable Secure Cluster Connectivity so classic compute nodes have no public IP addresses.</w:t>
            </w:r>
          </w:p>
          <w:p w:rsidRPr="00896F1F" w:rsidR="0069522E" w:rsidP="00B34E3E" w:rsidRDefault="0069522E" w14:paraId="266E00E8" w14:textId="0273EB7F">
            <w:pPr>
              <w:pStyle w:val="ListParagraph"/>
              <w:numPr>
                <w:ilvl w:val="1"/>
                <w:numId w:val="21"/>
              </w:numPr>
              <w:ind w:left="1032"/>
              <w:rPr>
                <w:rFonts w:ascii="Mulish" w:hAnsi="Mulish"/>
                <w:sz w:val="18"/>
                <w:szCs w:val="18"/>
              </w:rPr>
            </w:pPr>
            <w:r w:rsidRPr="00896F1F">
              <w:rPr>
                <w:rFonts w:ascii="Mulish" w:hAnsi="Mulish"/>
                <w:sz w:val="18"/>
                <w:szCs w:val="18"/>
              </w:rPr>
              <w:t xml:space="preserve">Use </w:t>
            </w:r>
            <w:r w:rsidRPr="00896F1F" w:rsidR="00EE0D73">
              <w:rPr>
                <w:rFonts w:ascii="Mulish" w:hAnsi="Mulish"/>
                <w:sz w:val="18"/>
                <w:szCs w:val="18"/>
              </w:rPr>
              <w:t xml:space="preserve">Azure </w:t>
            </w:r>
            <w:r w:rsidRPr="00896F1F">
              <w:rPr>
                <w:rFonts w:ascii="Mulish" w:hAnsi="Mulish"/>
                <w:sz w:val="18"/>
                <w:szCs w:val="18"/>
              </w:rPr>
              <w:t xml:space="preserve">Private Link and centralised egress controls </w:t>
            </w:r>
            <w:r w:rsidRPr="00896F1F" w:rsidR="00EE0D73">
              <w:rPr>
                <w:rFonts w:ascii="Mulish" w:hAnsi="Mulish"/>
                <w:sz w:val="18"/>
                <w:szCs w:val="18"/>
              </w:rPr>
              <w:t>as</w:t>
            </w:r>
            <w:r w:rsidRPr="00896F1F">
              <w:rPr>
                <w:rFonts w:ascii="Mulish" w:hAnsi="Mulish"/>
                <w:sz w:val="18"/>
                <w:szCs w:val="18"/>
              </w:rPr>
              <w:t xml:space="preserve"> required by the</w:t>
            </w:r>
            <w:r w:rsidRPr="00896F1F" w:rsidR="00EE0D73">
              <w:rPr>
                <w:rFonts w:ascii="Mulish" w:hAnsi="Mulish"/>
                <w:sz w:val="18"/>
                <w:szCs w:val="18"/>
              </w:rPr>
              <w:t xml:space="preserve"> Calandra</w:t>
            </w:r>
            <w:r w:rsidRPr="00896F1F">
              <w:rPr>
                <w:rFonts w:ascii="Mulish" w:hAnsi="Mulish"/>
                <w:sz w:val="18"/>
                <w:szCs w:val="18"/>
              </w:rPr>
              <w:t xml:space="preserve"> landing-zone security design.</w:t>
            </w:r>
          </w:p>
          <w:p w:rsidRPr="00896F1F" w:rsidR="0069522E" w:rsidP="00B34E3E" w:rsidRDefault="0069522E" w14:paraId="6525999F" w14:textId="77777777">
            <w:pPr>
              <w:pStyle w:val="ListParagraph"/>
              <w:numPr>
                <w:ilvl w:val="1"/>
                <w:numId w:val="21"/>
              </w:numPr>
              <w:ind w:left="1032"/>
              <w:rPr>
                <w:rFonts w:ascii="Mulish" w:hAnsi="Mulish"/>
                <w:sz w:val="18"/>
                <w:szCs w:val="18"/>
              </w:rPr>
            </w:pPr>
            <w:r w:rsidRPr="00896F1F">
              <w:rPr>
                <w:rFonts w:ascii="Mulish" w:hAnsi="Mulish"/>
                <w:sz w:val="18"/>
                <w:szCs w:val="18"/>
              </w:rPr>
              <w:t>For serverless compute, use Network Connectivity Configurations and private endpoints where private access to Azure resources is required.</w:t>
            </w:r>
          </w:p>
          <w:p w:rsidRPr="00896F1F" w:rsidR="0069522E" w:rsidP="00B34E3E" w:rsidRDefault="0069522E" w14:paraId="41BAC4C6" w14:textId="77777777">
            <w:pPr>
              <w:pStyle w:val="ListParagraph"/>
              <w:numPr>
                <w:ilvl w:val="1"/>
                <w:numId w:val="21"/>
              </w:numPr>
              <w:ind w:left="1032"/>
              <w:rPr>
                <w:rFonts w:ascii="Mulish" w:hAnsi="Mulish"/>
                <w:sz w:val="18"/>
                <w:szCs w:val="18"/>
              </w:rPr>
            </w:pPr>
            <w:r w:rsidRPr="00896F1F">
              <w:rPr>
                <w:rFonts w:ascii="Mulish" w:hAnsi="Mulish"/>
                <w:sz w:val="18"/>
                <w:szCs w:val="18"/>
              </w:rPr>
              <w:t>Use managed identities through Azure Databricks Access Connectors for Azure Storage access.</w:t>
            </w:r>
          </w:p>
          <w:p w:rsidRPr="00896F1F" w:rsidR="0069522E" w:rsidP="00B34E3E" w:rsidRDefault="0069522E" w14:paraId="351BBE1E" w14:textId="3A12A480">
            <w:pPr>
              <w:pStyle w:val="ListParagraph"/>
              <w:numPr>
                <w:ilvl w:val="1"/>
                <w:numId w:val="21"/>
              </w:numPr>
              <w:ind w:left="1032"/>
              <w:rPr>
                <w:rFonts w:ascii="Mulish" w:hAnsi="Mulish"/>
                <w:sz w:val="18"/>
                <w:szCs w:val="18"/>
              </w:rPr>
            </w:pPr>
            <w:r w:rsidRPr="00896F1F">
              <w:rPr>
                <w:rFonts w:ascii="Mulish" w:hAnsi="Mulish"/>
                <w:sz w:val="18"/>
                <w:szCs w:val="18"/>
              </w:rPr>
              <w:t xml:space="preserve">Store secrets in </w:t>
            </w:r>
            <w:r w:rsidRPr="00896F1F" w:rsidR="00A15E2E">
              <w:rPr>
                <w:rFonts w:ascii="Mulish" w:hAnsi="Mulish"/>
                <w:sz w:val="18"/>
                <w:szCs w:val="18"/>
              </w:rPr>
              <w:t>the appropriate Azure Key Vault</w:t>
            </w:r>
            <w:r w:rsidRPr="00896F1F">
              <w:rPr>
                <w:rFonts w:ascii="Mulish" w:hAnsi="Mulish"/>
                <w:sz w:val="18"/>
                <w:szCs w:val="18"/>
              </w:rPr>
              <w:t xml:space="preserve"> and avoid embedding credentials in notebooks or configuration.</w:t>
            </w:r>
          </w:p>
          <w:p w:rsidRPr="00896F1F" w:rsidR="0069522E" w:rsidP="00B34E3E" w:rsidRDefault="0069522E" w14:paraId="045944BE" w14:textId="77777777">
            <w:pPr>
              <w:pStyle w:val="ListParagraph"/>
              <w:numPr>
                <w:ilvl w:val="1"/>
                <w:numId w:val="21"/>
              </w:numPr>
              <w:ind w:left="1032"/>
              <w:rPr>
                <w:rFonts w:ascii="Mulish" w:hAnsi="Mulish"/>
                <w:sz w:val="18"/>
                <w:szCs w:val="18"/>
              </w:rPr>
            </w:pPr>
            <w:r w:rsidRPr="00896F1F">
              <w:rPr>
                <w:rFonts w:ascii="Mulish" w:hAnsi="Mulish"/>
                <w:sz w:val="18"/>
                <w:szCs w:val="18"/>
              </w:rPr>
              <w:t>Use customer-managed keys only where required by data classification, contractual or regulatory requirements.</w:t>
            </w:r>
          </w:p>
          <w:p w:rsidRPr="00896F1F" w:rsidR="00770126" w:rsidP="00511594" w:rsidRDefault="00770126" w14:paraId="2B1E0764" w14:textId="77777777">
            <w:pPr>
              <w:rPr>
                <w:rFonts w:ascii="Mulish" w:hAnsi="Mulish"/>
                <w:sz w:val="18"/>
                <w:szCs w:val="18"/>
              </w:rPr>
            </w:pPr>
          </w:p>
          <w:p w:rsidRPr="00896F1F" w:rsidR="0069522E" w:rsidP="00B34E3E" w:rsidRDefault="0069522E" w14:paraId="6FAED735" w14:textId="77777777">
            <w:pPr>
              <w:pStyle w:val="ListParagraph"/>
              <w:numPr>
                <w:ilvl w:val="0"/>
                <w:numId w:val="17"/>
              </w:numPr>
              <w:rPr>
                <w:rFonts w:ascii="Mulish" w:hAnsi="Mulish"/>
                <w:sz w:val="18"/>
                <w:szCs w:val="18"/>
              </w:rPr>
            </w:pPr>
            <w:r w:rsidRPr="00896F1F">
              <w:rPr>
                <w:rFonts w:ascii="Mulish" w:hAnsi="Mulish"/>
                <w:sz w:val="18"/>
                <w:szCs w:val="18"/>
              </w:rPr>
              <w:t>Cost Management</w:t>
            </w:r>
          </w:p>
          <w:p w:rsidRPr="00896F1F" w:rsidR="0069522E" w:rsidP="00B34E3E" w:rsidRDefault="0069522E" w14:paraId="2182F036" w14:textId="77777777">
            <w:pPr>
              <w:pStyle w:val="ListParagraph"/>
              <w:numPr>
                <w:ilvl w:val="1"/>
                <w:numId w:val="17"/>
              </w:numPr>
              <w:rPr>
                <w:rFonts w:ascii="Mulish" w:hAnsi="Mulish"/>
                <w:sz w:val="18"/>
                <w:szCs w:val="18"/>
              </w:rPr>
            </w:pPr>
            <w:r w:rsidRPr="00896F1F">
              <w:rPr>
                <w:rFonts w:ascii="Mulish" w:hAnsi="Mulish"/>
                <w:sz w:val="18"/>
                <w:szCs w:val="18"/>
              </w:rPr>
              <w:t>Apply mandatory workload, owner, environment and cost-centre tags to compute and serving resources.</w:t>
            </w:r>
          </w:p>
          <w:p w:rsidRPr="00896F1F" w:rsidR="0069522E" w:rsidP="00B34E3E" w:rsidRDefault="0069522E" w14:paraId="374606EF" w14:textId="77777777">
            <w:pPr>
              <w:pStyle w:val="ListParagraph"/>
              <w:numPr>
                <w:ilvl w:val="1"/>
                <w:numId w:val="17"/>
              </w:numPr>
              <w:rPr>
                <w:rFonts w:ascii="Mulish" w:hAnsi="Mulish"/>
                <w:sz w:val="18"/>
                <w:szCs w:val="18"/>
              </w:rPr>
            </w:pPr>
            <w:r w:rsidRPr="00896F1F">
              <w:rPr>
                <w:rFonts w:ascii="Mulish" w:hAnsi="Mulish"/>
                <w:sz w:val="18"/>
                <w:szCs w:val="18"/>
              </w:rPr>
              <w:t>Use autoscaling and auto-termination and remove idle or unused compute.</w:t>
            </w:r>
          </w:p>
          <w:p w:rsidRPr="00896F1F" w:rsidR="0069522E" w:rsidP="00B34E3E" w:rsidRDefault="0069522E" w14:paraId="1484C4F6" w14:textId="77777777">
            <w:pPr>
              <w:pStyle w:val="ListParagraph"/>
              <w:numPr>
                <w:ilvl w:val="1"/>
                <w:numId w:val="17"/>
              </w:numPr>
              <w:rPr>
                <w:rFonts w:ascii="Mulish" w:hAnsi="Mulish"/>
                <w:sz w:val="18"/>
                <w:szCs w:val="18"/>
              </w:rPr>
            </w:pPr>
            <w:r w:rsidRPr="00896F1F">
              <w:rPr>
                <w:rFonts w:ascii="Mulish" w:hAnsi="Mulish"/>
                <w:sz w:val="18"/>
                <w:szCs w:val="18"/>
              </w:rPr>
              <w:t>Prefer ephemeral job compute over continuously running interactive compute for production workloads.</w:t>
            </w:r>
          </w:p>
          <w:p w:rsidRPr="00896F1F" w:rsidR="0069522E" w:rsidP="00B34E3E" w:rsidRDefault="0069522E" w14:paraId="4484C571" w14:textId="77777777">
            <w:pPr>
              <w:pStyle w:val="ListParagraph"/>
              <w:numPr>
                <w:ilvl w:val="1"/>
                <w:numId w:val="17"/>
              </w:numPr>
              <w:rPr>
                <w:rFonts w:ascii="Mulish" w:hAnsi="Mulish"/>
                <w:sz w:val="18"/>
                <w:szCs w:val="18"/>
              </w:rPr>
            </w:pPr>
            <w:r w:rsidRPr="00896F1F">
              <w:rPr>
                <w:rFonts w:ascii="Mulish" w:hAnsi="Mulish"/>
                <w:sz w:val="18"/>
                <w:szCs w:val="18"/>
              </w:rPr>
              <w:t>Right-size CPU, memory, GPU and serving concurrency using measured utilisation.</w:t>
            </w:r>
          </w:p>
          <w:p w:rsidRPr="00896F1F" w:rsidR="0069522E" w:rsidP="00B34E3E" w:rsidRDefault="0069522E" w14:paraId="3497631B" w14:textId="77777777">
            <w:pPr>
              <w:pStyle w:val="ListParagraph"/>
              <w:numPr>
                <w:ilvl w:val="1"/>
                <w:numId w:val="17"/>
              </w:numPr>
              <w:rPr>
                <w:rFonts w:ascii="Mulish" w:hAnsi="Mulish"/>
                <w:sz w:val="18"/>
                <w:szCs w:val="18"/>
              </w:rPr>
            </w:pPr>
            <w:r w:rsidRPr="00896F1F">
              <w:rPr>
                <w:rFonts w:ascii="Mulish" w:hAnsi="Mulish"/>
                <w:sz w:val="18"/>
                <w:szCs w:val="18"/>
              </w:rPr>
              <w:t xml:space="preserve">Configure Databricks budgets and monitor </w:t>
            </w:r>
            <w:r w:rsidRPr="00896F1F">
              <w:rPr>
                <w:rStyle w:val="HTMLCode"/>
                <w:rFonts w:ascii="Mulish" w:hAnsi="Mulish"/>
                <w:i/>
                <w:iCs/>
                <w:sz w:val="18"/>
                <w:szCs w:val="18"/>
              </w:rPr>
              <w:t>system.billing.usage</w:t>
            </w:r>
            <w:r w:rsidRPr="00896F1F">
              <w:rPr>
                <w:rFonts w:ascii="Mulish" w:hAnsi="Mulish"/>
                <w:sz w:val="18"/>
                <w:szCs w:val="18"/>
              </w:rPr>
              <w:t xml:space="preserve"> for cost allocation and abnormal consumption.</w:t>
            </w:r>
          </w:p>
          <w:p w:rsidRPr="00896F1F" w:rsidR="0069522E" w:rsidP="00B34E3E" w:rsidRDefault="0069522E" w14:paraId="2EC1E198" w14:textId="77777777">
            <w:pPr>
              <w:pStyle w:val="ListParagraph"/>
              <w:numPr>
                <w:ilvl w:val="1"/>
                <w:numId w:val="17"/>
              </w:numPr>
              <w:rPr>
                <w:rFonts w:ascii="Mulish" w:hAnsi="Mulish"/>
                <w:sz w:val="18"/>
                <w:szCs w:val="18"/>
              </w:rPr>
            </w:pPr>
            <w:r w:rsidRPr="00896F1F">
              <w:rPr>
                <w:rFonts w:ascii="Mulish" w:hAnsi="Mulish"/>
                <w:sz w:val="18"/>
                <w:szCs w:val="18"/>
              </w:rPr>
              <w:t>Use commitment or reserved-capacity options only where sustained utilisation justifies them.</w:t>
            </w:r>
          </w:p>
          <w:p w:rsidRPr="00896F1F" w:rsidR="0069522E" w:rsidP="00B34E3E" w:rsidRDefault="0069522E" w14:paraId="5EF85571" w14:textId="77777777">
            <w:pPr>
              <w:pStyle w:val="ListParagraph"/>
              <w:numPr>
                <w:ilvl w:val="1"/>
                <w:numId w:val="17"/>
              </w:numPr>
              <w:rPr>
                <w:rFonts w:ascii="Mulish" w:hAnsi="Mulish"/>
                <w:sz w:val="18"/>
                <w:szCs w:val="18"/>
              </w:rPr>
            </w:pPr>
            <w:r w:rsidRPr="00896F1F">
              <w:rPr>
                <w:rFonts w:ascii="Mulish" w:hAnsi="Mulish"/>
                <w:sz w:val="18"/>
                <w:szCs w:val="18"/>
              </w:rPr>
              <w:lastRenderedPageBreak/>
              <w:t>Review the cost of training, feature computation, batch inference and online serving as part of model approval.</w:t>
            </w:r>
          </w:p>
          <w:p w:rsidRPr="00896F1F" w:rsidR="009B1043" w:rsidP="00210D4C" w:rsidRDefault="009B1043" w14:paraId="3DE8CA4C" w14:textId="6E714841">
            <w:pPr>
              <w:spacing w:before="100" w:beforeAutospacing="1" w:after="100" w:afterAutospacing="1"/>
              <w:ind w:left="1080"/>
              <w:rPr>
                <w:rFonts w:ascii="Mulish" w:hAnsi="Mulish" w:cstheme="majorHAnsi"/>
                <w:sz w:val="18"/>
                <w:szCs w:val="18"/>
              </w:rPr>
            </w:pPr>
          </w:p>
        </w:tc>
      </w:tr>
      <w:tr w:rsidRPr="00896F1F" w:rsidR="009B1043" w:rsidTr="008D22B1" w14:paraId="196E1781" w14:textId="77777777">
        <w:tc>
          <w:tcPr>
            <w:tcW w:w="554" w:type="pct"/>
          </w:tcPr>
          <w:p w:rsidRPr="00896F1F" w:rsidR="009B1043" w:rsidP="009B1043" w:rsidRDefault="00D90C8F" w14:paraId="3B41C32F" w14:textId="220C7293">
            <w:pPr>
              <w:pStyle w:val="p1"/>
              <w:rPr>
                <w:rFonts w:ascii="Mulish" w:hAnsi="Mulish" w:cstheme="majorHAnsi"/>
                <w:sz w:val="18"/>
                <w:szCs w:val="18"/>
              </w:rPr>
            </w:pPr>
            <w:r w:rsidRPr="00896F1F">
              <w:rPr>
                <w:rFonts w:ascii="Mulish" w:hAnsi="Mulish" w:cstheme="majorHAnsi"/>
                <w:sz w:val="18"/>
                <w:szCs w:val="18"/>
              </w:rPr>
              <w:lastRenderedPageBreak/>
              <w:t>Mic</w:t>
            </w:r>
            <w:r w:rsidRPr="00896F1F" w:rsidR="00EE43A4">
              <w:rPr>
                <w:rFonts w:ascii="Mulish" w:hAnsi="Mulish" w:cstheme="majorHAnsi"/>
                <w:sz w:val="18"/>
                <w:szCs w:val="18"/>
              </w:rPr>
              <w:t>rosoft Foundry</w:t>
            </w:r>
          </w:p>
        </w:tc>
        <w:tc>
          <w:tcPr>
            <w:tcW w:w="4446" w:type="pct"/>
          </w:tcPr>
          <w:p w:rsidRPr="00896F1F" w:rsidR="00D90C8F" w:rsidP="00B34E3E" w:rsidRDefault="00D90C8F" w14:paraId="5B493387" w14:textId="0ACC4E85">
            <w:pPr>
              <w:pStyle w:val="ListParagraph"/>
              <w:numPr>
                <w:ilvl w:val="0"/>
                <w:numId w:val="19"/>
              </w:numPr>
              <w:ind w:left="360"/>
              <w:rPr>
                <w:rFonts w:ascii="Mulish" w:hAnsi="Mulish"/>
                <w:i/>
                <w:iCs/>
                <w:sz w:val="18"/>
                <w:szCs w:val="18"/>
              </w:rPr>
            </w:pPr>
            <w:r w:rsidRPr="00896F1F">
              <w:rPr>
                <w:rStyle w:val="Strong"/>
                <w:rFonts w:ascii="Mulish" w:hAnsi="Mulish"/>
                <w:b w:val="0"/>
                <w:bCs w:val="0"/>
                <w:sz w:val="18"/>
                <w:szCs w:val="18"/>
              </w:rPr>
              <w:t>Foundry resource name:</w:t>
            </w:r>
            <w:r w:rsidRPr="00896F1F">
              <w:rPr>
                <w:rFonts w:ascii="Mulish" w:hAnsi="Mulish"/>
                <w:sz w:val="18"/>
                <w:szCs w:val="18"/>
              </w:rPr>
              <w:t xml:space="preserve"> </w:t>
            </w:r>
            <w:r w:rsidRPr="00896F1F" w:rsidR="00EE43A4">
              <w:rPr>
                <w:rFonts w:ascii="Mulish" w:hAnsi="Mulish"/>
                <w:i/>
                <w:iCs/>
                <w:sz w:val="18"/>
                <w:szCs w:val="18"/>
              </w:rPr>
              <w:t>doubtless</w:t>
            </w:r>
            <w:r w:rsidRPr="00896F1F">
              <w:rPr>
                <w:rStyle w:val="HTMLCode"/>
                <w:rFonts w:ascii="Mulish" w:hAnsi="Mulish"/>
                <w:i/>
                <w:iCs/>
                <w:sz w:val="18"/>
                <w:szCs w:val="18"/>
              </w:rPr>
              <w:t>-fdy-</w:t>
            </w:r>
            <w:r w:rsidRPr="00896F1F" w:rsidR="00EE43A4">
              <w:rPr>
                <w:rStyle w:val="HTMLCode"/>
                <w:rFonts w:ascii="Mulish" w:hAnsi="Mulish"/>
                <w:i/>
                <w:iCs/>
                <w:sz w:val="18"/>
                <w:szCs w:val="18"/>
              </w:rPr>
              <w:t>grp</w:t>
            </w:r>
            <w:r w:rsidRPr="00896F1F">
              <w:rPr>
                <w:rStyle w:val="HTMLCode"/>
                <w:rFonts w:ascii="Mulish" w:hAnsi="Mulish"/>
                <w:i/>
                <w:iCs/>
                <w:sz w:val="18"/>
                <w:szCs w:val="18"/>
              </w:rPr>
              <w:t>-</w:t>
            </w:r>
            <w:r w:rsidRPr="00896F1F" w:rsidR="00E84DF9">
              <w:rPr>
                <w:rStyle w:val="HTMLCode"/>
                <w:rFonts w:ascii="Mulish" w:hAnsi="Mulish"/>
                <w:i/>
                <w:iCs/>
                <w:sz w:val="18"/>
                <w:szCs w:val="18"/>
              </w:rPr>
              <w:t>dewc</w:t>
            </w:r>
            <w:r w:rsidRPr="00896F1F">
              <w:rPr>
                <w:rStyle w:val="HTMLCode"/>
                <w:rFonts w:ascii="Mulish" w:hAnsi="Mulish"/>
                <w:i/>
                <w:iCs/>
                <w:sz w:val="18"/>
                <w:szCs w:val="18"/>
              </w:rPr>
              <w:t>-&lt;environment&gt;-001</w:t>
            </w:r>
          </w:p>
          <w:p w:rsidRPr="00896F1F" w:rsidR="00D90C8F" w:rsidP="00B34E3E" w:rsidRDefault="00D90C8F" w14:paraId="224AB31D" w14:textId="69E6F04D">
            <w:pPr>
              <w:pStyle w:val="ListParagraph"/>
              <w:numPr>
                <w:ilvl w:val="0"/>
                <w:numId w:val="19"/>
              </w:numPr>
              <w:ind w:left="360"/>
              <w:rPr>
                <w:rFonts w:ascii="Mulish" w:hAnsi="Mulish"/>
                <w:i/>
                <w:iCs/>
                <w:sz w:val="18"/>
                <w:szCs w:val="18"/>
              </w:rPr>
            </w:pPr>
            <w:r w:rsidRPr="00896F1F">
              <w:rPr>
                <w:rStyle w:val="Strong"/>
                <w:rFonts w:ascii="Mulish" w:hAnsi="Mulish"/>
                <w:b w:val="0"/>
                <w:bCs w:val="0"/>
                <w:sz w:val="18"/>
                <w:szCs w:val="18"/>
              </w:rPr>
              <w:t>Project name:</w:t>
            </w:r>
            <w:r w:rsidRPr="00896F1F">
              <w:rPr>
                <w:rFonts w:ascii="Mulish" w:hAnsi="Mulish"/>
                <w:sz w:val="18"/>
                <w:szCs w:val="18"/>
              </w:rPr>
              <w:t xml:space="preserve"> </w:t>
            </w:r>
            <w:r w:rsidRPr="00896F1F" w:rsidR="00E84DF9">
              <w:rPr>
                <w:rStyle w:val="HTMLCode"/>
                <w:rFonts w:ascii="Mulish" w:hAnsi="Mulish"/>
                <w:i/>
                <w:iCs/>
                <w:sz w:val="18"/>
                <w:szCs w:val="18"/>
              </w:rPr>
              <w:t>doubtless</w:t>
            </w:r>
            <w:r w:rsidRPr="00896F1F">
              <w:rPr>
                <w:rStyle w:val="HTMLCode"/>
                <w:rFonts w:ascii="Mulish" w:hAnsi="Mulish"/>
                <w:i/>
                <w:iCs/>
                <w:sz w:val="18"/>
                <w:szCs w:val="18"/>
              </w:rPr>
              <w:t>-fdy</w:t>
            </w:r>
            <w:r w:rsidRPr="00896F1F" w:rsidR="00E84DF9">
              <w:rPr>
                <w:rStyle w:val="HTMLCode"/>
                <w:rFonts w:ascii="Mulish" w:hAnsi="Mulish"/>
                <w:i/>
                <w:iCs/>
                <w:sz w:val="18"/>
                <w:szCs w:val="18"/>
              </w:rPr>
              <w:t>-grp</w:t>
            </w:r>
            <w:r w:rsidRPr="00896F1F">
              <w:rPr>
                <w:rStyle w:val="HTMLCode"/>
                <w:rFonts w:ascii="Mulish" w:hAnsi="Mulish"/>
                <w:i/>
                <w:iCs/>
                <w:sz w:val="18"/>
                <w:szCs w:val="18"/>
              </w:rPr>
              <w:t>-&lt;workload&gt;-&lt;environment&gt;-001</w:t>
            </w:r>
          </w:p>
          <w:p w:rsidRPr="00896F1F" w:rsidR="00BE2EAB" w:rsidP="00B34E3E" w:rsidRDefault="00D90C8F" w14:paraId="5E381192" w14:textId="1C731700">
            <w:pPr>
              <w:pStyle w:val="ListParagraph"/>
              <w:numPr>
                <w:ilvl w:val="0"/>
                <w:numId w:val="19"/>
              </w:numPr>
              <w:ind w:left="360"/>
              <w:rPr>
                <w:rFonts w:ascii="Mulish" w:hAnsi="Mulish"/>
                <w:sz w:val="18"/>
                <w:szCs w:val="18"/>
              </w:rPr>
            </w:pPr>
            <w:r w:rsidRPr="00896F1F">
              <w:rPr>
                <w:rStyle w:val="Strong"/>
                <w:rFonts w:ascii="Mulish" w:hAnsi="Mulish"/>
                <w:b w:val="0"/>
                <w:bCs w:val="0"/>
                <w:sz w:val="18"/>
                <w:szCs w:val="18"/>
              </w:rPr>
              <w:t>Region:</w:t>
            </w:r>
            <w:r w:rsidRPr="00896F1F">
              <w:rPr>
                <w:rFonts w:ascii="Mulish" w:hAnsi="Mulish"/>
                <w:sz w:val="18"/>
                <w:szCs w:val="18"/>
              </w:rPr>
              <w:t xml:space="preserve"> </w:t>
            </w:r>
            <w:r w:rsidRPr="00896F1F" w:rsidR="00EE43A4">
              <w:rPr>
                <w:rFonts w:ascii="Mulish" w:hAnsi="Mulish"/>
                <w:sz w:val="18"/>
                <w:szCs w:val="18"/>
              </w:rPr>
              <w:t>Germany West Central</w:t>
            </w:r>
          </w:p>
          <w:p w:rsidRPr="00896F1F" w:rsidR="00BE2EAB" w:rsidP="00210D4C" w:rsidRDefault="00BE2EAB" w14:paraId="4D6BD907" w14:textId="77777777">
            <w:pPr>
              <w:rPr>
                <w:rFonts w:ascii="Mulish" w:hAnsi="Mulish"/>
                <w:sz w:val="18"/>
                <w:szCs w:val="18"/>
              </w:rPr>
            </w:pPr>
          </w:p>
          <w:p w:rsidRPr="00896F1F" w:rsidR="00BE2EAB" w:rsidP="00B34E3E" w:rsidRDefault="00BE2EAB" w14:paraId="262211D4" w14:textId="0C0C7F05">
            <w:pPr>
              <w:pStyle w:val="ListParagraph"/>
              <w:numPr>
                <w:ilvl w:val="0"/>
                <w:numId w:val="19"/>
              </w:numPr>
              <w:ind w:left="360"/>
              <w:rPr>
                <w:rFonts w:ascii="Mulish" w:hAnsi="Mulish"/>
                <w:b/>
                <w:bCs/>
                <w:sz w:val="18"/>
                <w:szCs w:val="18"/>
              </w:rPr>
            </w:pPr>
            <w:r w:rsidRPr="00896F1F">
              <w:rPr>
                <w:rStyle w:val="Strong"/>
                <w:rFonts w:ascii="Mulish" w:hAnsi="Mulish"/>
                <w:b w:val="0"/>
                <w:bCs w:val="0"/>
                <w:sz w:val="18"/>
                <w:szCs w:val="18"/>
              </w:rPr>
              <w:t>Service Configuration</w:t>
            </w:r>
          </w:p>
          <w:p w:rsidRPr="00896F1F" w:rsidR="00D90C8F" w:rsidP="00B34E3E" w:rsidRDefault="00D90C8F" w14:paraId="5D19F5DF" w14:textId="480B5AEC">
            <w:pPr>
              <w:pStyle w:val="ListParagraph"/>
              <w:numPr>
                <w:ilvl w:val="1"/>
                <w:numId w:val="19"/>
              </w:numPr>
              <w:ind w:left="1080"/>
              <w:rPr>
                <w:rFonts w:ascii="Mulish" w:hAnsi="Mulish"/>
                <w:sz w:val="18"/>
                <w:szCs w:val="18"/>
              </w:rPr>
            </w:pPr>
            <w:r w:rsidRPr="00896F1F">
              <w:rPr>
                <w:rFonts w:ascii="Mulish" w:hAnsi="Mulish"/>
                <w:sz w:val="18"/>
                <w:szCs w:val="18"/>
              </w:rPr>
              <w:t>Use Microsoft Foundry resource with child projects as the default platform for new generative AI solutions.</w:t>
            </w:r>
          </w:p>
          <w:p w:rsidRPr="00896F1F" w:rsidR="00D90C8F" w:rsidP="00B34E3E" w:rsidRDefault="00E84DF9" w14:paraId="47FA4C98" w14:textId="04BD9943">
            <w:pPr>
              <w:pStyle w:val="ListParagraph"/>
              <w:numPr>
                <w:ilvl w:val="1"/>
                <w:numId w:val="19"/>
              </w:numPr>
              <w:ind w:left="1080"/>
              <w:rPr>
                <w:rFonts w:ascii="Mulish" w:hAnsi="Mulish"/>
                <w:sz w:val="18"/>
                <w:szCs w:val="18"/>
              </w:rPr>
            </w:pPr>
            <w:r w:rsidRPr="00896F1F">
              <w:rPr>
                <w:rFonts w:ascii="Mulish" w:hAnsi="Mulish"/>
                <w:sz w:val="18"/>
                <w:szCs w:val="18"/>
              </w:rPr>
              <w:t>Consider</w:t>
            </w:r>
            <w:r w:rsidRPr="00896F1F" w:rsidR="00D90C8F">
              <w:rPr>
                <w:rFonts w:ascii="Mulish" w:hAnsi="Mulish"/>
                <w:sz w:val="18"/>
                <w:szCs w:val="18"/>
              </w:rPr>
              <w:t xml:space="preserve"> separate resources where workloads have different residency, security or administrative requirements.</w:t>
            </w:r>
          </w:p>
          <w:p w:rsidRPr="00896F1F" w:rsidR="00D90C8F" w:rsidP="00B34E3E" w:rsidRDefault="00D90C8F" w14:paraId="6859423A" w14:textId="77777777">
            <w:pPr>
              <w:pStyle w:val="ListParagraph"/>
              <w:numPr>
                <w:ilvl w:val="1"/>
                <w:numId w:val="19"/>
              </w:numPr>
              <w:ind w:left="1080"/>
              <w:rPr>
                <w:rFonts w:ascii="Mulish" w:hAnsi="Mulish"/>
                <w:sz w:val="18"/>
                <w:szCs w:val="18"/>
              </w:rPr>
            </w:pPr>
            <w:r w:rsidRPr="00896F1F">
              <w:rPr>
                <w:rFonts w:ascii="Mulish" w:hAnsi="Mulish"/>
                <w:sz w:val="18"/>
                <w:szCs w:val="18"/>
              </w:rPr>
              <w:t>Use a separate project for each independently governed workload or data product.</w:t>
            </w:r>
          </w:p>
          <w:p w:rsidRPr="00896F1F" w:rsidR="00D90C8F" w:rsidP="00B34E3E" w:rsidRDefault="00D90C8F" w14:paraId="434E9133" w14:textId="77777777">
            <w:pPr>
              <w:pStyle w:val="ListParagraph"/>
              <w:numPr>
                <w:ilvl w:val="1"/>
                <w:numId w:val="19"/>
              </w:numPr>
              <w:ind w:left="1080"/>
              <w:rPr>
                <w:rFonts w:ascii="Mulish" w:hAnsi="Mulish"/>
                <w:sz w:val="18"/>
                <w:szCs w:val="18"/>
              </w:rPr>
            </w:pPr>
            <w:r w:rsidRPr="00896F1F">
              <w:rPr>
                <w:rFonts w:ascii="Mulish" w:hAnsi="Mulish"/>
                <w:sz w:val="18"/>
                <w:szCs w:val="18"/>
              </w:rPr>
              <w:t>Use generally available models and capabilities in Production. Preview features require documented risk acceptance.</w:t>
            </w:r>
          </w:p>
          <w:p w:rsidRPr="00896F1F" w:rsidR="00D90C8F" w:rsidP="00B34E3E" w:rsidRDefault="00D90C8F" w14:paraId="38251B1C" w14:textId="4A72E0EE">
            <w:pPr>
              <w:pStyle w:val="ListParagraph"/>
              <w:numPr>
                <w:ilvl w:val="1"/>
                <w:numId w:val="19"/>
              </w:numPr>
              <w:ind w:left="1080"/>
              <w:rPr>
                <w:rFonts w:ascii="Mulish" w:hAnsi="Mulish"/>
                <w:sz w:val="18"/>
                <w:szCs w:val="18"/>
              </w:rPr>
            </w:pPr>
            <w:r w:rsidRPr="00896F1F">
              <w:rPr>
                <w:rFonts w:ascii="Mulish" w:hAnsi="Mulish"/>
                <w:sz w:val="18"/>
                <w:szCs w:val="18"/>
              </w:rPr>
              <w:t xml:space="preserve">Use the smallest </w:t>
            </w:r>
            <w:r w:rsidRPr="00896F1F" w:rsidR="00E84DF9">
              <w:rPr>
                <w:rFonts w:ascii="Mulish" w:hAnsi="Mulish"/>
                <w:sz w:val="18"/>
                <w:szCs w:val="18"/>
              </w:rPr>
              <w:t xml:space="preserve">available </w:t>
            </w:r>
            <w:r w:rsidRPr="00896F1F">
              <w:rPr>
                <w:rFonts w:ascii="Mulish" w:hAnsi="Mulish"/>
                <w:sz w:val="18"/>
                <w:szCs w:val="18"/>
              </w:rPr>
              <w:t>model that meets the agreed requirements.</w:t>
            </w:r>
          </w:p>
          <w:p w:rsidRPr="00896F1F" w:rsidR="00D90C8F" w:rsidP="00B34E3E" w:rsidRDefault="00E84DF9" w14:paraId="028DC2E3" w14:textId="6BD5D337">
            <w:pPr>
              <w:pStyle w:val="ListParagraph"/>
              <w:numPr>
                <w:ilvl w:val="1"/>
                <w:numId w:val="19"/>
              </w:numPr>
              <w:ind w:left="1080"/>
              <w:rPr>
                <w:rFonts w:ascii="Mulish" w:hAnsi="Mulish"/>
                <w:sz w:val="18"/>
                <w:szCs w:val="18"/>
              </w:rPr>
            </w:pPr>
            <w:r w:rsidRPr="00896F1F">
              <w:rPr>
                <w:rFonts w:ascii="Mulish" w:hAnsi="Mulish"/>
                <w:sz w:val="18"/>
                <w:szCs w:val="18"/>
              </w:rPr>
              <w:t>Use zonal</w:t>
            </w:r>
            <w:r w:rsidRPr="00896F1F" w:rsidR="00D90C8F">
              <w:rPr>
                <w:rFonts w:ascii="Mulish" w:hAnsi="Mulish"/>
                <w:sz w:val="18"/>
                <w:szCs w:val="18"/>
              </w:rPr>
              <w:t xml:space="preserve"> </w:t>
            </w:r>
            <w:r w:rsidRPr="00896F1F" w:rsidR="00BE2EAB">
              <w:rPr>
                <w:rFonts w:ascii="Mulish" w:hAnsi="Mulish"/>
                <w:sz w:val="18"/>
                <w:szCs w:val="18"/>
              </w:rPr>
              <w:t xml:space="preserve">redundant </w:t>
            </w:r>
            <w:r w:rsidRPr="00896F1F" w:rsidR="00D90C8F">
              <w:rPr>
                <w:rFonts w:ascii="Mulish" w:hAnsi="Mulish"/>
                <w:sz w:val="18"/>
                <w:szCs w:val="18"/>
              </w:rPr>
              <w:t>deployment</w:t>
            </w:r>
            <w:r w:rsidRPr="00896F1F">
              <w:rPr>
                <w:rFonts w:ascii="Mulish" w:hAnsi="Mulish"/>
                <w:sz w:val="18"/>
                <w:szCs w:val="18"/>
              </w:rPr>
              <w:t xml:space="preserve"> for production environments and local</w:t>
            </w:r>
            <w:r w:rsidRPr="00896F1F" w:rsidR="00BE2EAB">
              <w:rPr>
                <w:rFonts w:ascii="Mulish" w:hAnsi="Mulish"/>
                <w:sz w:val="18"/>
                <w:szCs w:val="18"/>
              </w:rPr>
              <w:t xml:space="preserve"> redundant deployment for non-production environments. Always consider </w:t>
            </w:r>
            <w:r w:rsidRPr="00896F1F" w:rsidR="00D90C8F">
              <w:rPr>
                <w:rFonts w:ascii="Mulish" w:hAnsi="Mulish"/>
                <w:sz w:val="18"/>
                <w:szCs w:val="18"/>
              </w:rPr>
              <w:t>data-processing and residency requirements.</w:t>
            </w:r>
          </w:p>
          <w:p w:rsidRPr="00896F1F" w:rsidR="00D90C8F" w:rsidP="00B34E3E" w:rsidRDefault="00D90C8F" w14:paraId="137A3D68" w14:textId="77777777">
            <w:pPr>
              <w:pStyle w:val="ListParagraph"/>
              <w:numPr>
                <w:ilvl w:val="1"/>
                <w:numId w:val="19"/>
              </w:numPr>
              <w:ind w:left="1080"/>
              <w:rPr>
                <w:rFonts w:ascii="Mulish" w:hAnsi="Mulish"/>
                <w:sz w:val="18"/>
                <w:szCs w:val="18"/>
              </w:rPr>
            </w:pPr>
            <w:r w:rsidRPr="00896F1F">
              <w:rPr>
                <w:rFonts w:ascii="Mulish" w:hAnsi="Mulish"/>
                <w:sz w:val="18"/>
                <w:szCs w:val="18"/>
              </w:rPr>
              <w:t>Deploy only the models and tools required by the solution.</w:t>
            </w:r>
          </w:p>
          <w:p w:rsidRPr="00896F1F" w:rsidR="00D90C8F" w:rsidP="00B34E3E" w:rsidRDefault="00D90C8F" w14:paraId="53928870" w14:textId="77777777">
            <w:pPr>
              <w:pStyle w:val="ListParagraph"/>
              <w:numPr>
                <w:ilvl w:val="1"/>
                <w:numId w:val="19"/>
              </w:numPr>
              <w:ind w:left="1080"/>
              <w:rPr>
                <w:rFonts w:ascii="Mulish" w:hAnsi="Mulish"/>
                <w:sz w:val="18"/>
                <w:szCs w:val="18"/>
              </w:rPr>
            </w:pPr>
            <w:r w:rsidRPr="00896F1F">
              <w:rPr>
                <w:rFonts w:ascii="Mulish" w:hAnsi="Mulish"/>
                <w:sz w:val="18"/>
                <w:szCs w:val="18"/>
              </w:rPr>
              <w:t>Record model versions and upgrade policies, and monitor model retirement notices.</w:t>
            </w:r>
          </w:p>
          <w:p w:rsidRPr="00896F1F" w:rsidR="00BE2EAB" w:rsidP="00210D4C" w:rsidRDefault="00BE2EAB" w14:paraId="31A890CC" w14:textId="77777777">
            <w:pPr>
              <w:rPr>
                <w:rFonts w:ascii="Mulish" w:hAnsi="Mulish"/>
                <w:sz w:val="18"/>
                <w:szCs w:val="18"/>
              </w:rPr>
            </w:pPr>
          </w:p>
          <w:p w:rsidRPr="00896F1F" w:rsidR="00D90C8F" w:rsidP="00B34E3E" w:rsidRDefault="00D90C8F" w14:paraId="2045E4A1" w14:textId="7C4D043D">
            <w:pPr>
              <w:pStyle w:val="ListParagraph"/>
              <w:numPr>
                <w:ilvl w:val="0"/>
                <w:numId w:val="19"/>
              </w:numPr>
              <w:ind w:left="360"/>
              <w:rPr>
                <w:rFonts w:ascii="Mulish" w:hAnsi="Mulish"/>
                <w:sz w:val="18"/>
                <w:szCs w:val="18"/>
              </w:rPr>
            </w:pPr>
            <w:r w:rsidRPr="00896F1F">
              <w:rPr>
                <w:rFonts w:ascii="Mulish" w:hAnsi="Mulish"/>
                <w:sz w:val="18"/>
                <w:szCs w:val="18"/>
              </w:rPr>
              <w:t>Networking and Security</w:t>
            </w:r>
          </w:p>
          <w:p w:rsidRPr="00896F1F" w:rsidR="00D90C8F" w:rsidP="00B34E3E" w:rsidRDefault="00D90C8F" w14:paraId="3460BF58" w14:textId="77777777">
            <w:pPr>
              <w:pStyle w:val="ListParagraph"/>
              <w:numPr>
                <w:ilvl w:val="1"/>
                <w:numId w:val="19"/>
              </w:numPr>
              <w:ind w:left="1080"/>
              <w:rPr>
                <w:rFonts w:ascii="Mulish" w:hAnsi="Mulish"/>
                <w:sz w:val="18"/>
                <w:szCs w:val="18"/>
              </w:rPr>
            </w:pPr>
            <w:r w:rsidRPr="00896F1F">
              <w:rPr>
                <w:rFonts w:ascii="Mulish" w:hAnsi="Mulish"/>
                <w:sz w:val="18"/>
                <w:szCs w:val="18"/>
              </w:rPr>
              <w:t>Disable public network access by default and use private endpoints.</w:t>
            </w:r>
          </w:p>
          <w:p w:rsidRPr="00896F1F" w:rsidR="00BE2EAB" w:rsidP="00B34E3E" w:rsidRDefault="00BE2EAB" w14:paraId="224F5517" w14:textId="1457A110">
            <w:pPr>
              <w:pStyle w:val="ListParagraph"/>
              <w:numPr>
                <w:ilvl w:val="1"/>
                <w:numId w:val="19"/>
              </w:numPr>
              <w:ind w:left="1080"/>
              <w:rPr>
                <w:rFonts w:ascii="Mulish" w:hAnsi="Mulish" w:cstheme="majorHAnsi"/>
                <w:sz w:val="18"/>
                <w:szCs w:val="18"/>
              </w:rPr>
            </w:pPr>
            <w:r w:rsidRPr="00896F1F">
              <w:rPr>
                <w:rFonts w:ascii="Mulish" w:hAnsi="Mulish" w:cstheme="majorHAnsi"/>
                <w:sz w:val="18"/>
                <w:szCs w:val="18"/>
              </w:rPr>
              <w:t>All data is encrypted in transit (TLS 1.2+) and at rest (AES-256) by default.</w:t>
            </w:r>
          </w:p>
          <w:p w:rsidRPr="00896F1F" w:rsidR="00D90C8F" w:rsidP="00B34E3E" w:rsidRDefault="00D90C8F" w14:paraId="5BD3D6B1" w14:textId="77777777">
            <w:pPr>
              <w:pStyle w:val="ListParagraph"/>
              <w:numPr>
                <w:ilvl w:val="1"/>
                <w:numId w:val="19"/>
              </w:numPr>
              <w:ind w:left="1080"/>
              <w:rPr>
                <w:rFonts w:ascii="Mulish" w:hAnsi="Mulish"/>
                <w:sz w:val="18"/>
                <w:szCs w:val="18"/>
              </w:rPr>
            </w:pPr>
            <w:r w:rsidRPr="00896F1F">
              <w:rPr>
                <w:rFonts w:ascii="Mulish" w:hAnsi="Mulish"/>
                <w:sz w:val="18"/>
                <w:szCs w:val="18"/>
              </w:rPr>
              <w:t>Use Microsoft Entra ID and managed identities for authentication. Disable key-based authentication wherever supported.</w:t>
            </w:r>
          </w:p>
          <w:p w:rsidRPr="00896F1F" w:rsidR="00D90C8F" w:rsidP="00B34E3E" w:rsidRDefault="00D90C8F" w14:paraId="68E03AC3" w14:textId="77777777">
            <w:pPr>
              <w:pStyle w:val="ListParagraph"/>
              <w:numPr>
                <w:ilvl w:val="1"/>
                <w:numId w:val="19"/>
              </w:numPr>
              <w:ind w:left="1080"/>
              <w:rPr>
                <w:rFonts w:ascii="Mulish" w:hAnsi="Mulish"/>
                <w:sz w:val="18"/>
                <w:szCs w:val="18"/>
              </w:rPr>
            </w:pPr>
            <w:r w:rsidRPr="00896F1F">
              <w:rPr>
                <w:rFonts w:ascii="Mulish" w:hAnsi="Mulish"/>
                <w:sz w:val="18"/>
                <w:szCs w:val="18"/>
              </w:rPr>
              <w:t>Store any unavoidable secrets or keys in Azure Key Vault.</w:t>
            </w:r>
          </w:p>
          <w:p w:rsidRPr="00896F1F" w:rsidR="00D90C8F" w:rsidP="00B34E3E" w:rsidRDefault="00D90C8F" w14:paraId="7D3B2B58" w14:textId="77777777">
            <w:pPr>
              <w:pStyle w:val="ListParagraph"/>
              <w:numPr>
                <w:ilvl w:val="1"/>
                <w:numId w:val="19"/>
              </w:numPr>
              <w:ind w:left="1080"/>
              <w:rPr>
                <w:rFonts w:ascii="Mulish" w:hAnsi="Mulish"/>
                <w:sz w:val="18"/>
                <w:szCs w:val="18"/>
              </w:rPr>
            </w:pPr>
            <w:r w:rsidRPr="00896F1F">
              <w:rPr>
                <w:rFonts w:ascii="Mulish" w:hAnsi="Mulish"/>
                <w:sz w:val="18"/>
                <w:szCs w:val="18"/>
              </w:rPr>
              <w:t>Apply least-privilege RBAC through Entra ID groups at the narrowest appropriate resource or project scope.</w:t>
            </w:r>
          </w:p>
          <w:p w:rsidRPr="00896F1F" w:rsidR="00D90C8F" w:rsidP="00B34E3E" w:rsidRDefault="00D90C8F" w14:paraId="61FACD5F" w14:textId="77777777">
            <w:pPr>
              <w:pStyle w:val="ListParagraph"/>
              <w:numPr>
                <w:ilvl w:val="1"/>
                <w:numId w:val="19"/>
              </w:numPr>
              <w:ind w:left="1080"/>
              <w:rPr>
                <w:rFonts w:ascii="Mulish" w:hAnsi="Mulish"/>
                <w:sz w:val="18"/>
                <w:szCs w:val="18"/>
              </w:rPr>
            </w:pPr>
            <w:r w:rsidRPr="00896F1F">
              <w:rPr>
                <w:rFonts w:ascii="Mulish" w:hAnsi="Mulish"/>
                <w:sz w:val="18"/>
                <w:szCs w:val="18"/>
              </w:rPr>
              <w:t>Use customer-managed encryption keys only where required by data classification, regulatory or contractual requirements.</w:t>
            </w:r>
          </w:p>
          <w:p w:rsidRPr="00896F1F" w:rsidR="00BE2EAB" w:rsidP="00B34E3E" w:rsidRDefault="00D90C8F" w14:paraId="14B677BB" w14:textId="77777777">
            <w:pPr>
              <w:pStyle w:val="ListParagraph"/>
              <w:numPr>
                <w:ilvl w:val="1"/>
                <w:numId w:val="19"/>
              </w:numPr>
              <w:ind w:left="1080"/>
              <w:rPr>
                <w:rFonts w:ascii="Mulish" w:hAnsi="Mulish"/>
                <w:sz w:val="18"/>
                <w:szCs w:val="18"/>
              </w:rPr>
            </w:pPr>
            <w:r w:rsidRPr="00896F1F">
              <w:rPr>
                <w:rFonts w:ascii="Mulish" w:hAnsi="Mulish"/>
                <w:sz w:val="18"/>
                <w:szCs w:val="18"/>
              </w:rPr>
              <w:t xml:space="preserve">Configure content guardrails for prompts and responses. </w:t>
            </w:r>
          </w:p>
          <w:p w:rsidRPr="00896F1F" w:rsidR="00D90C8F" w:rsidP="00B34E3E" w:rsidRDefault="00D90C8F" w14:paraId="05F1A4EB" w14:textId="47C96863">
            <w:pPr>
              <w:pStyle w:val="ListParagraph"/>
              <w:numPr>
                <w:ilvl w:val="1"/>
                <w:numId w:val="19"/>
              </w:numPr>
              <w:ind w:left="1080"/>
              <w:rPr>
                <w:rFonts w:ascii="Mulish" w:hAnsi="Mulish"/>
                <w:sz w:val="18"/>
                <w:szCs w:val="18"/>
              </w:rPr>
            </w:pPr>
            <w:r w:rsidRPr="00896F1F">
              <w:rPr>
                <w:rFonts w:ascii="Mulish" w:hAnsi="Mulish"/>
                <w:sz w:val="18"/>
                <w:szCs w:val="18"/>
              </w:rPr>
              <w:t>Test for harmful content, prompt injection and sensitive-data disclosure.</w:t>
            </w:r>
          </w:p>
          <w:p w:rsidRPr="00896F1F" w:rsidR="00D90C8F" w:rsidP="00B34E3E" w:rsidRDefault="00D90C8F" w14:paraId="22508C7C" w14:textId="77777777">
            <w:pPr>
              <w:pStyle w:val="ListParagraph"/>
              <w:numPr>
                <w:ilvl w:val="1"/>
                <w:numId w:val="19"/>
              </w:numPr>
              <w:ind w:left="1080"/>
              <w:rPr>
                <w:rFonts w:ascii="Mulish" w:hAnsi="Mulish"/>
                <w:sz w:val="18"/>
                <w:szCs w:val="18"/>
              </w:rPr>
            </w:pPr>
            <w:r w:rsidRPr="00896F1F">
              <w:rPr>
                <w:rFonts w:ascii="Mulish" w:hAnsi="Mulish"/>
                <w:sz w:val="18"/>
                <w:szCs w:val="18"/>
              </w:rPr>
              <w:t>Require human approval before AI can perform high-impact, regulated or irreversible actions.</w:t>
            </w:r>
          </w:p>
          <w:p w:rsidRPr="00896F1F" w:rsidR="00BE2EAB" w:rsidP="00210D4C" w:rsidRDefault="00BE2EAB" w14:paraId="578679A3" w14:textId="77777777">
            <w:pPr>
              <w:pStyle w:val="ListParagraph"/>
              <w:ind w:left="1080"/>
              <w:rPr>
                <w:rFonts w:ascii="Mulish" w:hAnsi="Mulish"/>
                <w:sz w:val="18"/>
                <w:szCs w:val="18"/>
              </w:rPr>
            </w:pPr>
          </w:p>
          <w:p w:rsidRPr="00896F1F" w:rsidR="00D90C8F" w:rsidP="00B34E3E" w:rsidRDefault="00D90C8F" w14:paraId="072A44F8" w14:textId="77777777">
            <w:pPr>
              <w:pStyle w:val="ListParagraph"/>
              <w:numPr>
                <w:ilvl w:val="0"/>
                <w:numId w:val="19"/>
              </w:numPr>
              <w:ind w:left="360"/>
              <w:rPr>
                <w:rFonts w:ascii="Mulish" w:hAnsi="Mulish"/>
                <w:sz w:val="18"/>
                <w:szCs w:val="18"/>
              </w:rPr>
            </w:pPr>
            <w:r w:rsidRPr="00896F1F">
              <w:rPr>
                <w:rFonts w:ascii="Mulish" w:hAnsi="Mulish"/>
                <w:sz w:val="18"/>
                <w:szCs w:val="18"/>
              </w:rPr>
              <w:t>Monitoring</w:t>
            </w:r>
          </w:p>
          <w:p w:rsidRPr="00896F1F" w:rsidR="00D90C8F" w:rsidP="00B34E3E" w:rsidRDefault="00D90C8F" w14:paraId="7BA4A25A" w14:textId="77777777">
            <w:pPr>
              <w:pStyle w:val="ListParagraph"/>
              <w:numPr>
                <w:ilvl w:val="1"/>
                <w:numId w:val="19"/>
              </w:numPr>
              <w:ind w:left="1080"/>
              <w:rPr>
                <w:rFonts w:ascii="Mulish" w:hAnsi="Mulish"/>
                <w:sz w:val="18"/>
                <w:szCs w:val="18"/>
              </w:rPr>
            </w:pPr>
            <w:r w:rsidRPr="00896F1F">
              <w:rPr>
                <w:rFonts w:ascii="Mulish" w:hAnsi="Mulish"/>
                <w:sz w:val="18"/>
                <w:szCs w:val="18"/>
              </w:rPr>
              <w:t>Enable diagnostic settings and send logs and metrics to the central Log Analytics workspace.</w:t>
            </w:r>
          </w:p>
          <w:p w:rsidRPr="00896F1F" w:rsidR="00D90C8F" w:rsidP="00B34E3E" w:rsidRDefault="00D90C8F" w14:paraId="75F542BD" w14:textId="77777777">
            <w:pPr>
              <w:pStyle w:val="ListParagraph"/>
              <w:numPr>
                <w:ilvl w:val="1"/>
                <w:numId w:val="19"/>
              </w:numPr>
              <w:ind w:left="1080"/>
              <w:rPr>
                <w:rFonts w:ascii="Mulish" w:hAnsi="Mulish"/>
                <w:sz w:val="18"/>
                <w:szCs w:val="18"/>
              </w:rPr>
            </w:pPr>
            <w:r w:rsidRPr="00896F1F">
              <w:rPr>
                <w:rFonts w:ascii="Mulish" w:hAnsi="Mulish"/>
                <w:sz w:val="18"/>
                <w:szCs w:val="18"/>
              </w:rPr>
              <w:t>Use Application Insights for application and agent tracing where appropriate.</w:t>
            </w:r>
          </w:p>
          <w:p w:rsidRPr="00896F1F" w:rsidR="00D90C8F" w:rsidP="00B34E3E" w:rsidRDefault="00D90C8F" w14:paraId="5D0E4A04" w14:textId="77777777">
            <w:pPr>
              <w:pStyle w:val="ListParagraph"/>
              <w:numPr>
                <w:ilvl w:val="1"/>
                <w:numId w:val="19"/>
              </w:numPr>
              <w:ind w:left="1080"/>
              <w:rPr>
                <w:rFonts w:ascii="Mulish" w:hAnsi="Mulish"/>
                <w:sz w:val="18"/>
                <w:szCs w:val="18"/>
              </w:rPr>
            </w:pPr>
            <w:r w:rsidRPr="00896F1F">
              <w:rPr>
                <w:rFonts w:ascii="Mulish" w:hAnsi="Mulish"/>
                <w:sz w:val="18"/>
                <w:szCs w:val="18"/>
              </w:rPr>
              <w:t>Avoid capturing prompts, responses or sensitive grounding data in telemetry unless explicitly approved.</w:t>
            </w:r>
          </w:p>
          <w:p w:rsidRPr="00896F1F" w:rsidR="00D90C8F" w:rsidP="00B34E3E" w:rsidRDefault="00D90C8F" w14:paraId="083A50F3" w14:textId="77777777">
            <w:pPr>
              <w:pStyle w:val="ListParagraph"/>
              <w:numPr>
                <w:ilvl w:val="1"/>
                <w:numId w:val="19"/>
              </w:numPr>
              <w:ind w:left="1080"/>
              <w:rPr>
                <w:rFonts w:ascii="Mulish" w:hAnsi="Mulish"/>
                <w:sz w:val="18"/>
                <w:szCs w:val="18"/>
              </w:rPr>
            </w:pPr>
            <w:r w:rsidRPr="00896F1F">
              <w:rPr>
                <w:rFonts w:ascii="Mulish" w:hAnsi="Mulish"/>
                <w:sz w:val="18"/>
                <w:szCs w:val="18"/>
              </w:rPr>
              <w:t>Monitor and alert on:</w:t>
            </w:r>
          </w:p>
          <w:p w:rsidRPr="00896F1F" w:rsidR="00D90C8F" w:rsidP="00B34E3E" w:rsidRDefault="00D90C8F" w14:paraId="4040376B" w14:textId="77777777">
            <w:pPr>
              <w:pStyle w:val="ListParagraph"/>
              <w:numPr>
                <w:ilvl w:val="1"/>
                <w:numId w:val="19"/>
              </w:numPr>
              <w:ind w:left="1080"/>
              <w:rPr>
                <w:rFonts w:ascii="Mulish" w:hAnsi="Mulish"/>
                <w:sz w:val="18"/>
                <w:szCs w:val="18"/>
              </w:rPr>
            </w:pPr>
            <w:r w:rsidRPr="00896F1F">
              <w:rPr>
                <w:rFonts w:ascii="Mulish" w:hAnsi="Mulish"/>
                <w:sz w:val="18"/>
                <w:szCs w:val="18"/>
              </w:rPr>
              <w:t>Errors, latency and availability.</w:t>
            </w:r>
          </w:p>
          <w:p w:rsidRPr="00896F1F" w:rsidR="00D90C8F" w:rsidP="00B34E3E" w:rsidRDefault="00D90C8F" w14:paraId="7A9AE619" w14:textId="77777777">
            <w:pPr>
              <w:pStyle w:val="ListParagraph"/>
              <w:numPr>
                <w:ilvl w:val="1"/>
                <w:numId w:val="19"/>
              </w:numPr>
              <w:ind w:left="1080"/>
              <w:rPr>
                <w:rFonts w:ascii="Mulish" w:hAnsi="Mulish"/>
                <w:sz w:val="18"/>
                <w:szCs w:val="18"/>
              </w:rPr>
            </w:pPr>
            <w:r w:rsidRPr="00896F1F">
              <w:rPr>
                <w:rFonts w:ascii="Mulish" w:hAnsi="Mulish"/>
                <w:sz w:val="18"/>
                <w:szCs w:val="18"/>
              </w:rPr>
              <w:t>Authentication failures and anomalous activity.</w:t>
            </w:r>
          </w:p>
          <w:p w:rsidRPr="00896F1F" w:rsidR="00D90C8F" w:rsidP="00B34E3E" w:rsidRDefault="00D90C8F" w14:paraId="237A524E" w14:textId="77777777">
            <w:pPr>
              <w:pStyle w:val="ListParagraph"/>
              <w:numPr>
                <w:ilvl w:val="1"/>
                <w:numId w:val="19"/>
              </w:numPr>
              <w:ind w:left="1080"/>
              <w:rPr>
                <w:rFonts w:ascii="Mulish" w:hAnsi="Mulish"/>
                <w:sz w:val="18"/>
                <w:szCs w:val="18"/>
              </w:rPr>
            </w:pPr>
            <w:r w:rsidRPr="00896F1F">
              <w:rPr>
                <w:rFonts w:ascii="Mulish" w:hAnsi="Mulish"/>
                <w:sz w:val="18"/>
                <w:szCs w:val="18"/>
              </w:rPr>
              <w:t>Quota usage and API throttling.</w:t>
            </w:r>
          </w:p>
          <w:p w:rsidRPr="00896F1F" w:rsidR="00D90C8F" w:rsidP="00B34E3E" w:rsidRDefault="00D90C8F" w14:paraId="26B45287" w14:textId="77777777">
            <w:pPr>
              <w:pStyle w:val="ListParagraph"/>
              <w:numPr>
                <w:ilvl w:val="1"/>
                <w:numId w:val="19"/>
              </w:numPr>
              <w:ind w:left="1080"/>
              <w:rPr>
                <w:rFonts w:ascii="Mulish" w:hAnsi="Mulish"/>
                <w:sz w:val="18"/>
                <w:szCs w:val="18"/>
              </w:rPr>
            </w:pPr>
            <w:r w:rsidRPr="00896F1F">
              <w:rPr>
                <w:rFonts w:ascii="Mulish" w:hAnsi="Mulish"/>
                <w:sz w:val="18"/>
                <w:szCs w:val="18"/>
              </w:rPr>
              <w:lastRenderedPageBreak/>
              <w:t>Token consumption and cost.</w:t>
            </w:r>
          </w:p>
          <w:p w:rsidRPr="00896F1F" w:rsidR="00D90C8F" w:rsidP="00B34E3E" w:rsidRDefault="00D90C8F" w14:paraId="6ECED6DD" w14:textId="77777777">
            <w:pPr>
              <w:pStyle w:val="ListParagraph"/>
              <w:numPr>
                <w:ilvl w:val="1"/>
                <w:numId w:val="19"/>
              </w:numPr>
              <w:ind w:left="1080"/>
              <w:rPr>
                <w:rFonts w:ascii="Mulish" w:hAnsi="Mulish"/>
                <w:sz w:val="18"/>
                <w:szCs w:val="18"/>
              </w:rPr>
            </w:pPr>
            <w:r w:rsidRPr="00896F1F">
              <w:rPr>
                <w:rFonts w:ascii="Mulish" w:hAnsi="Mulish"/>
                <w:sz w:val="18"/>
                <w:szCs w:val="18"/>
              </w:rPr>
              <w:t>Content-filtering and safety events.</w:t>
            </w:r>
          </w:p>
          <w:p w:rsidRPr="00896F1F" w:rsidR="00D90C8F" w:rsidP="00B34E3E" w:rsidRDefault="00D90C8F" w14:paraId="1015C39D" w14:textId="77777777">
            <w:pPr>
              <w:pStyle w:val="ListParagraph"/>
              <w:numPr>
                <w:ilvl w:val="1"/>
                <w:numId w:val="19"/>
              </w:numPr>
              <w:ind w:left="1080"/>
              <w:rPr>
                <w:rFonts w:ascii="Mulish" w:hAnsi="Mulish"/>
                <w:sz w:val="18"/>
                <w:szCs w:val="18"/>
              </w:rPr>
            </w:pPr>
            <w:r w:rsidRPr="00896F1F">
              <w:rPr>
                <w:rFonts w:ascii="Mulish" w:hAnsi="Mulish"/>
                <w:sz w:val="18"/>
                <w:szCs w:val="18"/>
              </w:rPr>
              <w:t>Configure Azure budgets and cost alerts.</w:t>
            </w:r>
          </w:p>
          <w:p w:rsidRPr="00896F1F" w:rsidR="00BE2EAB" w:rsidP="00210D4C" w:rsidRDefault="00BE2EAB" w14:paraId="4B2F872A" w14:textId="77777777">
            <w:pPr>
              <w:pStyle w:val="ListParagraph"/>
              <w:ind w:left="1080"/>
              <w:rPr>
                <w:rFonts w:ascii="Mulish" w:hAnsi="Mulish"/>
                <w:sz w:val="18"/>
                <w:szCs w:val="18"/>
              </w:rPr>
            </w:pPr>
          </w:p>
          <w:p w:rsidRPr="00896F1F" w:rsidR="00D90C8F" w:rsidP="00B34E3E" w:rsidRDefault="00D90C8F" w14:paraId="2DFE2418" w14:textId="77777777">
            <w:pPr>
              <w:pStyle w:val="ListParagraph"/>
              <w:numPr>
                <w:ilvl w:val="0"/>
                <w:numId w:val="19"/>
              </w:numPr>
              <w:ind w:left="360"/>
              <w:rPr>
                <w:rFonts w:ascii="Mulish" w:hAnsi="Mulish"/>
                <w:sz w:val="18"/>
                <w:szCs w:val="18"/>
              </w:rPr>
            </w:pPr>
            <w:r w:rsidRPr="00896F1F">
              <w:rPr>
                <w:rFonts w:ascii="Mulish" w:hAnsi="Mulish"/>
                <w:sz w:val="18"/>
                <w:szCs w:val="18"/>
              </w:rPr>
              <w:t>Best Practices</w:t>
            </w:r>
          </w:p>
          <w:p w:rsidRPr="00896F1F" w:rsidR="00D90C8F" w:rsidP="00B34E3E" w:rsidRDefault="00D90C8F" w14:paraId="09BB8031" w14:textId="77777777">
            <w:pPr>
              <w:pStyle w:val="ListParagraph"/>
              <w:numPr>
                <w:ilvl w:val="1"/>
                <w:numId w:val="19"/>
              </w:numPr>
              <w:ind w:left="1080"/>
              <w:rPr>
                <w:rFonts w:ascii="Mulish" w:hAnsi="Mulish"/>
                <w:sz w:val="18"/>
                <w:szCs w:val="18"/>
              </w:rPr>
            </w:pPr>
            <w:r w:rsidRPr="00896F1F">
              <w:rPr>
                <w:rFonts w:ascii="Mulish" w:hAnsi="Mulish"/>
                <w:sz w:val="18"/>
                <w:szCs w:val="18"/>
              </w:rPr>
              <w:t xml:space="preserve">Prefer the stable </w:t>
            </w:r>
            <w:r w:rsidRPr="00896F1F">
              <w:rPr>
                <w:rStyle w:val="HTMLCode"/>
                <w:rFonts w:ascii="Mulish" w:hAnsi="Mulish"/>
                <w:sz w:val="18"/>
                <w:szCs w:val="18"/>
              </w:rPr>
              <w:t>/openai/v1/</w:t>
            </w:r>
            <w:r w:rsidRPr="00896F1F">
              <w:rPr>
                <w:rFonts w:ascii="Mulish" w:hAnsi="Mulish"/>
                <w:sz w:val="18"/>
                <w:szCs w:val="18"/>
              </w:rPr>
              <w:t xml:space="preserve"> API and Responses API for new generative AI development where supported.</w:t>
            </w:r>
          </w:p>
          <w:p w:rsidRPr="00896F1F" w:rsidR="00D90C8F" w:rsidP="00B34E3E" w:rsidRDefault="00D90C8F" w14:paraId="7931989C" w14:textId="77777777">
            <w:pPr>
              <w:pStyle w:val="ListParagraph"/>
              <w:numPr>
                <w:ilvl w:val="1"/>
                <w:numId w:val="19"/>
              </w:numPr>
              <w:ind w:left="1080"/>
              <w:rPr>
                <w:rFonts w:ascii="Mulish" w:hAnsi="Mulish"/>
                <w:sz w:val="18"/>
                <w:szCs w:val="18"/>
              </w:rPr>
            </w:pPr>
            <w:r w:rsidRPr="00896F1F">
              <w:rPr>
                <w:rFonts w:ascii="Mulish" w:hAnsi="Mulish"/>
                <w:sz w:val="18"/>
                <w:szCs w:val="18"/>
              </w:rPr>
              <w:t>Store prompts, agent instructions, tool definitions and evaluation criteria in version control.</w:t>
            </w:r>
          </w:p>
          <w:p w:rsidRPr="00896F1F" w:rsidR="00D90C8F" w:rsidP="00B34E3E" w:rsidRDefault="00D90C8F" w14:paraId="7EB89D71" w14:textId="77777777">
            <w:pPr>
              <w:pStyle w:val="ListParagraph"/>
              <w:numPr>
                <w:ilvl w:val="1"/>
                <w:numId w:val="19"/>
              </w:numPr>
              <w:ind w:left="1080"/>
              <w:rPr>
                <w:rFonts w:ascii="Mulish" w:hAnsi="Mulish"/>
                <w:sz w:val="18"/>
                <w:szCs w:val="18"/>
              </w:rPr>
            </w:pPr>
            <w:r w:rsidRPr="00896F1F">
              <w:rPr>
                <w:rFonts w:ascii="Mulish" w:hAnsi="Mulish"/>
                <w:sz w:val="18"/>
                <w:szCs w:val="18"/>
              </w:rPr>
              <w:t>Test model quality, groundedness, safety, latency and cost before production deployment.</w:t>
            </w:r>
          </w:p>
          <w:p w:rsidRPr="00896F1F" w:rsidR="00D90C8F" w:rsidP="00B34E3E" w:rsidRDefault="00D90C8F" w14:paraId="0B7CF329" w14:textId="77777777">
            <w:pPr>
              <w:pStyle w:val="ListParagraph"/>
              <w:numPr>
                <w:ilvl w:val="1"/>
                <w:numId w:val="19"/>
              </w:numPr>
              <w:ind w:left="1080"/>
              <w:rPr>
                <w:rFonts w:ascii="Mulish" w:hAnsi="Mulish"/>
                <w:sz w:val="18"/>
                <w:szCs w:val="18"/>
              </w:rPr>
            </w:pPr>
            <w:r w:rsidRPr="00896F1F">
              <w:rPr>
                <w:rFonts w:ascii="Mulish" w:hAnsi="Mulish"/>
                <w:sz w:val="18"/>
                <w:szCs w:val="18"/>
              </w:rPr>
              <w:t>Validate all tool inputs and outputs, and give agents only the permissions required for their approved purpose.</w:t>
            </w:r>
          </w:p>
          <w:p w:rsidRPr="00896F1F" w:rsidR="00D90C8F" w:rsidP="00B34E3E" w:rsidRDefault="00D90C8F" w14:paraId="53893027" w14:textId="77777777">
            <w:pPr>
              <w:pStyle w:val="ListParagraph"/>
              <w:numPr>
                <w:ilvl w:val="1"/>
                <w:numId w:val="19"/>
              </w:numPr>
              <w:ind w:left="1080"/>
              <w:rPr>
                <w:rFonts w:ascii="Mulish" w:hAnsi="Mulish"/>
                <w:sz w:val="18"/>
                <w:szCs w:val="18"/>
              </w:rPr>
            </w:pPr>
            <w:r w:rsidRPr="00896F1F">
              <w:rPr>
                <w:rFonts w:ascii="Mulish" w:hAnsi="Mulish"/>
                <w:sz w:val="18"/>
                <w:szCs w:val="18"/>
              </w:rPr>
              <w:t>Use controlled deployment pipelines, staged releases and tested rollback procedures.</w:t>
            </w:r>
          </w:p>
          <w:p w:rsidRPr="00896F1F" w:rsidR="00D90C8F" w:rsidP="00B34E3E" w:rsidRDefault="00D90C8F" w14:paraId="51093437" w14:textId="77777777">
            <w:pPr>
              <w:pStyle w:val="ListParagraph"/>
              <w:numPr>
                <w:ilvl w:val="1"/>
                <w:numId w:val="19"/>
              </w:numPr>
              <w:ind w:left="1080"/>
              <w:rPr>
                <w:rFonts w:ascii="Mulish" w:hAnsi="Mulish"/>
                <w:sz w:val="18"/>
                <w:szCs w:val="18"/>
              </w:rPr>
            </w:pPr>
            <w:r w:rsidRPr="00896F1F">
              <w:rPr>
                <w:rFonts w:ascii="Mulish" w:hAnsi="Mulish"/>
                <w:sz w:val="18"/>
                <w:szCs w:val="18"/>
              </w:rPr>
              <w:t>Design for rate limiting, retries, time-outs and graceful degradation.</w:t>
            </w:r>
          </w:p>
          <w:p w:rsidRPr="00896F1F" w:rsidR="009B1043" w:rsidP="00B34E3E" w:rsidRDefault="00D90C8F" w14:paraId="4EE738FE" w14:textId="77777777">
            <w:pPr>
              <w:pStyle w:val="ListParagraph"/>
              <w:numPr>
                <w:ilvl w:val="1"/>
                <w:numId w:val="19"/>
              </w:numPr>
              <w:ind w:left="1080"/>
              <w:rPr>
                <w:rFonts w:ascii="Mulish" w:hAnsi="Mulish"/>
                <w:sz w:val="18"/>
                <w:szCs w:val="18"/>
              </w:rPr>
            </w:pPr>
            <w:r w:rsidRPr="00896F1F">
              <w:rPr>
                <w:rFonts w:ascii="Mulish" w:hAnsi="Mulish"/>
                <w:sz w:val="18"/>
                <w:szCs w:val="18"/>
              </w:rPr>
              <w:t>Review every implementation against the group’s AI governance, security, privacy and responsible-AI policies before production release.</w:t>
            </w:r>
          </w:p>
          <w:p w:rsidRPr="00896F1F" w:rsidR="00BE2EAB" w:rsidP="00BE2EAB" w:rsidRDefault="00BE2EAB" w14:paraId="34B8324A" w14:textId="107D3D89">
            <w:pPr>
              <w:pStyle w:val="ListParagraph"/>
              <w:ind w:left="1440"/>
              <w:rPr>
                <w:rStyle w:val="Strong"/>
                <w:rFonts w:ascii="Mulish" w:hAnsi="Mulish"/>
                <w:b w:val="0"/>
                <w:bCs w:val="0"/>
                <w:sz w:val="18"/>
                <w:szCs w:val="18"/>
              </w:rPr>
            </w:pPr>
          </w:p>
        </w:tc>
      </w:tr>
      <w:tr w:rsidRPr="00896F1F" w:rsidR="009A51AB" w:rsidTr="008D22B1" w14:paraId="7101DE95" w14:textId="77777777">
        <w:tc>
          <w:tcPr>
            <w:tcW w:w="554" w:type="pct"/>
          </w:tcPr>
          <w:p w:rsidRPr="00896F1F" w:rsidR="009A51AB" w:rsidP="009A51AB" w:rsidRDefault="009A51AB" w14:paraId="3F918517" w14:textId="3318F6DC">
            <w:pPr>
              <w:pStyle w:val="p1"/>
              <w:rPr>
                <w:rFonts w:ascii="Mulish" w:hAnsi="Mulish" w:cstheme="majorHAnsi"/>
                <w:sz w:val="18"/>
                <w:szCs w:val="18"/>
              </w:rPr>
            </w:pPr>
            <w:r w:rsidRPr="00896F1F">
              <w:rPr>
                <w:rFonts w:ascii="Mulish" w:hAnsi="Mulish" w:cstheme="majorHAnsi"/>
                <w:sz w:val="18"/>
                <w:szCs w:val="18"/>
              </w:rPr>
              <w:t>Azure Event Hub</w:t>
            </w:r>
          </w:p>
        </w:tc>
        <w:tc>
          <w:tcPr>
            <w:tcW w:w="4446" w:type="pct"/>
          </w:tcPr>
          <w:p w:rsidRPr="00896F1F" w:rsidR="009A51AB" w:rsidP="00B34E3E" w:rsidRDefault="009A51AB" w14:paraId="5FC317EF" w14:textId="49E1C6BB">
            <w:pPr>
              <w:pStyle w:val="ListParagraph"/>
              <w:numPr>
                <w:ilvl w:val="0"/>
                <w:numId w:val="14"/>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Name: </w:t>
            </w:r>
            <w:r w:rsidRPr="00896F1F" w:rsidR="002324EA">
              <w:rPr>
                <w:rFonts w:ascii="Mulish" w:hAnsi="Mulish"/>
                <w:i/>
                <w:iCs/>
                <w:sz w:val="18"/>
                <w:szCs w:val="18"/>
              </w:rPr>
              <w:t>doubtless</w:t>
            </w:r>
            <w:r w:rsidRPr="00896F1F">
              <w:rPr>
                <w:rFonts w:ascii="Mulish" w:hAnsi="Mulish" w:cstheme="majorHAnsi"/>
                <w:i/>
                <w:iCs/>
                <w:sz w:val="18"/>
                <w:szCs w:val="18"/>
              </w:rPr>
              <w:t>-aeh-</w:t>
            </w:r>
            <w:r w:rsidRPr="00896F1F" w:rsidR="002324EA">
              <w:rPr>
                <w:rFonts w:ascii="Mulish" w:hAnsi="Mulish" w:cstheme="majorHAnsi"/>
                <w:i/>
                <w:iCs/>
                <w:sz w:val="18"/>
                <w:szCs w:val="18"/>
              </w:rPr>
              <w:t>group</w:t>
            </w:r>
            <w:r w:rsidRPr="00896F1F">
              <w:rPr>
                <w:rFonts w:ascii="Mulish" w:hAnsi="Mulish" w:cstheme="majorHAnsi"/>
                <w:i/>
                <w:iCs/>
                <w:sz w:val="18"/>
                <w:szCs w:val="18"/>
              </w:rPr>
              <w:t>-&lt;identifier&gt;-</w:t>
            </w:r>
            <w:r w:rsidRPr="00896F1F" w:rsidR="002324EA">
              <w:rPr>
                <w:rFonts w:ascii="Mulish" w:hAnsi="Mulish" w:cstheme="majorHAnsi"/>
                <w:i/>
                <w:iCs/>
                <w:sz w:val="18"/>
                <w:szCs w:val="18"/>
              </w:rPr>
              <w:t>dewc</w:t>
            </w:r>
            <w:r w:rsidRPr="00896F1F">
              <w:rPr>
                <w:rFonts w:ascii="Mulish" w:hAnsi="Mulish" w:cstheme="majorHAnsi"/>
                <w:i/>
                <w:iCs/>
                <w:sz w:val="18"/>
                <w:szCs w:val="18"/>
              </w:rPr>
              <w:t>-&lt;environment&gt;-001</w:t>
            </w:r>
          </w:p>
          <w:p w:rsidRPr="00896F1F" w:rsidR="009A51AB" w:rsidP="00B34E3E" w:rsidRDefault="009A51AB" w14:paraId="5A7A06A3" w14:textId="1830D423">
            <w:pPr>
              <w:pStyle w:val="ListParagraph"/>
              <w:numPr>
                <w:ilvl w:val="0"/>
                <w:numId w:val="14"/>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Region:</w:t>
            </w:r>
            <w:r w:rsidRPr="00896F1F">
              <w:rPr>
                <w:rStyle w:val="Strong"/>
                <w:rFonts w:ascii="Mulish" w:hAnsi="Mulish" w:cstheme="majorHAnsi"/>
                <w:b w:val="0"/>
                <w:bCs w:val="0"/>
                <w:color w:val="000000" w:themeColor="text1"/>
                <w:sz w:val="18"/>
                <w:szCs w:val="18"/>
              </w:rPr>
              <w:t xml:space="preserve"> </w:t>
            </w:r>
            <w:r w:rsidRPr="00896F1F" w:rsidR="002324EA">
              <w:rPr>
                <w:rStyle w:val="Strong"/>
                <w:rFonts w:ascii="Mulish" w:hAnsi="Mulish" w:cstheme="majorHAnsi"/>
                <w:b w:val="0"/>
                <w:bCs w:val="0"/>
                <w:color w:val="000000" w:themeColor="text1"/>
                <w:sz w:val="18"/>
                <w:szCs w:val="18"/>
              </w:rPr>
              <w:t>Germany West Central</w:t>
            </w:r>
          </w:p>
          <w:p w:rsidRPr="00896F1F" w:rsidR="009A51AB" w:rsidP="00B34E3E" w:rsidRDefault="009A51AB" w14:paraId="165D7AC0" w14:textId="77777777">
            <w:pPr>
              <w:pStyle w:val="ListParagraph"/>
              <w:numPr>
                <w:ilvl w:val="0"/>
                <w:numId w:val="14"/>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Configuration:</w:t>
            </w:r>
          </w:p>
          <w:p w:rsidRPr="00896F1F" w:rsidR="009A51AB" w:rsidP="00B34E3E" w:rsidRDefault="009A51AB" w14:paraId="1B3AE1EE" w14:textId="77777777">
            <w:pPr>
              <w:pStyle w:val="ListParagraph"/>
              <w:numPr>
                <w:ilvl w:val="1"/>
                <w:numId w:val="14"/>
              </w:numPr>
              <w:rPr>
                <w:rFonts w:ascii="Mulish" w:hAnsi="Mulish" w:cstheme="majorHAnsi"/>
                <w:sz w:val="18"/>
                <w:szCs w:val="18"/>
              </w:rPr>
            </w:pPr>
            <w:r w:rsidRPr="00896F1F">
              <w:rPr>
                <w:rFonts w:ascii="Mulish" w:hAnsi="Mulish" w:cstheme="majorHAnsi"/>
                <w:sz w:val="18"/>
                <w:szCs w:val="18"/>
              </w:rPr>
              <w:t>Enable Auto Inflate.</w:t>
            </w:r>
          </w:p>
          <w:p w:rsidRPr="00896F1F" w:rsidR="009A51AB" w:rsidP="00B34E3E" w:rsidRDefault="009A51AB" w14:paraId="3CFA3A8F" w14:textId="77777777">
            <w:pPr>
              <w:pStyle w:val="ListParagraph"/>
              <w:numPr>
                <w:ilvl w:val="1"/>
                <w:numId w:val="14"/>
              </w:numPr>
              <w:rPr>
                <w:rFonts w:ascii="Mulish" w:hAnsi="Mulish" w:cstheme="majorHAnsi"/>
                <w:sz w:val="18"/>
                <w:szCs w:val="18"/>
              </w:rPr>
            </w:pPr>
            <w:r w:rsidRPr="00896F1F">
              <w:rPr>
                <w:rFonts w:ascii="Mulish" w:hAnsi="Mulish" w:cstheme="majorHAnsi"/>
                <w:sz w:val="18"/>
                <w:szCs w:val="18"/>
              </w:rPr>
              <w:t>Define Scale Units based on workload requirements.</w:t>
            </w:r>
          </w:p>
          <w:p w:rsidRPr="00896F1F" w:rsidR="009A51AB" w:rsidP="00B34E3E" w:rsidRDefault="009A51AB" w14:paraId="66A54448" w14:textId="77777777">
            <w:pPr>
              <w:pStyle w:val="ListParagraph"/>
              <w:numPr>
                <w:ilvl w:val="1"/>
                <w:numId w:val="14"/>
              </w:numPr>
              <w:rPr>
                <w:rFonts w:ascii="Mulish" w:hAnsi="Mulish" w:cstheme="majorHAnsi"/>
                <w:sz w:val="18"/>
                <w:szCs w:val="18"/>
              </w:rPr>
            </w:pPr>
            <w:r w:rsidRPr="00896F1F">
              <w:rPr>
                <w:rFonts w:ascii="Mulish" w:hAnsi="Mulish" w:cstheme="majorHAnsi"/>
                <w:sz w:val="18"/>
                <w:szCs w:val="18"/>
              </w:rPr>
              <w:t>If using the Standard SKU, data retention is 7 days. If using the Premium SKU, data retention is 30 days.</w:t>
            </w:r>
          </w:p>
          <w:p w:rsidRPr="00896F1F" w:rsidR="009A51AB" w:rsidP="00B34E3E" w:rsidRDefault="009A51AB" w14:paraId="6D39712B" w14:textId="77777777">
            <w:pPr>
              <w:pStyle w:val="ListParagraph"/>
              <w:numPr>
                <w:ilvl w:val="0"/>
                <w:numId w:val="14"/>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Security &amp; Compliance:</w:t>
            </w:r>
          </w:p>
          <w:p w:rsidRPr="00896F1F" w:rsidR="009A51AB" w:rsidP="00B34E3E" w:rsidRDefault="009A51AB" w14:paraId="4FB777DB" w14:textId="77777777">
            <w:pPr>
              <w:pStyle w:val="ListParagraph"/>
              <w:numPr>
                <w:ilvl w:val="1"/>
                <w:numId w:val="14"/>
              </w:numPr>
              <w:rPr>
                <w:rFonts w:ascii="Mulish" w:hAnsi="Mulish" w:cstheme="majorHAnsi"/>
                <w:sz w:val="18"/>
                <w:szCs w:val="18"/>
              </w:rPr>
            </w:pPr>
            <w:r w:rsidRPr="00896F1F">
              <w:rPr>
                <w:rFonts w:ascii="Mulish" w:hAnsi="Mulish" w:cstheme="majorHAnsi"/>
                <w:sz w:val="18"/>
                <w:szCs w:val="18"/>
              </w:rPr>
              <w:t>Use VNET Integration.</w:t>
            </w:r>
          </w:p>
          <w:p w:rsidRPr="00896F1F" w:rsidR="009A51AB" w:rsidP="00B34E3E" w:rsidRDefault="009A51AB" w14:paraId="4C7DE25A" w14:textId="77777777">
            <w:pPr>
              <w:pStyle w:val="ListParagraph"/>
              <w:numPr>
                <w:ilvl w:val="0"/>
                <w:numId w:val="14"/>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Monitoring:</w:t>
            </w:r>
          </w:p>
          <w:p w:rsidRPr="00896F1F" w:rsidR="009A51AB" w:rsidP="00B34E3E" w:rsidRDefault="009A51AB" w14:paraId="14616FB7" w14:textId="77777777">
            <w:pPr>
              <w:pStyle w:val="ListParagraph"/>
              <w:numPr>
                <w:ilvl w:val="1"/>
                <w:numId w:val="14"/>
              </w:numPr>
              <w:rPr>
                <w:rFonts w:ascii="Mulish" w:hAnsi="Mulish" w:cstheme="majorHAnsi"/>
                <w:sz w:val="18"/>
                <w:szCs w:val="18"/>
              </w:rPr>
            </w:pPr>
            <w:r w:rsidRPr="00896F1F">
              <w:rPr>
                <w:rFonts w:ascii="Mulish" w:hAnsi="Mulish" w:cstheme="majorHAnsi"/>
                <w:sz w:val="18"/>
                <w:szCs w:val="18"/>
              </w:rPr>
              <w:t>Enable Diagnostic Settings and Application Insights.</w:t>
            </w:r>
          </w:p>
          <w:p w:rsidRPr="00896F1F" w:rsidR="009A51AB" w:rsidP="00B34E3E" w:rsidRDefault="009A51AB" w14:paraId="79076ADC" w14:textId="77777777">
            <w:pPr>
              <w:pStyle w:val="ListParagraph"/>
              <w:numPr>
                <w:ilvl w:val="0"/>
                <w:numId w:val="14"/>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Identity Management:</w:t>
            </w:r>
          </w:p>
          <w:p w:rsidRPr="00896F1F" w:rsidR="009A51AB" w:rsidP="00B34E3E" w:rsidRDefault="009A51AB" w14:paraId="210B8231" w14:textId="77777777">
            <w:pPr>
              <w:pStyle w:val="ListParagraph"/>
              <w:numPr>
                <w:ilvl w:val="0"/>
                <w:numId w:val="9"/>
              </w:numPr>
              <w:rPr>
                <w:rFonts w:ascii="Mulish" w:hAnsi="Mulish" w:cstheme="majorHAnsi"/>
                <w:sz w:val="18"/>
                <w:szCs w:val="18"/>
              </w:rPr>
            </w:pPr>
            <w:r w:rsidRPr="00896F1F">
              <w:rPr>
                <w:rFonts w:ascii="Mulish" w:hAnsi="Mulish" w:cstheme="majorHAnsi"/>
                <w:sz w:val="18"/>
                <w:szCs w:val="18"/>
              </w:rPr>
              <w:t>Enable Managed Identity.</w:t>
            </w:r>
          </w:p>
          <w:p w:rsidRPr="00896F1F" w:rsidR="00F647A1" w:rsidP="00F647A1" w:rsidRDefault="00F647A1" w14:paraId="4CABAC68" w14:textId="2C9B80A5">
            <w:pPr>
              <w:pStyle w:val="ListParagraph"/>
              <w:ind w:left="360"/>
              <w:rPr>
                <w:rStyle w:val="Strong"/>
                <w:rFonts w:ascii="Mulish" w:hAnsi="Mulish" w:cstheme="majorHAnsi"/>
                <w:b w:val="0"/>
                <w:bCs w:val="0"/>
                <w:sz w:val="18"/>
                <w:szCs w:val="18"/>
              </w:rPr>
            </w:pPr>
          </w:p>
        </w:tc>
      </w:tr>
      <w:tr w:rsidRPr="00896F1F" w:rsidR="009A51AB" w:rsidTr="008D22B1" w14:paraId="2305AB52" w14:textId="77777777">
        <w:tc>
          <w:tcPr>
            <w:tcW w:w="554" w:type="pct"/>
          </w:tcPr>
          <w:p w:rsidRPr="00896F1F" w:rsidR="009A51AB" w:rsidP="009A51AB" w:rsidRDefault="009A51AB" w14:paraId="75798A7F" w14:textId="64A3040B">
            <w:pPr>
              <w:pStyle w:val="p1"/>
              <w:rPr>
                <w:rFonts w:ascii="Mulish" w:hAnsi="Mulish" w:cstheme="majorHAnsi"/>
                <w:sz w:val="18"/>
                <w:szCs w:val="18"/>
              </w:rPr>
            </w:pPr>
            <w:r w:rsidRPr="00896F1F">
              <w:rPr>
                <w:rFonts w:ascii="Mulish" w:hAnsi="Mulish" w:cstheme="majorHAnsi"/>
                <w:sz w:val="18"/>
                <w:szCs w:val="18"/>
              </w:rPr>
              <w:t>Azure Event Grid</w:t>
            </w:r>
          </w:p>
        </w:tc>
        <w:tc>
          <w:tcPr>
            <w:tcW w:w="4446" w:type="pct"/>
          </w:tcPr>
          <w:p w:rsidRPr="00896F1F" w:rsidR="009A51AB" w:rsidP="00B34E3E" w:rsidRDefault="009A51AB" w14:paraId="5CDF0C7C" w14:textId="7963373D">
            <w:pPr>
              <w:pStyle w:val="ListParagraph"/>
              <w:numPr>
                <w:ilvl w:val="0"/>
                <w:numId w:val="15"/>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Name: </w:t>
            </w:r>
            <w:r w:rsidRPr="00896F1F" w:rsidR="00F159A0">
              <w:rPr>
                <w:rFonts w:ascii="Mulish" w:hAnsi="Mulish"/>
                <w:i/>
                <w:iCs/>
                <w:sz w:val="18"/>
                <w:szCs w:val="18"/>
              </w:rPr>
              <w:t>doubtless</w:t>
            </w:r>
            <w:r w:rsidRPr="00896F1F">
              <w:rPr>
                <w:rFonts w:ascii="Mulish" w:hAnsi="Mulish" w:cstheme="majorHAnsi"/>
                <w:i/>
                <w:iCs/>
                <w:sz w:val="18"/>
                <w:szCs w:val="18"/>
              </w:rPr>
              <w:t>-aeg-</w:t>
            </w:r>
            <w:r w:rsidRPr="00896F1F" w:rsidR="00F159A0">
              <w:rPr>
                <w:rFonts w:ascii="Mulish" w:hAnsi="Mulish" w:cstheme="majorHAnsi"/>
                <w:i/>
                <w:iCs/>
                <w:sz w:val="18"/>
                <w:szCs w:val="18"/>
              </w:rPr>
              <w:t>grp</w:t>
            </w:r>
            <w:r w:rsidRPr="00896F1F">
              <w:rPr>
                <w:rFonts w:ascii="Mulish" w:hAnsi="Mulish" w:cstheme="majorHAnsi"/>
                <w:i/>
                <w:iCs/>
                <w:sz w:val="18"/>
                <w:szCs w:val="18"/>
              </w:rPr>
              <w:t>-&lt;identifier&gt;-</w:t>
            </w:r>
            <w:r w:rsidRPr="00896F1F" w:rsidR="00F159A0">
              <w:rPr>
                <w:rFonts w:ascii="Mulish" w:hAnsi="Mulish" w:cstheme="majorHAnsi"/>
                <w:i/>
                <w:iCs/>
                <w:sz w:val="18"/>
                <w:szCs w:val="18"/>
              </w:rPr>
              <w:t>dewc</w:t>
            </w:r>
            <w:r w:rsidRPr="00896F1F">
              <w:rPr>
                <w:rFonts w:ascii="Mulish" w:hAnsi="Mulish" w:cstheme="majorHAnsi"/>
                <w:i/>
                <w:iCs/>
                <w:sz w:val="18"/>
                <w:szCs w:val="18"/>
              </w:rPr>
              <w:t>-&lt;environment&gt;-001</w:t>
            </w:r>
          </w:p>
          <w:p w:rsidRPr="00896F1F" w:rsidR="009A51AB" w:rsidP="00B34E3E" w:rsidRDefault="009A51AB" w14:paraId="73EEDFDD" w14:textId="543052FE">
            <w:pPr>
              <w:pStyle w:val="ListParagraph"/>
              <w:numPr>
                <w:ilvl w:val="0"/>
                <w:numId w:val="15"/>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Region:</w:t>
            </w:r>
            <w:r w:rsidRPr="00896F1F">
              <w:rPr>
                <w:rStyle w:val="Strong"/>
                <w:rFonts w:ascii="Mulish" w:hAnsi="Mulish" w:cstheme="majorHAnsi"/>
                <w:b w:val="0"/>
                <w:bCs w:val="0"/>
                <w:color w:val="000000" w:themeColor="text1"/>
                <w:sz w:val="18"/>
                <w:szCs w:val="18"/>
              </w:rPr>
              <w:t xml:space="preserve"> </w:t>
            </w:r>
            <w:r w:rsidRPr="00896F1F" w:rsidR="00F159A0">
              <w:rPr>
                <w:rStyle w:val="Strong"/>
                <w:rFonts w:ascii="Mulish" w:hAnsi="Mulish" w:cstheme="majorHAnsi"/>
                <w:b w:val="0"/>
                <w:bCs w:val="0"/>
                <w:color w:val="000000" w:themeColor="text1"/>
                <w:sz w:val="18"/>
                <w:szCs w:val="18"/>
              </w:rPr>
              <w:t>G</w:t>
            </w:r>
            <w:r w:rsidRPr="00896F1F" w:rsidR="00F159A0">
              <w:rPr>
                <w:rStyle w:val="Strong"/>
                <w:rFonts w:ascii="Mulish" w:hAnsi="Mulish"/>
                <w:b w:val="0"/>
                <w:bCs w:val="0"/>
                <w:color w:val="000000" w:themeColor="text1"/>
                <w:sz w:val="18"/>
                <w:szCs w:val="18"/>
              </w:rPr>
              <w:t>ermany West Central</w:t>
            </w:r>
          </w:p>
          <w:p w:rsidRPr="00896F1F" w:rsidR="009A51AB" w:rsidP="00B34E3E" w:rsidRDefault="009A51AB" w14:paraId="2E0F13ED" w14:textId="77777777">
            <w:pPr>
              <w:pStyle w:val="ListParagraph"/>
              <w:numPr>
                <w:ilvl w:val="0"/>
                <w:numId w:val="15"/>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Monitoring:</w:t>
            </w:r>
          </w:p>
          <w:p w:rsidRPr="00896F1F" w:rsidR="009A51AB" w:rsidP="00B34E3E" w:rsidRDefault="009A51AB" w14:paraId="137C417E" w14:textId="77777777">
            <w:pPr>
              <w:pStyle w:val="ListParagraph"/>
              <w:numPr>
                <w:ilvl w:val="1"/>
                <w:numId w:val="15"/>
              </w:numPr>
              <w:rPr>
                <w:rFonts w:ascii="Mulish" w:hAnsi="Mulish" w:cstheme="majorHAnsi"/>
                <w:sz w:val="18"/>
                <w:szCs w:val="18"/>
              </w:rPr>
            </w:pPr>
            <w:r w:rsidRPr="00896F1F">
              <w:rPr>
                <w:rFonts w:ascii="Mulish" w:hAnsi="Mulish" w:cstheme="majorHAnsi"/>
                <w:sz w:val="18"/>
                <w:szCs w:val="18"/>
              </w:rPr>
              <w:t>Enable Diagnostic Settings.</w:t>
            </w:r>
          </w:p>
          <w:p w:rsidRPr="00896F1F" w:rsidR="009A51AB" w:rsidP="00B34E3E" w:rsidRDefault="009A51AB" w14:paraId="20E942D0" w14:textId="77777777">
            <w:pPr>
              <w:pStyle w:val="ListParagraph"/>
              <w:numPr>
                <w:ilvl w:val="0"/>
                <w:numId w:val="15"/>
              </w:numPr>
              <w:rPr>
                <w:rFonts w:ascii="Mulish" w:hAnsi="Mulish" w:cstheme="majorHAnsi"/>
                <w:sz w:val="18"/>
                <w:szCs w:val="18"/>
              </w:rPr>
            </w:pPr>
            <w:r w:rsidRPr="00896F1F">
              <w:rPr>
                <w:rStyle w:val="Strong"/>
                <w:rFonts w:ascii="Mulish" w:hAnsi="Mulish" w:cstheme="majorHAnsi"/>
                <w:b w:val="0"/>
                <w:bCs w:val="0"/>
                <w:color w:val="000000" w:themeColor="text1"/>
                <w:sz w:val="18"/>
                <w:szCs w:val="18"/>
              </w:rPr>
              <w:t>Identity Management:</w:t>
            </w:r>
          </w:p>
          <w:p w:rsidRPr="00896F1F" w:rsidR="009A51AB" w:rsidP="00B34E3E" w:rsidRDefault="009A51AB" w14:paraId="01A3B8BE" w14:textId="77777777">
            <w:pPr>
              <w:pStyle w:val="ListParagraph"/>
              <w:numPr>
                <w:ilvl w:val="0"/>
                <w:numId w:val="9"/>
              </w:numPr>
              <w:rPr>
                <w:rFonts w:ascii="Mulish" w:hAnsi="Mulish" w:cstheme="majorHAnsi"/>
                <w:sz w:val="18"/>
                <w:szCs w:val="18"/>
              </w:rPr>
            </w:pPr>
            <w:r w:rsidRPr="00896F1F">
              <w:rPr>
                <w:rFonts w:ascii="Mulish" w:hAnsi="Mulish" w:cstheme="majorHAnsi"/>
                <w:sz w:val="18"/>
                <w:szCs w:val="18"/>
              </w:rPr>
              <w:t>Enable Managed Identity.</w:t>
            </w:r>
          </w:p>
          <w:p w:rsidRPr="00896F1F" w:rsidR="00F159A0" w:rsidP="00F159A0" w:rsidRDefault="00F159A0" w14:paraId="52C3223F" w14:textId="2FB4D658">
            <w:pPr>
              <w:pStyle w:val="ListParagraph"/>
              <w:ind w:left="360"/>
              <w:rPr>
                <w:rStyle w:val="Strong"/>
                <w:rFonts w:ascii="Mulish" w:hAnsi="Mulish" w:cstheme="majorHAnsi"/>
                <w:b w:val="0"/>
                <w:bCs w:val="0"/>
                <w:sz w:val="18"/>
                <w:szCs w:val="18"/>
              </w:rPr>
            </w:pPr>
          </w:p>
        </w:tc>
      </w:tr>
      <w:tr w:rsidRPr="00896F1F" w:rsidR="009A51AB" w:rsidTr="008D22B1" w14:paraId="676B153F" w14:textId="77777777">
        <w:tc>
          <w:tcPr>
            <w:tcW w:w="554" w:type="pct"/>
          </w:tcPr>
          <w:p w:rsidRPr="00896F1F" w:rsidR="009A51AB" w:rsidP="009A51AB" w:rsidRDefault="009A51AB" w14:paraId="7CF46F34" w14:textId="478FAAF6">
            <w:pPr>
              <w:pStyle w:val="p1"/>
              <w:rPr>
                <w:rFonts w:ascii="Mulish" w:hAnsi="Mulish" w:cstheme="majorHAnsi"/>
                <w:sz w:val="18"/>
                <w:szCs w:val="18"/>
              </w:rPr>
            </w:pPr>
            <w:r w:rsidRPr="00896F1F">
              <w:rPr>
                <w:rFonts w:ascii="Mulish" w:hAnsi="Mulish" w:cstheme="majorHAnsi"/>
                <w:sz w:val="18"/>
                <w:szCs w:val="18"/>
              </w:rPr>
              <w:t>Azure Service Bus</w:t>
            </w:r>
          </w:p>
        </w:tc>
        <w:tc>
          <w:tcPr>
            <w:tcW w:w="4446" w:type="pct"/>
          </w:tcPr>
          <w:p w:rsidRPr="00896F1F" w:rsidR="009A51AB" w:rsidP="00B34E3E" w:rsidRDefault="009A51AB" w14:paraId="6D9E73A9" w14:textId="22FDD215">
            <w:pPr>
              <w:pStyle w:val="ListParagraph"/>
              <w:numPr>
                <w:ilvl w:val="0"/>
                <w:numId w:val="9"/>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 xml:space="preserve">Name: </w:t>
            </w:r>
            <w:r w:rsidRPr="00896F1F" w:rsidR="00F159A0">
              <w:rPr>
                <w:rFonts w:ascii="Mulish" w:hAnsi="Mulish"/>
                <w:i/>
                <w:iCs/>
                <w:sz w:val="18"/>
                <w:szCs w:val="18"/>
              </w:rPr>
              <w:t>doubtless</w:t>
            </w:r>
            <w:r w:rsidRPr="00896F1F">
              <w:rPr>
                <w:rFonts w:ascii="Mulish" w:hAnsi="Mulish" w:cstheme="majorHAnsi"/>
                <w:i/>
                <w:iCs/>
                <w:sz w:val="18"/>
                <w:szCs w:val="18"/>
              </w:rPr>
              <w:t>-asb-</w:t>
            </w:r>
            <w:r w:rsidRPr="00896F1F" w:rsidR="00F159A0">
              <w:rPr>
                <w:rFonts w:ascii="Mulish" w:hAnsi="Mulish" w:cstheme="majorHAnsi"/>
                <w:i/>
                <w:iCs/>
                <w:sz w:val="18"/>
                <w:szCs w:val="18"/>
              </w:rPr>
              <w:t>grp</w:t>
            </w:r>
            <w:r w:rsidRPr="00896F1F">
              <w:rPr>
                <w:rFonts w:ascii="Mulish" w:hAnsi="Mulish" w:cstheme="majorHAnsi"/>
                <w:i/>
                <w:iCs/>
                <w:sz w:val="18"/>
                <w:szCs w:val="18"/>
              </w:rPr>
              <w:t>-&lt;identifier&gt;-</w:t>
            </w:r>
            <w:r w:rsidRPr="00896F1F" w:rsidR="00D44023">
              <w:rPr>
                <w:rFonts w:ascii="Mulish" w:hAnsi="Mulish" w:cstheme="majorHAnsi"/>
                <w:i/>
                <w:iCs/>
                <w:sz w:val="18"/>
                <w:szCs w:val="18"/>
              </w:rPr>
              <w:t>dewc</w:t>
            </w:r>
            <w:r w:rsidRPr="00896F1F">
              <w:rPr>
                <w:rFonts w:ascii="Mulish" w:hAnsi="Mulish" w:cstheme="majorHAnsi"/>
                <w:i/>
                <w:iCs/>
                <w:sz w:val="18"/>
                <w:szCs w:val="18"/>
              </w:rPr>
              <w:t>-&lt;environment&gt;-001</w:t>
            </w:r>
          </w:p>
          <w:p w:rsidRPr="00896F1F" w:rsidR="009A51AB" w:rsidP="00B34E3E" w:rsidRDefault="009A51AB" w14:paraId="72C8017E" w14:textId="5F4841FD">
            <w:pPr>
              <w:pStyle w:val="ListParagraph"/>
              <w:numPr>
                <w:ilvl w:val="0"/>
                <w:numId w:val="9"/>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Region:</w:t>
            </w:r>
            <w:r w:rsidRPr="00896F1F" w:rsidR="00D44023">
              <w:rPr>
                <w:rStyle w:val="Strong"/>
                <w:rFonts w:ascii="Mulish" w:hAnsi="Mulish" w:cstheme="majorHAnsi"/>
                <w:b w:val="0"/>
                <w:bCs w:val="0"/>
                <w:color w:val="000000" w:themeColor="text1"/>
                <w:sz w:val="18"/>
                <w:szCs w:val="18"/>
              </w:rPr>
              <w:t xml:space="preserve"> </w:t>
            </w:r>
            <w:r w:rsidRPr="00896F1F" w:rsidR="0010259E">
              <w:rPr>
                <w:rStyle w:val="Strong"/>
                <w:rFonts w:ascii="Mulish" w:hAnsi="Mulish"/>
                <w:b w:val="0"/>
                <w:bCs w:val="0"/>
                <w:color w:val="000000" w:themeColor="text1"/>
                <w:sz w:val="18"/>
                <w:szCs w:val="18"/>
              </w:rPr>
              <w:t>Germany West Central</w:t>
            </w:r>
            <w:r w:rsidRPr="00896F1F">
              <w:rPr>
                <w:rStyle w:val="Strong"/>
                <w:rFonts w:ascii="Mulish" w:hAnsi="Mulish" w:cstheme="majorHAnsi"/>
                <w:b w:val="0"/>
                <w:bCs w:val="0"/>
                <w:color w:val="000000" w:themeColor="text1"/>
                <w:sz w:val="18"/>
                <w:szCs w:val="18"/>
              </w:rPr>
              <w:t>.</w:t>
            </w:r>
          </w:p>
          <w:p w:rsidRPr="00896F1F" w:rsidR="009A51AB" w:rsidP="00B34E3E" w:rsidRDefault="009A51AB" w14:paraId="7DEE3C93" w14:textId="77777777">
            <w:pPr>
              <w:pStyle w:val="ListParagraph"/>
              <w:numPr>
                <w:ilvl w:val="0"/>
                <w:numId w:val="9"/>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Configuration:</w:t>
            </w:r>
          </w:p>
          <w:p w:rsidRPr="00896F1F" w:rsidR="009A51AB" w:rsidP="00B34E3E" w:rsidRDefault="009A51AB" w14:paraId="3796D2B5"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lastRenderedPageBreak/>
              <w:t>Enable Premium Tier</w:t>
            </w:r>
          </w:p>
          <w:p w:rsidRPr="00896F1F" w:rsidR="009A51AB" w:rsidP="00B34E3E" w:rsidRDefault="009A51AB" w14:paraId="301E349C"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Enable partitioning on queues or topics to increase throughput and resilience.</w:t>
            </w:r>
          </w:p>
          <w:p w:rsidRPr="00896F1F" w:rsidR="009A51AB" w:rsidP="00B34E3E" w:rsidRDefault="009A51AB" w14:paraId="11D509C2"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Configure Time To Live (TTL) at the entity or message level.</w:t>
            </w:r>
          </w:p>
          <w:p w:rsidRPr="00896F1F" w:rsidR="009A51AB" w:rsidP="00B34E3E" w:rsidRDefault="009A51AB" w14:paraId="34E41D16"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Use dead-letter queues for failed or expired messages.</w:t>
            </w:r>
          </w:p>
          <w:p w:rsidRPr="00896F1F" w:rsidR="009A51AB" w:rsidP="00B34E3E" w:rsidRDefault="009A51AB" w14:paraId="2E3CA504"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Enable duplicate detection using a defined time window to prevent message reprocessing.</w:t>
            </w:r>
          </w:p>
          <w:p w:rsidRPr="00896F1F" w:rsidR="009A51AB" w:rsidP="00B34E3E" w:rsidRDefault="009A51AB" w14:paraId="679363FE"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Enable sessions if message ordering or correlation is required (e.g. per customer, transaction).</w:t>
            </w:r>
          </w:p>
          <w:p w:rsidRPr="00896F1F" w:rsidR="009A51AB" w:rsidP="00B34E3E" w:rsidRDefault="009A51AB" w14:paraId="1C6FE370" w14:textId="77777777">
            <w:pPr>
              <w:pStyle w:val="ListParagraph"/>
              <w:numPr>
                <w:ilvl w:val="1"/>
                <w:numId w:val="9"/>
              </w:numPr>
              <w:rPr>
                <w:rStyle w:val="Strong"/>
                <w:rFonts w:ascii="Mulish" w:hAnsi="Mulish" w:cstheme="majorHAnsi"/>
                <w:b w:val="0"/>
                <w:bCs w:val="0"/>
                <w:sz w:val="18"/>
                <w:szCs w:val="18"/>
              </w:rPr>
            </w:pPr>
            <w:r w:rsidRPr="00896F1F">
              <w:rPr>
                <w:rFonts w:ascii="Mulish" w:hAnsi="Mulish" w:cstheme="majorHAnsi"/>
                <w:sz w:val="18"/>
                <w:szCs w:val="18"/>
              </w:rPr>
              <w:t>Use auto-forwarding between queues or topics to support chaining or layering of processing stages.</w:t>
            </w:r>
          </w:p>
          <w:p w:rsidRPr="00896F1F" w:rsidR="009A51AB" w:rsidP="00B34E3E" w:rsidRDefault="009A51AB" w14:paraId="0B750334" w14:textId="77777777">
            <w:pPr>
              <w:pStyle w:val="ListParagraph"/>
              <w:numPr>
                <w:ilvl w:val="0"/>
                <w:numId w:val="9"/>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Networking &amp; Security:</w:t>
            </w:r>
          </w:p>
          <w:p w:rsidRPr="00896F1F" w:rsidR="009A51AB" w:rsidP="00B34E3E" w:rsidRDefault="009A51AB" w14:paraId="23088842"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Use Private Endpoints to enforce private access via VNets.</w:t>
            </w:r>
          </w:p>
          <w:p w:rsidRPr="00896F1F" w:rsidR="009A51AB" w:rsidP="00B34E3E" w:rsidRDefault="009A51AB" w14:paraId="195FFF74"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Restrict access via IP ranges or specific VNet rules.</w:t>
            </w:r>
          </w:p>
          <w:p w:rsidRPr="00896F1F" w:rsidR="009A51AB" w:rsidP="00B34E3E" w:rsidRDefault="009A51AB" w14:paraId="12D7D6D1"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Enforce TLS 1.2+ for all transit communications.</w:t>
            </w:r>
          </w:p>
          <w:p w:rsidRPr="00896F1F" w:rsidR="009A51AB" w:rsidP="00B34E3E" w:rsidRDefault="009A51AB" w14:paraId="7D58C2F3"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Data is encrypted at rest by default using Microsoft-managed keys. Use customer-managed keys (CMK) with Azure Key Vault for enhanced compliance control as per asset requirements.</w:t>
            </w:r>
          </w:p>
          <w:p w:rsidRPr="00896F1F" w:rsidR="009A51AB" w:rsidP="00B34E3E" w:rsidRDefault="009A51AB" w14:paraId="513BD8DD"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Use Azure Entra ID for RBAC and Managed Identities where possible to avoid key-based access.</w:t>
            </w:r>
          </w:p>
          <w:p w:rsidRPr="00896F1F" w:rsidR="009A51AB" w:rsidP="00B34E3E" w:rsidRDefault="009A51AB" w14:paraId="7FFB8866"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Role based access should be on a least privileges basis by default</w:t>
            </w:r>
          </w:p>
          <w:p w:rsidRPr="00896F1F" w:rsidR="009A51AB" w:rsidP="00B34E3E" w:rsidRDefault="009A51AB" w14:paraId="6FACA365" w14:textId="77777777">
            <w:pPr>
              <w:pStyle w:val="ListParagraph"/>
              <w:numPr>
                <w:ilvl w:val="1"/>
                <w:numId w:val="9"/>
              </w:numPr>
              <w:rPr>
                <w:rStyle w:val="Strong"/>
                <w:rFonts w:ascii="Mulish" w:hAnsi="Mulish" w:cstheme="majorHAnsi"/>
                <w:b w:val="0"/>
                <w:bCs w:val="0"/>
                <w:sz w:val="18"/>
                <w:szCs w:val="18"/>
              </w:rPr>
            </w:pPr>
            <w:r w:rsidRPr="00896F1F">
              <w:rPr>
                <w:rFonts w:ascii="Mulish" w:hAnsi="Mulish" w:cstheme="majorHAnsi"/>
                <w:sz w:val="18"/>
                <w:szCs w:val="18"/>
              </w:rPr>
              <w:t>If key-based access is required rotate shared access keys regularly.</w:t>
            </w:r>
          </w:p>
          <w:p w:rsidRPr="00896F1F" w:rsidR="009A51AB" w:rsidP="00B34E3E" w:rsidRDefault="009A51AB" w14:paraId="4D053A93" w14:textId="77777777">
            <w:pPr>
              <w:pStyle w:val="ListParagraph"/>
              <w:numPr>
                <w:ilvl w:val="0"/>
                <w:numId w:val="9"/>
              </w:numPr>
              <w:rPr>
                <w:rFonts w:ascii="Mulish" w:hAnsi="Mulish" w:cstheme="majorHAnsi"/>
                <w:sz w:val="18"/>
                <w:szCs w:val="18"/>
              </w:rPr>
            </w:pPr>
            <w:r w:rsidRPr="00896F1F">
              <w:rPr>
                <w:rStyle w:val="Strong"/>
                <w:rFonts w:ascii="Mulish" w:hAnsi="Mulish" w:cstheme="majorHAnsi"/>
                <w:b w:val="0"/>
                <w:bCs w:val="0"/>
                <w:sz w:val="18"/>
                <w:szCs w:val="18"/>
              </w:rPr>
              <w:t>Monitoring:</w:t>
            </w:r>
          </w:p>
          <w:p w:rsidRPr="00896F1F" w:rsidR="009A51AB" w:rsidP="00B34E3E" w:rsidRDefault="009A51AB" w14:paraId="5CA4EDFF"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Enable Diagnostic Settings and Application Insights</w:t>
            </w:r>
          </w:p>
          <w:p w:rsidRPr="00896F1F" w:rsidR="009A51AB" w:rsidP="00B34E3E" w:rsidRDefault="009A51AB" w14:paraId="3E4B2C40"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Create alerts for:</w:t>
            </w:r>
          </w:p>
          <w:p w:rsidRPr="00896F1F" w:rsidR="009A51AB" w:rsidP="00B34E3E" w:rsidRDefault="009A51AB" w14:paraId="64ED5A35" w14:textId="77777777">
            <w:pPr>
              <w:pStyle w:val="ListParagraph"/>
              <w:numPr>
                <w:ilvl w:val="2"/>
                <w:numId w:val="9"/>
              </w:numPr>
              <w:rPr>
                <w:rFonts w:ascii="Mulish" w:hAnsi="Mulish" w:cstheme="majorHAnsi"/>
                <w:sz w:val="18"/>
                <w:szCs w:val="18"/>
              </w:rPr>
            </w:pPr>
            <w:r w:rsidRPr="00896F1F">
              <w:rPr>
                <w:rFonts w:ascii="Mulish" w:hAnsi="Mulish" w:cstheme="majorHAnsi"/>
                <w:sz w:val="18"/>
                <w:szCs w:val="18"/>
              </w:rPr>
              <w:t>Queue length thresholds</w:t>
            </w:r>
          </w:p>
          <w:p w:rsidRPr="00896F1F" w:rsidR="009A51AB" w:rsidP="00B34E3E" w:rsidRDefault="009A51AB" w14:paraId="00AA7D9F" w14:textId="77777777">
            <w:pPr>
              <w:pStyle w:val="ListParagraph"/>
              <w:numPr>
                <w:ilvl w:val="2"/>
                <w:numId w:val="9"/>
              </w:numPr>
              <w:rPr>
                <w:rFonts w:ascii="Mulish" w:hAnsi="Mulish" w:cstheme="majorHAnsi"/>
                <w:sz w:val="18"/>
                <w:szCs w:val="18"/>
              </w:rPr>
            </w:pPr>
            <w:r w:rsidRPr="00896F1F">
              <w:rPr>
                <w:rFonts w:ascii="Mulish" w:hAnsi="Mulish" w:cstheme="majorHAnsi"/>
                <w:sz w:val="18"/>
                <w:szCs w:val="18"/>
              </w:rPr>
              <w:t>Active/Dead-letter message count</w:t>
            </w:r>
          </w:p>
          <w:p w:rsidRPr="00896F1F" w:rsidR="009A51AB" w:rsidP="00B34E3E" w:rsidRDefault="009A51AB" w14:paraId="27A1F27D" w14:textId="77777777">
            <w:pPr>
              <w:pStyle w:val="ListParagraph"/>
              <w:numPr>
                <w:ilvl w:val="2"/>
                <w:numId w:val="9"/>
              </w:numPr>
              <w:rPr>
                <w:rFonts w:ascii="Mulish" w:hAnsi="Mulish" w:cstheme="majorHAnsi"/>
                <w:sz w:val="18"/>
                <w:szCs w:val="18"/>
              </w:rPr>
            </w:pPr>
            <w:r w:rsidRPr="00896F1F">
              <w:rPr>
                <w:rFonts w:ascii="Mulish" w:hAnsi="Mulish" w:cstheme="majorHAnsi"/>
                <w:sz w:val="18"/>
                <w:szCs w:val="18"/>
              </w:rPr>
              <w:t>Delivery failures</w:t>
            </w:r>
          </w:p>
          <w:p w:rsidRPr="00896F1F" w:rsidR="009A51AB" w:rsidP="00B34E3E" w:rsidRDefault="009A51AB" w14:paraId="0AE061F5" w14:textId="77777777">
            <w:pPr>
              <w:pStyle w:val="ListParagraph"/>
              <w:numPr>
                <w:ilvl w:val="2"/>
                <w:numId w:val="9"/>
              </w:numPr>
              <w:rPr>
                <w:rStyle w:val="Strong"/>
                <w:rFonts w:ascii="Mulish" w:hAnsi="Mulish" w:cstheme="majorHAnsi"/>
                <w:b w:val="0"/>
                <w:bCs w:val="0"/>
                <w:sz w:val="18"/>
                <w:szCs w:val="18"/>
              </w:rPr>
            </w:pPr>
            <w:r w:rsidRPr="00896F1F">
              <w:rPr>
                <w:rFonts w:ascii="Mulish" w:hAnsi="Mulish" w:cstheme="majorHAnsi"/>
                <w:sz w:val="18"/>
                <w:szCs w:val="18"/>
              </w:rPr>
              <w:t>Server errors or exceptions</w:t>
            </w:r>
          </w:p>
          <w:p w:rsidRPr="00896F1F" w:rsidR="009A51AB" w:rsidP="00B34E3E" w:rsidRDefault="009A51AB" w14:paraId="5D1AA9FD" w14:textId="77777777">
            <w:pPr>
              <w:pStyle w:val="ListParagraph"/>
              <w:numPr>
                <w:ilvl w:val="0"/>
                <w:numId w:val="9"/>
              </w:numPr>
              <w:rPr>
                <w:rStyle w:val="Strong"/>
                <w:rFonts w:ascii="Mulish" w:hAnsi="Mulish" w:cstheme="majorHAnsi"/>
                <w:b w:val="0"/>
                <w:bCs w:val="0"/>
                <w:sz w:val="18"/>
                <w:szCs w:val="18"/>
              </w:rPr>
            </w:pPr>
            <w:r w:rsidRPr="00896F1F">
              <w:rPr>
                <w:rStyle w:val="Strong"/>
                <w:rFonts w:ascii="Mulish" w:hAnsi="Mulish" w:cstheme="majorHAnsi"/>
                <w:b w:val="0"/>
                <w:bCs w:val="0"/>
                <w:sz w:val="18"/>
                <w:szCs w:val="18"/>
              </w:rPr>
              <w:t>Best Practices:</w:t>
            </w:r>
          </w:p>
          <w:p w:rsidRPr="00896F1F" w:rsidR="009A51AB" w:rsidP="00B34E3E" w:rsidRDefault="009A51AB" w14:paraId="62F83705" w14:textId="77777777">
            <w:pPr>
              <w:pStyle w:val="ListParagraph"/>
              <w:numPr>
                <w:ilvl w:val="1"/>
                <w:numId w:val="9"/>
              </w:numPr>
              <w:rPr>
                <w:rFonts w:ascii="Mulish" w:hAnsi="Mulish" w:cstheme="majorBidi"/>
                <w:sz w:val="18"/>
                <w:szCs w:val="18"/>
              </w:rPr>
            </w:pPr>
            <w:r w:rsidRPr="00896F1F">
              <w:rPr>
                <w:rFonts w:ascii="Mulish" w:hAnsi="Mulish" w:cstheme="majorBidi"/>
                <w:sz w:val="18"/>
                <w:szCs w:val="18"/>
              </w:rPr>
              <w:t>Make use of Dead-Letter Queues to handle message processing failures and prevent data loss.</w:t>
            </w:r>
          </w:p>
          <w:p w:rsidRPr="00896F1F" w:rsidR="009A51AB" w:rsidP="00B34E3E" w:rsidRDefault="009A51AB" w14:paraId="6763B6D2"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Message receivers should handle duplicate messages gracefully.</w:t>
            </w:r>
          </w:p>
          <w:p w:rsidRPr="00896F1F" w:rsidR="009A51AB" w:rsidP="00B34E3E" w:rsidRDefault="009A51AB" w14:paraId="776987BA"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Use short lock duration and renewal for long-running operations.</w:t>
            </w:r>
          </w:p>
          <w:p w:rsidRPr="00896F1F" w:rsidR="009A51AB" w:rsidP="00B34E3E" w:rsidRDefault="009A51AB" w14:paraId="2688EAED"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Use metrics/alerts on queue length to scale out consumers and avoid bottlenecks.</w:t>
            </w:r>
          </w:p>
          <w:p w:rsidRPr="00896F1F" w:rsidR="009A51AB" w:rsidP="00B34E3E" w:rsidRDefault="009A51AB" w14:paraId="6DA93F6A"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Implement automated Retry Policies, such as exponential back-off or circuit breaker patterns, in downstream consumers.</w:t>
            </w:r>
          </w:p>
          <w:p w:rsidRPr="00896F1F" w:rsidR="009A51AB" w:rsidP="00B34E3E" w:rsidRDefault="009A51AB" w14:paraId="10F2C3FD" w14:textId="77777777">
            <w:pPr>
              <w:pStyle w:val="ListParagraph"/>
              <w:numPr>
                <w:ilvl w:val="1"/>
                <w:numId w:val="9"/>
              </w:numPr>
              <w:rPr>
                <w:rFonts w:ascii="Mulish" w:hAnsi="Mulish" w:cstheme="majorHAnsi"/>
                <w:sz w:val="18"/>
                <w:szCs w:val="18"/>
              </w:rPr>
            </w:pPr>
            <w:r w:rsidRPr="00896F1F">
              <w:rPr>
                <w:rFonts w:ascii="Mulish" w:hAnsi="Mulish" w:cstheme="majorHAnsi"/>
                <w:sz w:val="18"/>
                <w:szCs w:val="18"/>
              </w:rPr>
              <w:t>Use separate namespaces per environment to enforce isolation and simplify lifecycle management.</w:t>
            </w:r>
          </w:p>
          <w:p w:rsidRPr="00896F1F" w:rsidR="009A51AB" w:rsidP="00B34E3E" w:rsidRDefault="009A51AB" w14:paraId="2D606EAE" w14:textId="77777777">
            <w:pPr>
              <w:pStyle w:val="ListParagraph"/>
              <w:numPr>
                <w:ilvl w:val="0"/>
                <w:numId w:val="9"/>
              </w:numPr>
              <w:rPr>
                <w:rFonts w:ascii="Mulish" w:hAnsi="Mulish" w:cstheme="majorHAnsi"/>
                <w:sz w:val="18"/>
                <w:szCs w:val="18"/>
              </w:rPr>
            </w:pPr>
            <w:r w:rsidRPr="00896F1F">
              <w:rPr>
                <w:rFonts w:ascii="Mulish" w:hAnsi="Mulish" w:cstheme="majorHAnsi"/>
                <w:sz w:val="18"/>
                <w:szCs w:val="18"/>
              </w:rPr>
              <w:t>Resource Tagging for costing and billing must be applied in advance as per Calandra Landing zone policies.</w:t>
            </w:r>
          </w:p>
          <w:p w:rsidRPr="00896F1F" w:rsidR="00517EFD" w:rsidP="00517EFD" w:rsidRDefault="00517EFD" w14:paraId="485B08BD" w14:textId="4C558BC3">
            <w:pPr>
              <w:pStyle w:val="ListParagraph"/>
              <w:ind w:left="360"/>
              <w:rPr>
                <w:rStyle w:val="Strong"/>
                <w:rFonts w:ascii="Mulish" w:hAnsi="Mulish" w:cstheme="majorHAnsi"/>
                <w:b w:val="0"/>
                <w:bCs w:val="0"/>
                <w:sz w:val="18"/>
                <w:szCs w:val="18"/>
              </w:rPr>
            </w:pPr>
          </w:p>
        </w:tc>
      </w:tr>
    </w:tbl>
    <w:p w:rsidRPr="007F7DBC" w:rsidR="00636033" w:rsidP="00877AC8" w:rsidRDefault="00636033" w14:paraId="6140F5EE" w14:textId="77777777">
      <w:pPr>
        <w:rPr>
          <w:rFonts w:ascii="Mulish" w:hAnsi="Mulish"/>
        </w:rPr>
      </w:pPr>
    </w:p>
    <w:sectPr w:rsidRPr="007F7DBC" w:rsidR="00636033" w:rsidSect="007167E0">
      <w:pgSz w:w="16838" w:h="11906" w:orient="landscape"/>
      <w:pgMar w:top="1110" w:right="1440" w:bottom="1298" w:left="1440" w:header="708" w:footer="20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RB" w:author="Roisin Bowen" w:date="2026-09-17T18:44:00Z" w:id="13">
    <w:p w:rsidR="00000000" w:rsidRDefault="00000000" w14:paraId="7E662F79" w14:textId="30BDB958">
      <w:pPr>
        <w:pStyle w:val="CommentText"/>
      </w:pPr>
      <w:r>
        <w:rPr>
          <w:rStyle w:val="CommentReference"/>
        </w:rPr>
        <w:annotationRef/>
      </w:r>
      <w:r w:rsidRPr="60528508">
        <w:t>I think scope right now is all insurance entities, but this could branch out to other companies. Especially with ODS</w:t>
      </w:r>
    </w:p>
  </w:comment>
  <w:comment w:initials="RB" w:author="Roisin Bowen" w:date="2026-09-17T19:33:00Z" w:id="14">
    <w:p w:rsidR="00000000" w:rsidRDefault="00000000" w14:paraId="5EA18351" w14:textId="114E9776">
      <w:pPr>
        <w:pStyle w:val="CommentText"/>
      </w:pPr>
      <w:r>
        <w:rPr>
          <w:rStyle w:val="CommentReference"/>
        </w:rPr>
        <w:annotationRef/>
      </w:r>
      <w:r w:rsidRPr="09DA5551">
        <w:t xml:space="preserve">Checked with Mark, expectation is later it will work for other business's too </w:t>
      </w:r>
    </w:p>
  </w:comment>
  <w:comment w:initials="TW" w:author="Tom Wilson" w:date="2026-09-21T14:39:00Z" w:id="15">
    <w:p w:rsidR="0007727B" w:rsidP="0007727B" w:rsidRDefault="0007727B" w14:paraId="3F465BA9" w14:textId="77777777">
      <w:r>
        <w:rPr>
          <w:rStyle w:val="CommentReference"/>
        </w:rPr>
        <w:annotationRef/>
      </w:r>
      <w:r>
        <w:rPr>
          <w:szCs w:val="20"/>
        </w:rPr>
        <w:t>Will update to reflect that change</w:t>
      </w:r>
    </w:p>
  </w:comment>
  <w:comment w:initials="RB" w:author="Roisin Bowen" w:date="2026-09-17T18:51:00Z" w:id="18">
    <w:p w:rsidR="00000000" w:rsidRDefault="00000000" w14:paraId="6D15033B" w14:textId="25342ED3">
      <w:pPr>
        <w:pStyle w:val="CommentText"/>
      </w:pPr>
      <w:r>
        <w:rPr>
          <w:rStyle w:val="CommentReference"/>
        </w:rPr>
        <w:annotationRef/>
      </w:r>
      <w:r w:rsidRPr="0027310A">
        <w:t>IPH is now known as &gt; Doubtless Pet Insurance North America</w:t>
      </w:r>
    </w:p>
  </w:comment>
  <w:comment w:initials="TW" w:author="Tom Wilson" w:date="2026-09-21T14:39:00Z" w:id="19">
    <w:p w:rsidR="007B1D29" w:rsidP="007B1D29" w:rsidRDefault="007B1D29" w14:paraId="4F43C950" w14:textId="77777777">
      <w:r>
        <w:rPr>
          <w:rStyle w:val="CommentReference"/>
        </w:rPr>
        <w:annotationRef/>
      </w:r>
      <w:r>
        <w:rPr>
          <w:szCs w:val="20"/>
        </w:rPr>
        <w:t>Thanks for clarifying, I will update all instances to reflect the latest name</w:t>
      </w:r>
    </w:p>
    <w:p w:rsidR="007B1D29" w:rsidP="007B1D29" w:rsidRDefault="007B1D29" w14:paraId="77BE4F8A" w14:textId="77777777"/>
  </w:comment>
  <w:comment w:initials="RB" w:author="Roisin Bowen" w:date="2026-09-17T19:49:00Z" w:id="28">
    <w:p w:rsidR="00000000" w:rsidRDefault="00000000" w14:paraId="0BC4E9AC" w14:textId="08FC92BD">
      <w:pPr>
        <w:pStyle w:val="CommentText"/>
      </w:pPr>
      <w:r>
        <w:rPr>
          <w:rStyle w:val="CommentReference"/>
        </w:rPr>
        <w:annotationRef/>
      </w:r>
      <w:r w:rsidRPr="48A4763D">
        <w:t>Would enable or enforce be better than provide here?</w:t>
      </w:r>
    </w:p>
  </w:comment>
  <w:comment w:initials="TW" w:author="Tom Wilson" w:date="2026-09-21T14:51:00Z" w:id="29">
    <w:p w:rsidR="00A578E5" w:rsidP="00A578E5" w:rsidRDefault="00A578E5" w14:paraId="20BDA621" w14:textId="77777777">
      <w:r>
        <w:rPr>
          <w:rStyle w:val="CommentReference"/>
        </w:rPr>
        <w:annotationRef/>
      </w:r>
      <w:r>
        <w:rPr>
          <w:szCs w:val="20"/>
        </w:rPr>
        <w:t>Agree, suggest we change to enforce to make the requirement binding, rather than to simply 'enable'</w:t>
      </w:r>
    </w:p>
  </w:comment>
  <w:comment w:initials="RB" w:author="Roisin Bowen" w:date="2026-09-17T20:00:00Z" w:id="32">
    <w:p w:rsidR="00000000" w:rsidRDefault="00000000" w14:paraId="4CD29264" w14:textId="778C0AAA">
      <w:pPr>
        <w:pStyle w:val="CommentText"/>
      </w:pPr>
      <w:r>
        <w:rPr>
          <w:rStyle w:val="CommentReference"/>
        </w:rPr>
        <w:annotationRef/>
      </w:r>
      <w:r w:rsidRPr="734EDC61">
        <w:t>Terminology for doubtless here</w:t>
      </w:r>
    </w:p>
  </w:comment>
  <w:comment w:initials="TW" w:author="Tom Wilson" w:date="2026-09-21T14:55:00Z" w:id="33">
    <w:p w:rsidR="001D724E" w:rsidP="001D724E" w:rsidRDefault="001D724E" w14:paraId="1AE6188B" w14:textId="77777777">
      <w:r>
        <w:rPr>
          <w:rStyle w:val="CommentReference"/>
        </w:rPr>
        <w:annotationRef/>
      </w:r>
      <w:r>
        <w:rPr>
          <w:szCs w:val="20"/>
        </w:rPr>
        <w:t>Corrected!</w:t>
      </w:r>
    </w:p>
  </w:comment>
  <w:comment w:initials="RB" w:author="Roisin Bowen" w:date="2026-09-17T20:02:00Z" w:id="37">
    <w:p w:rsidR="00000000" w:rsidRDefault="00000000" w14:paraId="0722ECB8" w14:textId="6618B7F0">
      <w:pPr>
        <w:pStyle w:val="CommentText"/>
      </w:pPr>
      <w:r>
        <w:rPr>
          <w:rStyle w:val="CommentReference"/>
        </w:rPr>
        <w:annotationRef/>
      </w:r>
      <w:r w:rsidRPr="7252A1AA">
        <w:t>This might need to be tier 1 now?</w:t>
      </w:r>
    </w:p>
  </w:comment>
  <w:comment w:initials="TW" w:author="Tom Wilson" w:date="2026-09-21T14:56:00Z" w:id="38">
    <w:p w:rsidR="00DB72C1" w:rsidP="00DB72C1" w:rsidRDefault="00DB72C1" w14:paraId="009125C7" w14:textId="77777777">
      <w:r>
        <w:rPr>
          <w:rStyle w:val="CommentReference"/>
        </w:rPr>
        <w:annotationRef/>
      </w:r>
      <w:r>
        <w:rPr>
          <w:szCs w:val="20"/>
        </w:rPr>
        <w:t>Agreed, believe this was a change that Tom confirmed as i was completing the latter parts of this and i did not update references.</w:t>
      </w:r>
    </w:p>
    <w:p w:rsidR="00DB72C1" w:rsidP="00DB72C1" w:rsidRDefault="00DB72C1" w14:paraId="47FCABE4" w14:textId="77777777"/>
  </w:comment>
  <w:comment w:initials="RB" w:author="Roisin Bowen" w:date="2026-09-17T20:05:00Z" w:id="46">
    <w:p w:rsidR="00000000" w:rsidRDefault="00000000" w14:paraId="29CF0450" w14:textId="09768177">
      <w:pPr>
        <w:pStyle w:val="CommentText"/>
      </w:pPr>
      <w:r>
        <w:rPr>
          <w:rStyle w:val="CommentReference"/>
        </w:rPr>
        <w:annotationRef/>
      </w:r>
      <w:r w:rsidRPr="492A4755">
        <w:t>AFI Claims processes currently depends on a databricks App. Also not sure if ODS is covered within this point?</w:t>
      </w:r>
    </w:p>
  </w:comment>
  <w:comment w:initials="TW" w:author="Tom Wilson" w:date="2026-09-21T15:17:00Z" w:id="47">
    <w:p w:rsidR="00BC1B7A" w:rsidP="00BC1B7A" w:rsidRDefault="00BC1B7A" w14:paraId="34613D91" w14:textId="77777777">
      <w:r>
        <w:rPr>
          <w:rStyle w:val="CommentReference"/>
        </w:rPr>
        <w:annotationRef/>
      </w:r>
      <w:r>
        <w:rPr>
          <w:szCs w:val="20"/>
        </w:rPr>
        <w:t>I have removed the term around explicitly descoping 'transactional execution...', replacing it with a section that calls out that we will support processes that support operational services (giving the specific AFI example).</w:t>
      </w:r>
    </w:p>
    <w:p w:rsidR="00BC1B7A" w:rsidP="00BC1B7A" w:rsidRDefault="00BC1B7A" w14:paraId="1183BDD1" w14:textId="77777777"/>
    <w:p w:rsidR="00BC1B7A" w:rsidP="00BC1B7A" w:rsidRDefault="00BC1B7A" w14:paraId="07CFD2B5" w14:textId="77777777">
      <w:r>
        <w:rPr>
          <w:szCs w:val="20"/>
        </w:rPr>
        <w:t>This covers that we will support existing capability and also provide operational applications in future, each to be approved under an appropriate service profile.</w:t>
      </w:r>
    </w:p>
  </w:comment>
  <w:comment w:initials="TW" w:author="Tom Wilson" w:date="2026-09-22T13:06:00Z" w:id="51">
    <w:p w:rsidR="007E1B65" w:rsidP="007E1B65" w:rsidRDefault="007E1B65" w14:paraId="15112C17" w14:textId="77777777">
      <w:r>
        <w:rPr>
          <w:rStyle w:val="CommentReference"/>
        </w:rPr>
        <w:annotationRef/>
      </w:r>
      <w:r>
        <w:rPr>
          <w:szCs w:val="20"/>
        </w:rPr>
        <w:t>Added this statement in to further pull the ODS capability into the fold.</w:t>
      </w:r>
    </w:p>
  </w:comment>
  <w:comment w:initials="RB" w:author="Roisin Bowen" w:date="2026-09-17T20:05:00Z" w:id="54">
    <w:p w:rsidR="00000000" w:rsidRDefault="00000000" w14:paraId="5FFB80B5" w14:textId="6FEAF1E4">
      <w:pPr>
        <w:pStyle w:val="CommentText"/>
      </w:pPr>
      <w:r>
        <w:rPr>
          <w:rStyle w:val="CommentReference"/>
        </w:rPr>
        <w:annotationRef/>
      </w:r>
      <w:r w:rsidRPr="1CC15D0F">
        <w:t>Potentially Tier 1 now?</w:t>
      </w:r>
    </w:p>
  </w:comment>
  <w:comment w:initials="TW" w:author="Tom Wilson" w:date="2026-09-21T15:19:00Z" w:id="55">
    <w:p w:rsidR="001C46F1" w:rsidP="001C46F1" w:rsidRDefault="001C46F1" w14:paraId="5FE5E857" w14:textId="77777777">
      <w:r>
        <w:rPr>
          <w:rStyle w:val="CommentReference"/>
        </w:rPr>
        <w:annotationRef/>
      </w:r>
      <w:r>
        <w:rPr>
          <w:szCs w:val="20"/>
        </w:rPr>
        <w:t>Amended wording here to reflect the above and to change this to Tier 1</w:t>
      </w:r>
    </w:p>
  </w:comment>
  <w:comment w:initials="TW" w:author="Tom Wilson" w:date="2026-09-22T13:09:00Z" w:id="69">
    <w:p w:rsidR="00EA10E2" w:rsidP="00EA10E2" w:rsidRDefault="00EA10E2" w14:paraId="452BC40D" w14:textId="77777777">
      <w:r>
        <w:rPr>
          <w:rStyle w:val="CommentReference"/>
        </w:rPr>
        <w:annotationRef/>
      </w:r>
      <w:r>
        <w:rPr>
          <w:szCs w:val="20"/>
        </w:rPr>
        <w:t>Specifying in the NFR that we will have a split set of environments for Analytic and operational workloads.</w:t>
      </w:r>
    </w:p>
  </w:comment>
  <w:comment w:initials="RB" w:author="Roisin Bowen" w:date="2026-09-17T20:16:00Z" w:id="76">
    <w:p w:rsidR="00000000" w:rsidRDefault="00000000" w14:paraId="6793FD4A" w14:textId="7979D8CA">
      <w:pPr>
        <w:pStyle w:val="CommentText"/>
      </w:pPr>
      <w:r>
        <w:rPr>
          <w:rStyle w:val="CommentReference"/>
        </w:rPr>
        <w:annotationRef/>
      </w:r>
      <w:r w:rsidRPr="4DD9CB56">
        <w:t>Again tier 1 maybe here?</w:t>
      </w:r>
    </w:p>
  </w:comment>
  <w:comment w:initials="TW" w:author="Tom Wilson" w:date="2026-09-21T15:20:00Z" w:id="77">
    <w:p w:rsidR="00680459" w:rsidP="00680459" w:rsidRDefault="00680459" w14:paraId="39D3DCEC" w14:textId="77777777">
      <w:r>
        <w:rPr>
          <w:rStyle w:val="CommentReference"/>
        </w:rPr>
        <w:annotationRef/>
      </w:r>
      <w:r>
        <w:rPr>
          <w:szCs w:val="20"/>
        </w:rPr>
        <w:t>Updated this to reflect the decision to mark operational supporting services and low latency reporting to Tier 1 (critical)</w:t>
      </w:r>
    </w:p>
  </w:comment>
  <w:comment w:initials="RB" w:author="Roisin Bowen" w:date="2026-09-17T20:25:00Z" w:id="90">
    <w:p w:rsidR="00000000" w:rsidRDefault="00000000" w14:paraId="3730C77C" w14:textId="4EB3F531">
      <w:pPr>
        <w:pStyle w:val="CommentText"/>
      </w:pPr>
      <w:r>
        <w:rPr>
          <w:rStyle w:val="CommentReference"/>
        </w:rPr>
        <w:annotationRef/>
      </w:r>
      <w:r w:rsidRPr="1A73FEF3">
        <w:t>Not sure where end to end begins and ends, is the start when it lands into landing or the source system, fine either way but just as an FYI.</w:t>
      </w:r>
    </w:p>
  </w:comment>
  <w:comment w:initials="TW" w:author="Tom Wilson" w:date="2026-09-21T15:29:00Z" w:id="91">
    <w:p w:rsidR="00910074" w:rsidP="00910074" w:rsidRDefault="00910074" w14:paraId="239C11D3" w14:textId="77777777">
      <w:r>
        <w:rPr>
          <w:rStyle w:val="CommentReference"/>
        </w:rPr>
        <w:annotationRef/>
      </w:r>
      <w:r>
        <w:rPr>
          <w:szCs w:val="20"/>
        </w:rPr>
        <w:t>I would define End to End here as starting from when it lands on the platform -&gt; through transformation -&gt; end user consumption.</w:t>
      </w:r>
    </w:p>
    <w:p w:rsidR="00910074" w:rsidP="00910074" w:rsidRDefault="00910074" w14:paraId="35648187" w14:textId="77777777"/>
    <w:p w:rsidR="00910074" w:rsidP="00910074" w:rsidRDefault="00910074" w14:paraId="6BC9E285" w14:textId="77777777">
      <w:r>
        <w:rPr>
          <w:szCs w:val="20"/>
        </w:rPr>
        <w:t xml:space="preserve">Given the target would be to land data as closely aligned to the source as possible you would theoretically have a 'source' view of the starting point - but without it starting from the source. </w:t>
      </w:r>
    </w:p>
    <w:p w:rsidR="00910074" w:rsidP="00910074" w:rsidRDefault="00910074" w14:paraId="3B03F749" w14:textId="77777777"/>
    <w:p w:rsidR="00910074" w:rsidP="00910074" w:rsidRDefault="00910074" w14:paraId="7DF1A830" w14:textId="77777777">
      <w:r>
        <w:rPr>
          <w:szCs w:val="20"/>
        </w:rPr>
        <w:t>Added a line in to clarify that this applies to data 'on platform'</w:t>
      </w:r>
    </w:p>
  </w:comment>
  <w:comment w:initials="RB" w:author="Roisin Bowen" w:date="2026-09-17T21:55:00Z" w:id="102">
    <w:p w:rsidR="00000000" w:rsidRDefault="00000000" w14:paraId="6385B7E1" w14:textId="623010B9">
      <w:pPr>
        <w:pStyle w:val="CommentText"/>
      </w:pPr>
      <w:r>
        <w:rPr>
          <w:rStyle w:val="CommentReference"/>
        </w:rPr>
        <w:annotationRef/>
      </w:r>
      <w:r w:rsidRPr="23968713">
        <w:t>Nothing here for ODS</w:t>
      </w:r>
    </w:p>
  </w:comment>
  <w:comment w:initials="TW" w:author="Tom Wilson" w:date="2026-09-21T15:38:00Z" w:id="103">
    <w:p w:rsidR="008230D2" w:rsidP="008230D2" w:rsidRDefault="008230D2" w14:paraId="1A9D97CC" w14:textId="77777777">
      <w:r>
        <w:rPr>
          <w:rStyle w:val="CommentReference"/>
        </w:rPr>
        <w:annotationRef/>
      </w:r>
      <w:r>
        <w:rPr>
          <w:szCs w:val="20"/>
        </w:rPr>
        <w:t>Agreed - need to update this. Will somthing in that ties in with updates further down the document</w:t>
      </w:r>
    </w:p>
  </w:comment>
  <w:comment w:initials="RB" w:author="Roisin Bowen" w:date="2026-09-17T21:55:00Z" w:id="104">
    <w:p w:rsidR="00000000" w:rsidRDefault="00000000" w14:paraId="7620FAB4" w14:textId="6DCE71F0">
      <w:pPr>
        <w:pStyle w:val="CommentText"/>
      </w:pPr>
      <w:r>
        <w:rPr>
          <w:rStyle w:val="CommentReference"/>
        </w:rPr>
        <w:annotationRef/>
      </w:r>
      <w:r w:rsidRPr="119C9661">
        <w:t>Is databricks core for ingestion? what if ADF is used</w:t>
      </w:r>
    </w:p>
  </w:comment>
  <w:comment w:initials="TW" w:author="Tom Wilson" w:date="2026-09-21T15:50:00Z" w:id="105">
    <w:p w:rsidR="00AC19B3" w:rsidP="00AC19B3" w:rsidRDefault="00AC19B3" w14:paraId="2F380ED4" w14:textId="77777777">
      <w:r>
        <w:rPr>
          <w:rStyle w:val="CommentReference"/>
        </w:rPr>
        <w:annotationRef/>
      </w:r>
      <w:r>
        <w:rPr>
          <w:szCs w:val="20"/>
        </w:rPr>
        <w:t>This Ties to one of the decisions that Tom A made at the start of the project - which is essentially to make the platform 'Databricks first' rather than Azure first (as it was previously).</w:t>
      </w:r>
    </w:p>
    <w:p w:rsidR="00AC19B3" w:rsidP="00AC19B3" w:rsidRDefault="00AC19B3" w14:paraId="149D97B6" w14:textId="77777777"/>
    <w:p w:rsidR="00AC19B3" w:rsidP="00AC19B3" w:rsidRDefault="00AC19B3" w14:paraId="1CC2D1A7" w14:textId="77777777">
      <w:r>
        <w:rPr>
          <w:szCs w:val="20"/>
        </w:rPr>
        <w:t>This doesn't mean that ADF is off limits at all - its just more a 'Databricks first, ADF by exception' rule.</w:t>
      </w:r>
    </w:p>
  </w:comment>
  <w:comment w:initials="RB" w:author="Roisin Bowen" w:date="2026-09-17T21:57:00Z" w:id="107">
    <w:p w:rsidR="00000000" w:rsidRDefault="00000000" w14:paraId="6448FF91" w14:textId="432A8A41">
      <w:pPr>
        <w:pStyle w:val="CommentText"/>
      </w:pPr>
      <w:r>
        <w:rPr>
          <w:rStyle w:val="CommentReference"/>
        </w:rPr>
        <w:annotationRef/>
      </w:r>
      <w:r w:rsidRPr="1295F54F">
        <w:t>i don't think it is a seperate workspace now? and it won't just be in prod?</w:t>
      </w:r>
    </w:p>
  </w:comment>
  <w:comment w:initials="TW" w:author="Tom Wilson" w:date="2026-09-21T15:52:00Z" w:id="108">
    <w:p w:rsidR="00B4654B" w:rsidP="00B4654B" w:rsidRDefault="00B4654B" w14:paraId="439FEDB9" w14:textId="77777777">
      <w:r>
        <w:rPr>
          <w:rStyle w:val="CommentReference"/>
        </w:rPr>
        <w:annotationRef/>
      </w:r>
      <w:r>
        <w:rPr>
          <w:szCs w:val="20"/>
        </w:rPr>
        <w:t xml:space="preserve">Correct, after the convo I had with IPH last week I think its best that we actually provide separate dev, test, stage, prod environments for the analytic and ODS workflows. </w:t>
      </w:r>
    </w:p>
    <w:p w:rsidR="00B4654B" w:rsidP="00B4654B" w:rsidRDefault="00B4654B" w14:paraId="696F9856" w14:textId="77777777"/>
    <w:p w:rsidR="00B4654B" w:rsidP="00B4654B" w:rsidRDefault="00B4654B" w14:paraId="79341C0A" w14:textId="77777777">
      <w:r>
        <w:rPr>
          <w:szCs w:val="20"/>
        </w:rPr>
        <w:t>Just gives everything a better degree of separation, which i feel is befitting as we are upgrading criticality to Tier 1 for the ops side of the platform.</w:t>
      </w:r>
    </w:p>
    <w:p w:rsidR="00B4654B" w:rsidP="00B4654B" w:rsidRDefault="00B4654B" w14:paraId="5F24B50D" w14:textId="77777777"/>
    <w:p w:rsidR="00B4654B" w:rsidP="00B4654B" w:rsidRDefault="00B4654B" w14:paraId="7DAE2980" w14:textId="77777777">
      <w:r>
        <w:rPr>
          <w:szCs w:val="20"/>
        </w:rPr>
        <w:t>I will reword this - just need to make sure it ties in with updates that I make further down.</w:t>
      </w:r>
    </w:p>
  </w:comment>
  <w:comment w:initials="RB" w:author="Roisin Bowen" w:date="2026-09-17T21:58:00Z" w:id="113">
    <w:p w:rsidR="00000000" w:rsidRDefault="00000000" w14:paraId="3162D2B4" w14:textId="54086D6F">
      <w:pPr>
        <w:pStyle w:val="CommentText"/>
      </w:pPr>
      <w:r>
        <w:rPr>
          <w:rStyle w:val="CommentReference"/>
        </w:rPr>
        <w:annotationRef/>
      </w:r>
      <w:r w:rsidRPr="7B2412D3">
        <w:t>Would ingested be better here rather than published, published is often used for gold layers ?</w:t>
      </w:r>
    </w:p>
  </w:comment>
  <w:comment w:initials="TW" w:author="Tom Wilson" w:date="2026-09-21T15:54:00Z" w:id="114">
    <w:p w:rsidR="001F2878" w:rsidP="001F2878" w:rsidRDefault="001F2878" w14:paraId="3CE0F950" w14:textId="77777777">
      <w:r>
        <w:rPr>
          <w:rStyle w:val="CommentReference"/>
        </w:rPr>
        <w:annotationRef/>
      </w:r>
      <w:r>
        <w:rPr>
          <w:szCs w:val="20"/>
        </w:rPr>
        <w:t>Agreed, better describes what we are actually doing and not confused with 'publication' of governed data products.</w:t>
      </w:r>
    </w:p>
  </w:comment>
  <w:comment w:initials="RB" w:author="Roisin Bowen" w:date="2026-09-17T21:59:00Z" w:id="110">
    <w:p w:rsidR="00000000" w:rsidRDefault="00000000" w14:paraId="34776BD6" w14:textId="7C6C0FDB">
      <w:pPr>
        <w:pStyle w:val="CommentText"/>
      </w:pPr>
      <w:r>
        <w:rPr>
          <w:rStyle w:val="CommentReference"/>
        </w:rPr>
        <w:annotationRef/>
      </w:r>
      <w:r w:rsidRPr="15A577AE">
        <w:t>Definition of trusted and untrusted? - Just seen this further down, maybe a point to say see section X?</w:t>
      </w:r>
    </w:p>
  </w:comment>
  <w:comment w:initials="TW" w:author="Tom Wilson" w:date="2026-09-21T15:54:00Z" w:id="111">
    <w:p w:rsidR="001F2878" w:rsidP="001F2878" w:rsidRDefault="001F2878" w14:paraId="4B624122" w14:textId="77777777">
      <w:r>
        <w:rPr>
          <w:rStyle w:val="CommentReference"/>
        </w:rPr>
        <w:annotationRef/>
      </w:r>
      <w:r>
        <w:rPr>
          <w:szCs w:val="20"/>
        </w:rPr>
        <w:t>Yup - i have updated to refer to its ADD record</w:t>
      </w:r>
    </w:p>
  </w:comment>
  <w:comment w:initials="RB" w:author="Roisin Bowen" w:date="2026-09-17T22:00:00Z" w:id="119">
    <w:p w:rsidR="00000000" w:rsidRDefault="00000000" w14:paraId="3852259B" w14:textId="3B65CAEB">
      <w:pPr>
        <w:pStyle w:val="CommentText"/>
      </w:pPr>
      <w:r>
        <w:rPr>
          <w:rStyle w:val="CommentReference"/>
        </w:rPr>
        <w:annotationRef/>
      </w:r>
      <w:r w:rsidRPr="275B1102">
        <w:t xml:space="preserve">Lots of talks in US at the moment for 'platinum' which is where the sematic and KPIs live, AFI call this a reporting layer  </w:t>
      </w:r>
    </w:p>
  </w:comment>
  <w:comment w:initials="TW" w:author="Tom Wilson" w:date="2026-09-21T16:01:00Z" w:id="120">
    <w:p w:rsidR="009E3D20" w:rsidP="009E3D20" w:rsidRDefault="009E3D20" w14:paraId="5DA683EF" w14:textId="77777777">
      <w:r>
        <w:rPr>
          <w:rStyle w:val="CommentReference"/>
        </w:rPr>
        <w:annotationRef/>
      </w:r>
      <w:r>
        <w:rPr>
          <w:szCs w:val="20"/>
        </w:rPr>
        <w:t>I would be hesitant to add in another layer unless there is a specific requirement to do so. Tom A asked me to err on the side of the Databricks reference medallion architecture for simplicity.My definition of a reporting layer would be 'Gold' so;</w:t>
      </w:r>
    </w:p>
    <w:p w:rsidR="009E3D20" w:rsidP="009E3D20" w:rsidRDefault="009E3D20" w14:paraId="582054C5" w14:textId="77777777"/>
    <w:p w:rsidR="009E3D20" w:rsidP="009E3D20" w:rsidRDefault="009E3D20" w14:paraId="6B60E773" w14:textId="77777777">
      <w:r>
        <w:rPr>
          <w:szCs w:val="20"/>
        </w:rPr>
        <w:t>- Bronze - Source aligned data, structured in Delta Tables</w:t>
      </w:r>
    </w:p>
    <w:p w:rsidR="009E3D20" w:rsidP="009E3D20" w:rsidRDefault="009E3D20" w14:paraId="7F9C1777" w14:textId="77777777">
      <w:r>
        <w:rPr>
          <w:szCs w:val="20"/>
        </w:rPr>
        <w:t>- Staging (optional) - This would be a preparation layer to make teh jump between Bronze and Silver easier - I did have in an earlier version of the design but Tom A asked me to remove for simplicity.</w:t>
      </w:r>
    </w:p>
    <w:p w:rsidR="009E3D20" w:rsidP="009E3D20" w:rsidRDefault="009E3D20" w14:paraId="223D37A1" w14:textId="77777777">
      <w:r>
        <w:rPr>
          <w:szCs w:val="20"/>
        </w:rPr>
        <w:t>- Silver - Cleaned and Conformed data - this for me is where the enterprise data model is materialised</w:t>
      </w:r>
    </w:p>
    <w:p w:rsidR="009E3D20" w:rsidP="009E3D20" w:rsidRDefault="009E3D20" w14:paraId="218BD7A8" w14:textId="77777777">
      <w:r>
        <w:rPr>
          <w:szCs w:val="20"/>
        </w:rPr>
        <w:t>- Gold - Business aggregate tables for reporting and analytics use cases.</w:t>
      </w:r>
    </w:p>
    <w:p w:rsidR="009E3D20" w:rsidP="009E3D20" w:rsidRDefault="009E3D20" w14:paraId="0CDD1C67" w14:textId="77777777"/>
    <w:p w:rsidR="009E3D20" w:rsidP="009E3D20" w:rsidRDefault="009E3D20" w14:paraId="19976321" w14:textId="77777777">
      <w:r>
        <w:rPr>
          <w:szCs w:val="20"/>
        </w:rPr>
        <w:t>NOt against the idea of Platinum if the need state arises in future.</w:t>
      </w:r>
    </w:p>
    <w:p w:rsidR="009E3D20" w:rsidP="009E3D20" w:rsidRDefault="009E3D20" w14:paraId="5FC295F2" w14:textId="77777777"/>
    <w:p w:rsidR="009E3D20" w:rsidP="009E3D20" w:rsidRDefault="009E3D20" w14:paraId="32F4FB89" w14:textId="77777777"/>
  </w:comment>
  <w:comment w:initials="RB" w:author="Roisin Bowen" w:date="2026-09-17T22:01:00Z" w:id="121">
    <w:p w:rsidR="00000000" w:rsidRDefault="00000000" w14:paraId="17A6EFD9" w14:textId="19DED711">
      <w:pPr>
        <w:pStyle w:val="CommentText"/>
      </w:pPr>
      <w:r>
        <w:rPr>
          <w:rStyle w:val="CommentReference"/>
        </w:rPr>
        <w:annotationRef/>
      </w:r>
      <w:r w:rsidRPr="4F894888">
        <w:t>Quesiton this, are we saying we are allowing users to create tables in prod enviroments? Not sure on this one, would like a chat please.</w:t>
      </w:r>
    </w:p>
  </w:comment>
  <w:comment w:initials="TW" w:author="Tom Wilson" w:date="2026-09-22T08:58:00Z" w:id="122">
    <w:p w:rsidR="00F05B2E" w:rsidP="00F05B2E" w:rsidRDefault="00F05B2E" w14:paraId="6A9D38CD" w14:textId="77777777">
      <w:r>
        <w:rPr>
          <w:rStyle w:val="CommentReference"/>
        </w:rPr>
        <w:annotationRef/>
      </w:r>
      <w:r>
        <w:rPr>
          <w:szCs w:val="20"/>
        </w:rPr>
        <w:t>The rationale behind this exactly as you say, enabling a tightly governed space in Prod where users have MODIFY permissions to create temp tables and views etc. - useful when testing out analytics logic and aggregations against prod data.</w:t>
      </w:r>
    </w:p>
    <w:p w:rsidR="00F05B2E" w:rsidP="00F05B2E" w:rsidRDefault="00F05B2E" w14:paraId="2C98FBFF" w14:textId="77777777"/>
    <w:p w:rsidR="00F05B2E" w:rsidP="00F05B2E" w:rsidRDefault="00F05B2E" w14:paraId="7E2A3769" w14:textId="77777777">
      <w:r>
        <w:rPr>
          <w:szCs w:val="20"/>
        </w:rPr>
        <w:t>I included this as the definition for Dev was that it should include 'only small volumes of data necessary for development' which would make it tricky for analysts to test out the above. However, your suggestion last week that we could provide 'read only' access to prod from dev via a delta share would actually satisfy both. Lets chat all together this afternoon.</w:t>
      </w:r>
    </w:p>
  </w:comment>
  <w:comment w:initials="RB" w:author="Roisin Bowen" w:date="2026-09-17T22:02:00Z" w:id="123">
    <w:p w:rsidR="00000000" w:rsidRDefault="00000000" w14:paraId="5AD6D563" w14:textId="4EBC680F">
      <w:pPr>
        <w:pStyle w:val="CommentText"/>
      </w:pPr>
      <w:r>
        <w:rPr>
          <w:rStyle w:val="CommentReference"/>
        </w:rPr>
        <w:annotationRef/>
      </w:r>
      <w:r w:rsidRPr="4543A6F4">
        <w:t>When will retention policies apply? Maybe just a point to say retention policies will apply?</w:t>
      </w:r>
    </w:p>
  </w:comment>
  <w:comment w:initials="TW" w:author="Tom Wilson" w:date="2026-09-22T09:03:00Z" w:id="124">
    <w:p w:rsidR="00882811" w:rsidP="00882811" w:rsidRDefault="00882811" w14:paraId="43ADE87B" w14:textId="77777777">
      <w:r>
        <w:rPr>
          <w:rStyle w:val="CommentReference"/>
        </w:rPr>
        <w:annotationRef/>
      </w:r>
      <w:r>
        <w:rPr>
          <w:szCs w:val="20"/>
        </w:rPr>
        <w:t>Absolutely right to suggest that Retention policies will apply. We have not confirmed what these will be in detail as part of the high level design.</w:t>
      </w:r>
    </w:p>
    <w:p w:rsidR="00882811" w:rsidP="00882811" w:rsidRDefault="00882811" w14:paraId="01BC8B95" w14:textId="77777777"/>
    <w:p w:rsidR="00882811" w:rsidP="00882811" w:rsidRDefault="00882811" w14:paraId="126F177E" w14:textId="77777777">
      <w:r>
        <w:rPr>
          <w:szCs w:val="20"/>
        </w:rPr>
        <w:t>Will amend wording to reflect this</w:t>
      </w:r>
    </w:p>
  </w:comment>
  <w:comment w:initials="RB" w:author="Roisin Bowen" w:date="2026-09-17T22:03:00Z" w:id="127">
    <w:p w:rsidR="00000000" w:rsidRDefault="00000000" w14:paraId="1D28372B" w14:textId="45779160">
      <w:pPr>
        <w:pStyle w:val="CommentText"/>
      </w:pPr>
      <w:r>
        <w:rPr>
          <w:rStyle w:val="CommentReference"/>
        </w:rPr>
        <w:annotationRef/>
      </w:r>
      <w:r w:rsidRPr="3B3CC35A">
        <w:t>Questioning the logic for this please, if we use partners to onboard rather than SQL developers, i'd suggest there's less of a reason for DBT to be the primary engine</w:t>
      </w:r>
    </w:p>
    <w:p w:rsidR="00000000" w:rsidRDefault="00000000" w14:paraId="4E0AA439" w14:textId="77423AC2">
      <w:pPr>
        <w:pStyle w:val="CommentText"/>
      </w:pPr>
    </w:p>
  </w:comment>
  <w:comment w:initials="TW" w:author="Tom Wilson" w:date="2026-09-22T09:08:00Z" w:id="128">
    <w:p w:rsidR="008B59F5" w:rsidP="008B59F5" w:rsidRDefault="008B59F5" w14:paraId="4D6F2074" w14:textId="77777777">
      <w:r>
        <w:rPr>
          <w:rStyle w:val="CommentReference"/>
        </w:rPr>
        <w:annotationRef/>
      </w:r>
      <w:r>
        <w:rPr>
          <w:szCs w:val="20"/>
        </w:rPr>
        <w:t>Again, like with the Databricks first approach for ingestion, this was a decision that Tom A took to make DBT-Core the primary transformation engine. Aside from DBT being a very strong, cross-platform, SQL-based transformation tool, it has also been used by the team in the US and one of Tom's goals was to align, where appropriate, with their architecture.</w:t>
      </w:r>
    </w:p>
    <w:p w:rsidR="008B59F5" w:rsidP="008B59F5" w:rsidRDefault="008B59F5" w14:paraId="3B3CDA08" w14:textId="77777777"/>
    <w:p w:rsidR="008B59F5" w:rsidP="008B59F5" w:rsidRDefault="008B59F5" w14:paraId="59B36FE2" w14:textId="77777777">
      <w:r>
        <w:rPr>
          <w:szCs w:val="20"/>
        </w:rPr>
        <w:t>We aren't saying that it is 'DBT or nothing else' - just that for SQL based transformations DBT should be the first port of call, with other solutions (databricks jobs logic, lakeflow pipelines etc) used where the use case requires it. On your point around parntners developing I would argue a tool like DBT makes it even easier to support, with its strong devops foundations and single sql dialect (we at Cynozure as partners have developed with it at multiple clients over the years.)</w:t>
      </w:r>
    </w:p>
  </w:comment>
  <w:comment w:initials="RB" w:author="Roisin Bowen" w:date="2026-09-17T22:04:00Z" w:id="130">
    <w:p w:rsidR="00000000" w:rsidRDefault="00000000" w14:paraId="6BDCDCDA" w14:textId="513DDCD5">
      <w:pPr>
        <w:pStyle w:val="CommentText"/>
      </w:pPr>
      <w:r>
        <w:rPr>
          <w:rStyle w:val="CommentReference"/>
        </w:rPr>
        <w:annotationRef/>
      </w:r>
      <w:r w:rsidRPr="77FFF687">
        <w:t>I think this needs to be the reporting layer instead from a governance lense</w:t>
      </w:r>
    </w:p>
  </w:comment>
  <w:comment w:initials="TW" w:author="Tom Wilson" w:date="2026-09-22T09:00:00Z" w:id="131">
    <w:p w:rsidR="0044611A" w:rsidP="0044611A" w:rsidRDefault="0044611A" w14:paraId="5D32A668" w14:textId="77777777">
      <w:r>
        <w:rPr>
          <w:rStyle w:val="CommentReference"/>
        </w:rPr>
        <w:annotationRef/>
      </w:r>
      <w:r>
        <w:rPr>
          <w:szCs w:val="20"/>
        </w:rPr>
        <w:t>As per definitions above, and aligning to Databricks' definition, Gold is essentially the reporting layer in this case. If we want to add additional layers on top that is open for discussion.</w:t>
      </w:r>
    </w:p>
  </w:comment>
  <w:comment w:initials="RB" w:author="Roisin Bowen" w:date="2026-09-17T22:07:00Z" w:id="137">
    <w:p w:rsidR="00000000" w:rsidRDefault="00000000" w14:paraId="5DA97B08" w14:textId="1D1F3035">
      <w:pPr>
        <w:pStyle w:val="CommentText"/>
      </w:pPr>
      <w:r>
        <w:rPr>
          <w:rStyle w:val="CommentReference"/>
        </w:rPr>
        <w:annotationRef/>
      </w:r>
      <w:r w:rsidRPr="35BCF83C">
        <w:t>What about connections to vs code</w:t>
      </w:r>
    </w:p>
  </w:comment>
  <w:comment w:initials="TW" w:author="Tom Wilson" w:date="2026-09-22T09:10:00Z" w:id="138">
    <w:p w:rsidR="0031687F" w:rsidP="0031687F" w:rsidRDefault="0031687F" w14:paraId="6322FB2F" w14:textId="77777777">
      <w:r>
        <w:rPr>
          <w:rStyle w:val="CommentReference"/>
        </w:rPr>
        <w:annotationRef/>
      </w:r>
      <w:r>
        <w:rPr>
          <w:szCs w:val="20"/>
        </w:rPr>
        <w:t>Good catch, would definitely want solutions such as VSCode connector supported as its far superior to developing in the browser</w:t>
      </w:r>
    </w:p>
  </w:comment>
  <w:comment w:initials="RB" w:author="Roisin Bowen" w:date="2026-09-17T22:08:00Z" w:id="141">
    <w:p w:rsidR="00000000" w:rsidRDefault="00000000" w14:paraId="1EF906E3" w14:textId="01BDD7AB">
      <w:pPr>
        <w:pStyle w:val="CommentText"/>
      </w:pPr>
      <w:r>
        <w:rPr>
          <w:rStyle w:val="CommentReference"/>
        </w:rPr>
        <w:annotationRef/>
      </w:r>
      <w:r w:rsidRPr="424D7617">
        <w:t>Assumption this team also own ODS?</w:t>
      </w:r>
    </w:p>
  </w:comment>
  <w:comment w:initials="TW" w:author="Tom Wilson" w:date="2026-09-22T13:15:00Z" w:id="142">
    <w:p w:rsidR="0092070D" w:rsidP="0092070D" w:rsidRDefault="0092070D" w14:paraId="1043F486" w14:textId="77777777">
      <w:r>
        <w:rPr>
          <w:rStyle w:val="CommentReference"/>
        </w:rPr>
        <w:annotationRef/>
      </w:r>
      <w:r>
        <w:rPr>
          <w:szCs w:val="20"/>
        </w:rPr>
        <w:t>Yes that is what has been communicated, although the operational side of the platform will recieve different OOH support requirements to the core analytics side.</w:t>
      </w:r>
    </w:p>
  </w:comment>
  <w:comment w:initials="RB" w:author="Roisin Bowen" w:date="2026-09-17T22:09:00Z" w:id="162">
    <w:p w:rsidR="00000000" w:rsidRDefault="00000000" w14:paraId="36DB2DA4" w14:textId="2338FFD2">
      <w:pPr>
        <w:pStyle w:val="CommentText"/>
      </w:pPr>
      <w:r>
        <w:rPr>
          <w:rStyle w:val="CommentReference"/>
        </w:rPr>
        <w:annotationRef/>
      </w:r>
      <w:r w:rsidRPr="6203B41A">
        <w:t xml:space="preserve">I still think ODS is needed in the other layers? </w:t>
      </w:r>
    </w:p>
  </w:comment>
  <w:comment w:initials="TW" w:author="Tom Wilson" w:date="2026-09-22T13:16:00Z" w:id="163">
    <w:p w:rsidR="006772A9" w:rsidP="006772A9" w:rsidRDefault="006772A9" w14:paraId="0D59944D" w14:textId="77777777">
      <w:r>
        <w:rPr>
          <w:rStyle w:val="CommentReference"/>
        </w:rPr>
        <w:annotationRef/>
      </w:r>
      <w:r>
        <w:rPr>
          <w:szCs w:val="20"/>
        </w:rPr>
        <w:t>yes agreed - both the operational and analytic sides will have their own set of dev,test,stage,prod envirobments, workspaces and catalogues</w:t>
      </w:r>
    </w:p>
  </w:comment>
  <w:comment w:initials="RB" w:author="Roisin Bowen" w:date="2026-09-17T22:10:00Z" w:id="167">
    <w:p w:rsidR="00000000" w:rsidRDefault="00000000" w14:paraId="1B50A4BB" w14:textId="355CB356">
      <w:pPr>
        <w:pStyle w:val="CommentText"/>
      </w:pPr>
      <w:r>
        <w:rPr>
          <w:rStyle w:val="CommentReference"/>
        </w:rPr>
        <w:annotationRef/>
      </w:r>
      <w:r w:rsidRPr="07804359">
        <w:t>No longer pinnacle</w:t>
      </w:r>
    </w:p>
  </w:comment>
  <w:comment w:initials="TW" w:author="Tom Wilson" w:date="2026-09-22T13:22:00Z" w:id="168">
    <w:p w:rsidR="00125390" w:rsidP="00125390" w:rsidRDefault="00125390" w14:paraId="6ECF2838" w14:textId="77777777">
      <w:r>
        <w:rPr>
          <w:rStyle w:val="CommentReference"/>
        </w:rPr>
        <w:annotationRef/>
      </w:r>
      <w:r>
        <w:rPr>
          <w:szCs w:val="20"/>
        </w:rPr>
        <w:t>Updated</w:t>
      </w:r>
    </w:p>
  </w:comment>
  <w:comment w:initials="RB" w:author="Roisin Bowen" w:date="2026-09-17T22:11:00Z" w:id="234">
    <w:p w:rsidR="00000000" w:rsidRDefault="00000000" w14:paraId="4D4BA3A4" w14:textId="07D60C27">
      <w:pPr>
        <w:pStyle w:val="CommentText"/>
      </w:pPr>
      <w:r>
        <w:rPr>
          <w:rStyle w:val="CommentReference"/>
        </w:rPr>
        <w:annotationRef/>
      </w:r>
      <w:r w:rsidRPr="6FD7F66C">
        <w:t>Are they 2 seperate workspaces?</w:t>
      </w:r>
    </w:p>
  </w:comment>
  <w:comment w:initials="RB" w:author="Roisin Bowen" w:date="2026-09-17T22:14:00Z" w:id="259">
    <w:p w:rsidR="00000000" w:rsidRDefault="00000000" w14:paraId="6D262FCC" w14:textId="703F3A9B">
      <w:pPr>
        <w:pStyle w:val="CommentText"/>
      </w:pPr>
      <w:r>
        <w:rPr>
          <w:rStyle w:val="CommentReference"/>
        </w:rPr>
        <w:annotationRef/>
      </w:r>
      <w:r w:rsidRPr="0B796A95">
        <w:t xml:space="preserve">What about catalog federation for end to end lineage? </w:t>
      </w:r>
    </w:p>
  </w:comment>
  <w:comment w:initials="TW" w:author="Tom Wilson" w:date="2026-09-22T14:12:00Z" w:id="260">
    <w:p w:rsidR="00B634D3" w:rsidP="00B634D3" w:rsidRDefault="00B634D3" w14:paraId="1F33091E" w14:textId="77777777">
      <w:r>
        <w:rPr>
          <w:rStyle w:val="CommentReference"/>
        </w:rPr>
        <w:annotationRef/>
      </w:r>
      <w:r>
        <w:rPr>
          <w:szCs w:val="20"/>
        </w:rPr>
        <w:t>I think here we define end to end lineage as starting with data as it is landed on the platform. This should be source aligned, and in the same format that the source system provides, and so gets us as close to replicating the source system without the need to connect to it.</w:t>
      </w:r>
    </w:p>
    <w:p w:rsidR="00B634D3" w:rsidP="00B634D3" w:rsidRDefault="00B634D3" w14:paraId="03F19559" w14:textId="77777777"/>
    <w:p w:rsidR="00B634D3" w:rsidP="00B634D3" w:rsidRDefault="00B634D3" w14:paraId="49B47B5E" w14:textId="77777777">
      <w:r>
        <w:rPr>
          <w:szCs w:val="20"/>
        </w:rPr>
        <w:t>This is still a default security stand point that was mandarted by the security team, and whilst connections to trusted data sources are allowed by exception this should still be the default pattern</w:t>
      </w:r>
    </w:p>
  </w:comment>
  <w:comment w:initials="RB" w:author="Roisin Bowen" w:date="2026-09-17T22:17:00Z" w:id="261">
    <w:p w:rsidR="00000000" w:rsidRDefault="00000000" w14:paraId="36B2440A" w14:textId="59BF32C3">
      <w:pPr>
        <w:pStyle w:val="CommentText"/>
      </w:pPr>
      <w:r>
        <w:rPr>
          <w:rStyle w:val="CommentReference"/>
        </w:rPr>
        <w:annotationRef/>
      </w:r>
      <w:r w:rsidRPr="41899E11">
        <w:t xml:space="preserve">What about delta sharing technologies that we already have in place? What about extracts we do that are for internal but out of the platform? </w:t>
      </w:r>
    </w:p>
  </w:comment>
  <w:comment w:initials="TW" w:author="Tom Wilson" w:date="2026-09-22T09:13:00Z" w:id="262">
    <w:p w:rsidR="002406D2" w:rsidP="002406D2" w:rsidRDefault="00B41F50" w14:paraId="650A931D" w14:textId="77777777">
      <w:r>
        <w:rPr>
          <w:rStyle w:val="CommentReference"/>
        </w:rPr>
        <w:annotationRef/>
      </w:r>
      <w:r w:rsidR="002406D2">
        <w:rPr>
          <w:szCs w:val="20"/>
        </w:rPr>
        <w:t>Good catch - suggest her I add an additional ADD that calls out the internal extract scenario (dedicated container in the storage account, separate to the untrusted account).</w:t>
      </w:r>
    </w:p>
    <w:p w:rsidR="002406D2" w:rsidP="002406D2" w:rsidRDefault="002406D2" w14:paraId="61BAB10D" w14:textId="77777777"/>
    <w:p w:rsidR="002406D2" w:rsidP="002406D2" w:rsidRDefault="002406D2" w14:paraId="0BBEC84A" w14:textId="77777777">
      <w:r>
        <w:rPr>
          <w:szCs w:val="20"/>
        </w:rPr>
        <w:t>Will add in</w:t>
      </w:r>
    </w:p>
  </w:comment>
  <w:comment w:initials="RB" w:author="Roisin Bowen" w:date="2026-09-17T22:19:00Z" w:id="317">
    <w:p w:rsidR="00000000" w:rsidRDefault="00000000" w14:paraId="1E0A0532" w14:textId="364F5F13">
      <w:pPr>
        <w:pStyle w:val="CommentText"/>
      </w:pPr>
      <w:r>
        <w:rPr>
          <w:rStyle w:val="CommentReference"/>
        </w:rPr>
        <w:annotationRef/>
      </w:r>
      <w:r w:rsidRPr="3FD7FA46">
        <w:t>I think the platinum reporting layer is required from a governance lense</w:t>
      </w:r>
    </w:p>
  </w:comment>
  <w:comment w:initials="TW" w:author="Tom Wilson" w:date="2026-09-22T09:16:00Z" w:id="318">
    <w:p w:rsidR="004741B8" w:rsidP="004741B8" w:rsidRDefault="004741B8" w14:paraId="134ABDE2" w14:textId="77777777">
      <w:r>
        <w:rPr>
          <w:rStyle w:val="CommentReference"/>
        </w:rPr>
        <w:annotationRef/>
      </w:r>
      <w:r>
        <w:rPr>
          <w:szCs w:val="20"/>
        </w:rPr>
        <w:t>Lets discuss this on our call Today (Tues) - As part of the high level design Tom has asked me to keep this as simple as possible and aligned to the databricks medallion architecture (Bronze, Silver, Gold)</w:t>
      </w:r>
    </w:p>
    <w:p w:rsidR="004741B8" w:rsidP="004741B8" w:rsidRDefault="004741B8" w14:paraId="356342E5" w14:textId="77777777"/>
    <w:p w:rsidR="004741B8" w:rsidP="004741B8" w:rsidRDefault="004741B8" w14:paraId="3C0A2315" w14:textId="77777777">
      <w:r>
        <w:rPr>
          <w:szCs w:val="20"/>
        </w:rPr>
        <w:t>Not against the idea, but would be good to understand what differs between platinum and gold, as I would consider Gold. the layer for reporting and analyst access from a governance lense.</w:t>
      </w:r>
    </w:p>
    <w:p w:rsidR="004741B8" w:rsidP="004741B8" w:rsidRDefault="004741B8" w14:paraId="6BF0B8F0" w14:textId="77777777"/>
    <w:p w:rsidR="004741B8" w:rsidP="004741B8" w:rsidRDefault="004741B8" w14:paraId="01160675" w14:textId="77777777">
      <w:r>
        <w:rPr>
          <w:szCs w:val="20"/>
        </w:rPr>
        <w:t>Maybe we include the concept of platinum at the Power BI level (that is what Power BI semantic models use)?</w:t>
      </w:r>
    </w:p>
  </w:comment>
  <w:comment w:initials="RB" w:author="Roisin Bowen" w:date="2026-09-17T22:21:00Z" w:id="319">
    <w:p w:rsidR="00000000" w:rsidRDefault="00000000" w14:paraId="1C89AB8E" w14:textId="392EAF37">
      <w:pPr>
        <w:pStyle w:val="CommentText"/>
      </w:pPr>
      <w:r>
        <w:rPr>
          <w:rStyle w:val="CommentReference"/>
        </w:rPr>
        <w:annotationRef/>
      </w:r>
      <w:r w:rsidRPr="7D04D56B">
        <w:t>Agree with this, AFI call this pre-process but its a sub section of transformed, this layer can be bypassed if needed.</w:t>
      </w:r>
    </w:p>
  </w:comment>
  <w:comment w:initials="TW" w:author="Tom Wilson" w:date="2026-09-22T09:16:00Z" w:id="320">
    <w:p w:rsidR="004741B8" w:rsidP="004741B8" w:rsidRDefault="004741B8" w14:paraId="1990D97B" w14:textId="77777777">
      <w:r>
        <w:rPr>
          <w:rStyle w:val="CommentReference"/>
        </w:rPr>
        <w:annotationRef/>
      </w:r>
      <w:r>
        <w:rPr>
          <w:szCs w:val="20"/>
        </w:rPr>
        <w:t>Agree, not an official layer, but definitely useful!</w:t>
      </w:r>
    </w:p>
  </w:comment>
  <w:comment w:initials="RB" w:author="Roisin Bowen" w:date="2026-09-17T22:23:00Z" w:id="321">
    <w:p w:rsidR="00000000" w:rsidRDefault="00000000" w14:paraId="257EFA5B" w14:textId="64BA2BAC">
      <w:pPr>
        <w:pStyle w:val="CommentText"/>
      </w:pPr>
      <w:r>
        <w:rPr>
          <w:rStyle w:val="CommentReference"/>
        </w:rPr>
        <w:annotationRef/>
      </w:r>
      <w:r w:rsidRPr="0B8F5404">
        <w:t xml:space="preserve">Why would you say this needs to be production, would you not let users develop in dev ect and allow them to publish up to prod when ready. Happy to share the AFI use case for this, I wouldn't recommend locking this down to production.  In addition to this, if they did something 'not smart' in a prod environment it could hog the resources and slow the prod enviroment down. </w:t>
      </w:r>
    </w:p>
  </w:comment>
  <w:comment w:initials="TW" w:author="Tom Wilson" w:date="2026-09-22T09:18:00Z" w:id="322">
    <w:p w:rsidR="00464A05" w:rsidP="00464A05" w:rsidRDefault="00464A05" w14:paraId="39FDF752" w14:textId="77777777">
      <w:r>
        <w:rPr>
          <w:rStyle w:val="CommentReference"/>
        </w:rPr>
        <w:annotationRef/>
      </w:r>
      <w:r>
        <w:rPr>
          <w:szCs w:val="20"/>
        </w:rPr>
        <w:t>I think this is a wider question about the use of a Labs space in general which we should discuss. Its been a popular inclusion in a lot of more traditional 'warehouse' based platform designs over the years, but I concede that here it may be surplus to requirements...</w:t>
      </w:r>
    </w:p>
  </w:comment>
  <w:comment w:initials="RB" w:author="Roisin Bowen" w:date="2026-09-18T18:02:00Z" w:id="330">
    <w:p w:rsidR="00000000" w:rsidRDefault="00000000" w14:paraId="2679A35C" w14:textId="664FF53D">
      <w:pPr>
        <w:pStyle w:val="CommentText"/>
      </w:pPr>
      <w:r>
        <w:rPr>
          <w:rStyle w:val="CommentReference"/>
        </w:rPr>
        <w:annotationRef/>
      </w:r>
      <w:r w:rsidRPr="77FB963A">
        <w:t>How will this work with serverless compute? Will there be a way where one entities usage won't impact anothers</w:t>
      </w:r>
    </w:p>
  </w:comment>
  <w:comment w:initials="TW" w:author="Tom Wilson" w:date="2026-09-22T09:20:00Z" w:id="331">
    <w:p w:rsidR="00746BAF" w:rsidP="00746BAF" w:rsidRDefault="00746BAF" w14:paraId="5D6ED6BA" w14:textId="77777777">
      <w:r>
        <w:rPr>
          <w:rStyle w:val="CommentReference"/>
        </w:rPr>
        <w:annotationRef/>
      </w:r>
      <w:r>
        <w:rPr>
          <w:szCs w:val="20"/>
        </w:rPr>
        <w:t xml:space="preserve">Serverless compute, as managed by Databricks, should all be considered completely separate (no one is 'sharing' a compute cluster as in the classic sense). </w:t>
      </w:r>
    </w:p>
    <w:p w:rsidR="00746BAF" w:rsidP="00746BAF" w:rsidRDefault="00746BAF" w14:paraId="003083B4" w14:textId="77777777"/>
    <w:p w:rsidR="00746BAF" w:rsidP="00746BAF" w:rsidRDefault="00746BAF" w14:paraId="55326840" w14:textId="77777777">
      <w:r>
        <w:rPr>
          <w:szCs w:val="20"/>
        </w:rPr>
        <w:t>SQL Warehouses are configured separataly to interactive and job compute and we use usage policies to ensure serverless is tagged appropriately so usage and costs are transparent.</w:t>
      </w:r>
    </w:p>
  </w:comment>
  <w:comment w:initials="RB" w:author="Roisin Bowen" w:date="2026-09-18T18:21:00Z" w:id="332">
    <w:p w:rsidR="00000000" w:rsidRDefault="00000000" w14:paraId="338781A6" w14:textId="49271415">
      <w:pPr>
        <w:pStyle w:val="CommentText"/>
      </w:pPr>
      <w:r>
        <w:rPr>
          <w:rStyle w:val="CommentReference"/>
        </w:rPr>
        <w:annotationRef/>
      </w:r>
      <w:r w:rsidRPr="45ACC01F">
        <w:t>More comfortable with this, but there's some functions that python is just more suitable for,worth a chat / decision. Maybe we just log as a decision</w:t>
      </w:r>
    </w:p>
  </w:comment>
  <w:comment w:initials="TW" w:author="Tom Wilson" w:date="2026-09-22T09:22:00Z" w:id="333">
    <w:p w:rsidR="00E13F75" w:rsidP="00E13F75" w:rsidRDefault="00E13F75" w14:paraId="0318DB19" w14:textId="77777777">
      <w:r>
        <w:rPr>
          <w:rStyle w:val="CommentReference"/>
        </w:rPr>
        <w:annotationRef/>
      </w:r>
      <w:r>
        <w:rPr>
          <w:szCs w:val="20"/>
        </w:rPr>
        <w:t>Yeah, as mentioned above its more 'where you have a SQL transformation use case, use DBT, if you have a more complex transformation better done in pyspark then python is approprriate'.</w:t>
      </w:r>
    </w:p>
    <w:p w:rsidR="00E13F75" w:rsidP="00E13F75" w:rsidRDefault="00E13F75" w14:paraId="6B9A0F0B" w14:textId="77777777"/>
    <w:p w:rsidR="00E13F75" w:rsidP="00E13F75" w:rsidRDefault="00E13F75" w14:paraId="10400559" w14:textId="77777777">
      <w:r>
        <w:rPr>
          <w:szCs w:val="20"/>
        </w:rPr>
        <w:t>Its not supposed to sound limiting, as fully appreciate the need for differemnt workloads and usecases.</w:t>
      </w:r>
    </w:p>
    <w:p w:rsidR="00E13F75" w:rsidP="00E13F75" w:rsidRDefault="00E13F75" w14:paraId="0319E467" w14:textId="77777777"/>
    <w:p w:rsidR="00E13F75" w:rsidP="00E13F75" w:rsidRDefault="00E13F75" w14:paraId="27605696" w14:textId="77777777">
      <w:r>
        <w:rPr>
          <w:szCs w:val="20"/>
        </w:rPr>
        <w:t>I have added a note to hopefully reflect this.</w:t>
      </w:r>
    </w:p>
  </w:comment>
  <w:comment w:initials="RB" w:author="Roisin Bowen" w:date="2026-09-18T18:50:00Z" w:id="339">
    <w:p w:rsidR="00000000" w:rsidRDefault="00000000" w14:paraId="017BC7B8" w14:textId="5EA4386B">
      <w:pPr>
        <w:pStyle w:val="CommentText"/>
      </w:pPr>
      <w:r>
        <w:rPr>
          <w:rStyle w:val="CommentReference"/>
        </w:rPr>
        <w:annotationRef/>
      </w:r>
      <w:r w:rsidRPr="18E9B58D">
        <w:t>Pricing teams should also have dedicated compute, as what they do is intense.</w:t>
      </w:r>
    </w:p>
  </w:comment>
  <w:comment w:initials="TW" w:author="Tom Wilson" w:date="2026-09-22T09:26:00Z" w:id="340">
    <w:p w:rsidR="003A0CA0" w:rsidP="003A0CA0" w:rsidRDefault="003A0CA0" w14:paraId="7BF49DF9" w14:textId="77777777">
      <w:r>
        <w:rPr>
          <w:rStyle w:val="CommentReference"/>
        </w:rPr>
        <w:annotationRef/>
      </w:r>
      <w:r>
        <w:rPr>
          <w:szCs w:val="20"/>
        </w:rPr>
        <w:t>Agreed this isn't limited to just data scientists, that was just there as teh example. Have added in pricing analysts as well for clarity</w:t>
      </w:r>
    </w:p>
  </w:comment>
  <w:comment w:initials="RB" w:author="Roisin Bowen" w:date="2026-09-18T19:02:00Z" w:id="347">
    <w:p w:rsidR="00000000" w:rsidRDefault="00000000" w14:paraId="01848D95" w14:textId="2F6C23A0">
      <w:pPr>
        <w:pStyle w:val="CommentText"/>
      </w:pPr>
      <w:r>
        <w:rPr>
          <w:rStyle w:val="CommentReference"/>
        </w:rPr>
        <w:annotationRef/>
      </w:r>
      <w:r w:rsidRPr="6A55F19F">
        <w:t>We need cover for the data quality profling rules.</w:t>
      </w:r>
    </w:p>
  </w:comment>
  <w:comment w:initials="TW" w:author="Tom Wilson" w:date="2026-09-22T09:36:00Z" w:id="348">
    <w:p w:rsidR="00D96081" w:rsidP="00D96081" w:rsidRDefault="00D96081" w14:paraId="7B5A1B40" w14:textId="77777777">
      <w:r>
        <w:rPr>
          <w:rStyle w:val="CommentReference"/>
        </w:rPr>
        <w:annotationRef/>
      </w:r>
      <w:r>
        <w:rPr>
          <w:szCs w:val="20"/>
        </w:rPr>
        <w:t>Would be interested to understand where these sit today for AFI? Are they part of the ETL process or do they  happen separately. Do you guys make use of expectations at all (the databricks out of box DQ profiling solution)?</w:t>
      </w:r>
    </w:p>
  </w:comment>
  <w:comment w:initials="RB" w:author="Roisin Bowen" w:date="2026-09-18T19:13:00Z" w:id="356">
    <w:p w:rsidR="00000000" w:rsidRDefault="00000000" w14:paraId="737D9CDF" w14:textId="5151FEED">
      <w:pPr>
        <w:pStyle w:val="CommentText"/>
      </w:pPr>
      <w:r>
        <w:rPr>
          <w:rStyle w:val="CommentReference"/>
        </w:rPr>
        <w:annotationRef/>
      </w:r>
      <w:r w:rsidRPr="644CFA8D">
        <w:t xml:space="preserve">Compute permissions may be needed for analysts, they may not just use SQL warehouses. </w:t>
      </w:r>
    </w:p>
  </w:comment>
  <w:comment w:initials="TW" w:author="Tom Wilson" w:date="2026-09-22T09:37:00Z" w:id="357">
    <w:p w:rsidR="00E762AB" w:rsidP="00E762AB" w:rsidRDefault="00E762AB" w14:paraId="34BE8324" w14:textId="77777777">
      <w:r>
        <w:rPr>
          <w:rStyle w:val="CommentReference"/>
        </w:rPr>
        <w:annotationRef/>
      </w:r>
      <w:r>
        <w:rPr>
          <w:szCs w:val="20"/>
        </w:rPr>
        <w:t>Ah, this just refers to the fact that these data entitlement profiles do not set teh compute permissions (they are set by persona) - fully agree that analysts will likely need interacive compute as well as SQL warehouses</w:t>
      </w:r>
    </w:p>
  </w:comment>
  <w:comment w:initials="RB" w:author="Roisin Bowen" w:date="2026-09-18T19:14:00Z" w:id="358">
    <w:p w:rsidR="00000000" w:rsidRDefault="00000000" w14:paraId="7269BD73" w14:textId="68F1A1A7">
      <w:pPr>
        <w:pStyle w:val="CommentText"/>
      </w:pPr>
      <w:r>
        <w:rPr>
          <w:rStyle w:val="CommentReference"/>
        </w:rPr>
        <w:annotationRef/>
      </w:r>
      <w:r w:rsidRPr="1368734F">
        <w:t>Suggest we use PIM groups instead for this, so access for sensitive data is on a PIM access basis and is logged.</w:t>
      </w:r>
    </w:p>
  </w:comment>
  <w:comment w:initials="TW" w:author="Tom Wilson" w:date="2026-09-22T09:43:00Z" w:id="359">
    <w:p w:rsidR="00D10E5C" w:rsidP="00D10E5C" w:rsidRDefault="00D10E5C" w14:paraId="2A942B24" w14:textId="77777777">
      <w:r>
        <w:rPr>
          <w:rStyle w:val="CommentReference"/>
        </w:rPr>
        <w:annotationRef/>
      </w:r>
      <w:r>
        <w:rPr>
          <w:szCs w:val="20"/>
        </w:rPr>
        <w:t>The idea here is that sensitive data is masked by default and granted where needed. PIM is a good idea, will reflect this</w:t>
      </w:r>
    </w:p>
  </w:comment>
  <w:comment w:initials="RB" w:author="Roisin Bowen" w:date="2026-09-18T19:16:00Z" w:id="370">
    <w:p w:rsidR="00000000" w:rsidRDefault="00000000" w14:paraId="799D609E" w14:textId="2E4274FB">
      <w:pPr>
        <w:pStyle w:val="CommentText"/>
      </w:pPr>
      <w:r>
        <w:rPr>
          <w:rStyle w:val="CommentReference"/>
        </w:rPr>
        <w:annotationRef/>
      </w:r>
      <w:r w:rsidRPr="27E4F39B">
        <w:t>Per entity instead?</w:t>
      </w:r>
    </w:p>
  </w:comment>
  <w:comment w:initials="TW" w:author="Tom Wilson" w:date="2026-09-22T09:47:00Z" w:id="371">
    <w:p w:rsidR="00393E73" w:rsidP="00393E73" w:rsidRDefault="00393E73" w14:paraId="00D0E5CF" w14:textId="77777777">
      <w:r>
        <w:rPr>
          <w:rStyle w:val="CommentReference"/>
        </w:rPr>
        <w:annotationRef/>
      </w:r>
      <w:r>
        <w:rPr>
          <w:szCs w:val="20"/>
        </w:rPr>
        <w:t>I think this would be sensible, as we would want SPs to have dedicated a tight permissions only appropriate to each entity. I will add some Entity names in the examples.</w:t>
      </w:r>
    </w:p>
  </w:comment>
  <w:comment w:initials="RB" w:author="Roisin Bowen" w:date="2026-09-18T19:19:00Z" w:id="375">
    <w:p w:rsidR="00000000" w:rsidRDefault="00000000" w14:paraId="6F8BCECD" w14:textId="6D95C0E7">
      <w:pPr>
        <w:pStyle w:val="CommentText"/>
      </w:pPr>
      <w:r>
        <w:rPr>
          <w:rStyle w:val="CommentReference"/>
        </w:rPr>
        <w:annotationRef/>
      </w:r>
      <w:r w:rsidRPr="0E2C878C">
        <w:t>This doesn't align with AFI , and also need to move from a gold layer to reporting / platinum layer</w:t>
      </w:r>
    </w:p>
  </w:comment>
  <w:comment w:initials="TW" w:author="Tom Wilson" w:date="2026-09-22T09:49:00Z" w:id="376">
    <w:p w:rsidR="00864648" w:rsidP="00864648" w:rsidRDefault="00864648" w14:paraId="04CC3618" w14:textId="77777777">
      <w:r>
        <w:rPr>
          <w:rStyle w:val="CommentReference"/>
        </w:rPr>
        <w:annotationRef/>
      </w:r>
      <w:r>
        <w:rPr>
          <w:szCs w:val="20"/>
        </w:rPr>
        <w:t>Perhaps we should dig in to this, does AFI not use Power BI as the reporting tool??</w:t>
      </w:r>
    </w:p>
    <w:p w:rsidR="00864648" w:rsidP="00864648" w:rsidRDefault="00864648" w14:paraId="2943EC5E" w14:textId="77777777"/>
    <w:p w:rsidR="00864648" w:rsidP="00864648" w:rsidRDefault="00864648" w14:paraId="2DCFAE16" w14:textId="77777777">
      <w:r>
        <w:rPr>
          <w:szCs w:val="20"/>
        </w:rPr>
        <w:t>Again this was a strategic decision led by Tom A - Absolutely nothing wrong with other reporting tools being in use, however I believe the Doubtless direction is to standardise to using Power BI.</w:t>
      </w:r>
    </w:p>
    <w:p w:rsidR="00864648" w:rsidP="00864648" w:rsidRDefault="00864648" w14:paraId="135656F7" w14:textId="77777777"/>
    <w:p w:rsidR="00864648" w:rsidP="00864648" w:rsidRDefault="00864648" w14:paraId="61706762" w14:textId="77777777">
      <w:r>
        <w:rPr>
          <w:szCs w:val="20"/>
        </w:rPr>
        <w:t>lets discuss</w:t>
      </w:r>
    </w:p>
  </w:comment>
  <w:comment w:initials="RB" w:author="Roisin Bowen" w:date="2026-09-18T19:21:00Z" w:id="377">
    <w:p w:rsidR="00000000" w:rsidRDefault="00000000" w14:paraId="5FA93DD9" w14:textId="782935D6">
      <w:pPr>
        <w:pStyle w:val="CommentText"/>
      </w:pPr>
      <w:r>
        <w:rPr>
          <w:rStyle w:val="CommentReference"/>
        </w:rPr>
        <w:annotationRef/>
      </w:r>
      <w:r w:rsidRPr="15B194EF">
        <w:t xml:space="preserve">Can we check this principle please? AI Foundary is alot more expensive in our experience </w:t>
      </w:r>
    </w:p>
  </w:comment>
  <w:comment w:initials="TW" w:author="Tom Wilson" w:date="2026-09-22T09:52:00Z" w:id="378">
    <w:p w:rsidR="0087336B" w:rsidP="0087336B" w:rsidRDefault="0087336B" w14:paraId="31F3B127" w14:textId="77777777">
      <w:r>
        <w:rPr>
          <w:rStyle w:val="CommentReference"/>
        </w:rPr>
        <w:annotationRef/>
      </w:r>
      <w:r>
        <w:rPr>
          <w:szCs w:val="20"/>
        </w:rPr>
        <w:t>Again as above, Azure Foundry was the strategic choice for generative workloads as it is part of the Calandra Data Toolkit services list.</w:t>
      </w:r>
    </w:p>
    <w:p w:rsidR="0087336B" w:rsidP="0087336B" w:rsidRDefault="0087336B" w14:paraId="6CDFF4F7" w14:textId="77777777"/>
    <w:p w:rsidR="0087336B" w:rsidP="0087336B" w:rsidRDefault="0087336B" w14:paraId="3CA6C22A" w14:textId="77777777">
      <w:r>
        <w:rPr>
          <w:szCs w:val="20"/>
        </w:rPr>
        <w:t>I agree that Databricks can also offer simillar functionality, and probably at a more cost effective level, and we don't want to limit Databricks use (after all, one of the main decisions was for dartabricks first use). We included this distinction between traditional AI (ML etc.) and genAI to reflect foundry as the 'Data Tool Kit standard'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E662F79" w15:done="0"/>
  <w15:commentEx w15:paraId="5EA18351" w15:paraIdParent="7E662F79" w15:done="0"/>
  <w15:commentEx w15:paraId="3F465BA9" w15:paraIdParent="7E662F79" w15:done="0"/>
  <w15:commentEx w15:paraId="6D15033B" w15:done="0"/>
  <w15:commentEx w15:paraId="77BE4F8A" w15:paraIdParent="6D15033B" w15:done="0"/>
  <w15:commentEx w15:paraId="0BC4E9AC" w15:done="0"/>
  <w15:commentEx w15:paraId="20BDA621" w15:paraIdParent="0BC4E9AC" w15:done="0"/>
  <w15:commentEx w15:paraId="4CD29264" w15:done="0"/>
  <w15:commentEx w15:paraId="1AE6188B" w15:paraIdParent="4CD29264" w15:done="0"/>
  <w15:commentEx w15:paraId="0722ECB8" w15:done="0"/>
  <w15:commentEx w15:paraId="47FCABE4" w15:paraIdParent="0722ECB8" w15:done="0"/>
  <w15:commentEx w15:paraId="29CF0450" w15:done="0"/>
  <w15:commentEx w15:paraId="07CFD2B5" w15:paraIdParent="29CF0450" w15:done="0"/>
  <w15:commentEx w15:paraId="15112C17" w15:done="0"/>
  <w15:commentEx w15:paraId="5FFB80B5" w15:done="0"/>
  <w15:commentEx w15:paraId="5FE5E857" w15:paraIdParent="5FFB80B5" w15:done="0"/>
  <w15:commentEx w15:paraId="452BC40D" w15:done="0"/>
  <w15:commentEx w15:paraId="6793FD4A" w15:done="0"/>
  <w15:commentEx w15:paraId="39D3DCEC" w15:paraIdParent="6793FD4A" w15:done="0"/>
  <w15:commentEx w15:paraId="3730C77C" w15:done="0"/>
  <w15:commentEx w15:paraId="7DF1A830" w15:paraIdParent="3730C77C" w15:done="0"/>
  <w15:commentEx w15:paraId="6385B7E1" w15:done="0"/>
  <w15:commentEx w15:paraId="1A9D97CC" w15:paraIdParent="6385B7E1" w15:done="0"/>
  <w15:commentEx w15:paraId="7620FAB4" w15:done="0"/>
  <w15:commentEx w15:paraId="1CC2D1A7" w15:paraIdParent="7620FAB4" w15:done="0"/>
  <w15:commentEx w15:paraId="6448FF91" w15:done="0"/>
  <w15:commentEx w15:paraId="7DAE2980" w15:paraIdParent="6448FF91" w15:done="0"/>
  <w15:commentEx w15:paraId="3162D2B4" w15:done="0"/>
  <w15:commentEx w15:paraId="3CE0F950" w15:paraIdParent="3162D2B4" w15:done="0"/>
  <w15:commentEx w15:paraId="34776BD6" w15:done="0"/>
  <w15:commentEx w15:paraId="4B624122" w15:paraIdParent="34776BD6" w15:done="0"/>
  <w15:commentEx w15:paraId="3852259B" w15:done="0"/>
  <w15:commentEx w15:paraId="32F4FB89" w15:paraIdParent="3852259B" w15:done="0"/>
  <w15:commentEx w15:paraId="17A6EFD9" w15:done="0"/>
  <w15:commentEx w15:paraId="7E2A3769" w15:paraIdParent="17A6EFD9" w15:done="0"/>
  <w15:commentEx w15:paraId="5AD6D563" w15:done="0"/>
  <w15:commentEx w15:paraId="126F177E" w15:paraIdParent="5AD6D563" w15:done="0"/>
  <w15:commentEx w15:paraId="4E0AA439" w15:done="0"/>
  <w15:commentEx w15:paraId="59B36FE2" w15:paraIdParent="4E0AA439" w15:done="0"/>
  <w15:commentEx w15:paraId="6BDCDCDA" w15:done="0"/>
  <w15:commentEx w15:paraId="5D32A668" w15:paraIdParent="6BDCDCDA" w15:done="0"/>
  <w15:commentEx w15:paraId="5DA97B08" w15:done="0"/>
  <w15:commentEx w15:paraId="6322FB2F" w15:paraIdParent="5DA97B08" w15:done="0"/>
  <w15:commentEx w15:paraId="1EF906E3" w15:done="0"/>
  <w15:commentEx w15:paraId="1043F486" w15:paraIdParent="1EF906E3" w15:done="0"/>
  <w15:commentEx w15:paraId="36DB2DA4" w15:done="0"/>
  <w15:commentEx w15:paraId="0D59944D" w15:paraIdParent="36DB2DA4" w15:done="0"/>
  <w15:commentEx w15:paraId="1B50A4BB" w15:done="0"/>
  <w15:commentEx w15:paraId="6ECF2838" w15:paraIdParent="1B50A4BB" w15:done="0"/>
  <w15:commentEx w15:paraId="4D4BA3A4" w15:done="0"/>
  <w15:commentEx w15:paraId="6D262FCC" w15:done="0"/>
  <w15:commentEx w15:paraId="49B47B5E" w15:paraIdParent="6D262FCC" w15:done="0"/>
  <w15:commentEx w15:paraId="36B2440A" w15:done="0"/>
  <w15:commentEx w15:paraId="0BBEC84A" w15:paraIdParent="36B2440A" w15:done="0"/>
  <w15:commentEx w15:paraId="1E0A0532" w15:done="0"/>
  <w15:commentEx w15:paraId="01160675" w15:paraIdParent="1E0A0532" w15:done="0"/>
  <w15:commentEx w15:paraId="1C89AB8E" w15:done="0"/>
  <w15:commentEx w15:paraId="1990D97B" w15:paraIdParent="1C89AB8E" w15:done="0"/>
  <w15:commentEx w15:paraId="257EFA5B" w15:done="0"/>
  <w15:commentEx w15:paraId="39FDF752" w15:paraIdParent="257EFA5B" w15:done="0"/>
  <w15:commentEx w15:paraId="2679A35C" w15:done="0"/>
  <w15:commentEx w15:paraId="55326840" w15:paraIdParent="2679A35C" w15:done="0"/>
  <w15:commentEx w15:paraId="338781A6" w15:done="0"/>
  <w15:commentEx w15:paraId="27605696" w15:paraIdParent="338781A6" w15:done="0"/>
  <w15:commentEx w15:paraId="017BC7B8" w15:done="0"/>
  <w15:commentEx w15:paraId="7BF49DF9" w15:paraIdParent="017BC7B8" w15:done="0"/>
  <w15:commentEx w15:paraId="01848D95" w15:done="0"/>
  <w15:commentEx w15:paraId="7B5A1B40" w15:paraIdParent="01848D95" w15:done="0"/>
  <w15:commentEx w15:paraId="737D9CDF" w15:done="0"/>
  <w15:commentEx w15:paraId="34BE8324" w15:paraIdParent="737D9CDF" w15:done="0"/>
  <w15:commentEx w15:paraId="7269BD73" w15:done="0"/>
  <w15:commentEx w15:paraId="2A942B24" w15:paraIdParent="7269BD73" w15:done="0"/>
  <w15:commentEx w15:paraId="799D609E" w15:done="0"/>
  <w15:commentEx w15:paraId="00D0E5CF" w15:paraIdParent="799D609E" w15:done="0"/>
  <w15:commentEx w15:paraId="6F8BCECD" w15:done="0"/>
  <w15:commentEx w15:paraId="61706762" w15:paraIdParent="6F8BCECD" w15:done="0"/>
  <w15:commentEx w15:paraId="5FA93DD9" w15:done="0"/>
  <w15:commentEx w15:paraId="3CA6C22A" w15:paraIdParent="5FA93D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502C6D" w16cex:dateUtc="2026-09-17T17:44:00Z"/>
  <w16cex:commentExtensible w16cex:durableId="2D12E234" w16cex:dateUtc="2026-09-17T18:33:00Z"/>
  <w16cex:commentExtensible w16cex:durableId="6CF589AF" w16cex:dateUtc="2026-09-21T13:39:00Z"/>
  <w16cex:commentExtensible w16cex:durableId="0B962C70" w16cex:dateUtc="2026-09-17T17:51:00Z"/>
  <w16cex:commentExtensible w16cex:durableId="348B2A74" w16cex:dateUtc="2026-09-21T13:39:00Z"/>
  <w16cex:commentExtensible w16cex:durableId="5C1972F1" w16cex:dateUtc="2026-09-17T18:49:00Z"/>
  <w16cex:commentExtensible w16cex:durableId="7A6B331B" w16cex:dateUtc="2026-09-21T13:51:00Z"/>
  <w16cex:commentExtensible w16cex:durableId="03BD81BC" w16cex:dateUtc="2026-09-17T19:00:00Z"/>
  <w16cex:commentExtensible w16cex:durableId="706BB58A" w16cex:dateUtc="2026-09-21T13:55:00Z"/>
  <w16cex:commentExtensible w16cex:durableId="67F5EFEA" w16cex:dateUtc="2026-09-17T19:02:00Z"/>
  <w16cex:commentExtensible w16cex:durableId="7F7E9836" w16cex:dateUtc="2026-09-21T13:56:00Z"/>
  <w16cex:commentExtensible w16cex:durableId="5E69845B" w16cex:dateUtc="2026-09-17T19:05:00Z"/>
  <w16cex:commentExtensible w16cex:durableId="6DC43149" w16cex:dateUtc="2026-09-21T14:17:00Z"/>
  <w16cex:commentExtensible w16cex:durableId="353900B0" w16cex:dateUtc="2026-09-22T12:06:00Z"/>
  <w16cex:commentExtensible w16cex:durableId="7CD98101" w16cex:dateUtc="2026-09-17T19:05:00Z"/>
  <w16cex:commentExtensible w16cex:durableId="61081CE6" w16cex:dateUtc="2026-09-21T14:19:00Z"/>
  <w16cex:commentExtensible w16cex:durableId="53F2D5A5" w16cex:dateUtc="2026-09-22T12:09:00Z"/>
  <w16cex:commentExtensible w16cex:durableId="40AC01B4" w16cex:dateUtc="2026-09-17T19:16:00Z"/>
  <w16cex:commentExtensible w16cex:durableId="0DB5C7C4" w16cex:dateUtc="2026-09-21T14:20:00Z"/>
  <w16cex:commentExtensible w16cex:durableId="16655694" w16cex:dateUtc="2026-09-17T19:25:00Z"/>
  <w16cex:commentExtensible w16cex:durableId="0D48ACAB" w16cex:dateUtc="2026-09-21T14:29:00Z"/>
  <w16cex:commentExtensible w16cex:durableId="40F79508" w16cex:dateUtc="2026-09-17T20:55:00Z"/>
  <w16cex:commentExtensible w16cex:durableId="160FC191" w16cex:dateUtc="2026-09-21T14:38:00Z"/>
  <w16cex:commentExtensible w16cex:durableId="64368A5A" w16cex:dateUtc="2026-09-17T20:55:00Z"/>
  <w16cex:commentExtensible w16cex:durableId="237D9C3B" w16cex:dateUtc="2026-09-21T14:50:00Z"/>
  <w16cex:commentExtensible w16cex:durableId="7E9B9DEE" w16cex:dateUtc="2026-09-17T20:57:00Z"/>
  <w16cex:commentExtensible w16cex:durableId="0C23D66F" w16cex:dateUtc="2026-09-21T14:52:00Z"/>
  <w16cex:commentExtensible w16cex:durableId="33C7CF1E" w16cex:dateUtc="2026-09-17T20:58:00Z"/>
  <w16cex:commentExtensible w16cex:durableId="773A86E1" w16cex:dateUtc="2026-09-21T14:54:00Z"/>
  <w16cex:commentExtensible w16cex:durableId="22B0DABE" w16cex:dateUtc="2026-09-17T20:59:00Z"/>
  <w16cex:commentExtensible w16cex:durableId="0098C5E2" w16cex:dateUtc="2026-09-21T14:54:00Z"/>
  <w16cex:commentExtensible w16cex:durableId="236F8EF9" w16cex:dateUtc="2026-09-17T21:00:00Z"/>
  <w16cex:commentExtensible w16cex:durableId="746735D8" w16cex:dateUtc="2026-09-21T15:01:00Z"/>
  <w16cex:commentExtensible w16cex:durableId="6C3EC39F" w16cex:dateUtc="2026-09-17T21:01:00Z"/>
  <w16cex:commentExtensible w16cex:durableId="54211B51" w16cex:dateUtc="2026-09-22T07:58:00Z"/>
  <w16cex:commentExtensible w16cex:durableId="2FE3540B" w16cex:dateUtc="2026-09-17T21:02:00Z"/>
  <w16cex:commentExtensible w16cex:durableId="76811782" w16cex:dateUtc="2026-09-22T08:03:00Z"/>
  <w16cex:commentExtensible w16cex:durableId="6909D29B" w16cex:dateUtc="2026-09-17T21:03:00Z"/>
  <w16cex:commentExtensible w16cex:durableId="4D157778" w16cex:dateUtc="2026-09-22T08:08:00Z"/>
  <w16cex:commentExtensible w16cex:durableId="091BA1B1" w16cex:dateUtc="2026-09-17T21:04:00Z"/>
  <w16cex:commentExtensible w16cex:durableId="328585FB" w16cex:dateUtc="2026-09-22T08:00:00Z"/>
  <w16cex:commentExtensible w16cex:durableId="36AD5EB1" w16cex:dateUtc="2026-09-17T21:07:00Z"/>
  <w16cex:commentExtensible w16cex:durableId="5B83C89C" w16cex:dateUtc="2026-09-22T08:10:00Z"/>
  <w16cex:commentExtensible w16cex:durableId="0A3AEFE5" w16cex:dateUtc="2026-09-17T21:08:00Z"/>
  <w16cex:commentExtensible w16cex:durableId="314562E4" w16cex:dateUtc="2026-09-22T12:15:00Z"/>
  <w16cex:commentExtensible w16cex:durableId="4C0D9AEF" w16cex:dateUtc="2026-09-17T21:09:00Z"/>
  <w16cex:commentExtensible w16cex:durableId="771C1F9C" w16cex:dateUtc="2026-09-22T12:16:00Z"/>
  <w16cex:commentExtensible w16cex:durableId="431C6F2A" w16cex:dateUtc="2026-09-17T21:10:00Z"/>
  <w16cex:commentExtensible w16cex:durableId="6E589617" w16cex:dateUtc="2026-09-22T12:22:00Z"/>
  <w16cex:commentExtensible w16cex:durableId="70C52A90" w16cex:dateUtc="2026-09-17T21:11:00Z"/>
  <w16cex:commentExtensible w16cex:durableId="3B486425" w16cex:dateUtc="2026-09-17T21:14:00Z"/>
  <w16cex:commentExtensible w16cex:durableId="755FAD6B" w16cex:dateUtc="2026-09-22T13:12:00Z"/>
  <w16cex:commentExtensible w16cex:durableId="52285DF1" w16cex:dateUtc="2026-09-17T21:17:00Z"/>
  <w16cex:commentExtensible w16cex:durableId="45A6C77B" w16cex:dateUtc="2026-09-22T08:13:00Z"/>
  <w16cex:commentExtensible w16cex:durableId="4CFC1D37" w16cex:dateUtc="2026-09-17T21:19:00Z"/>
  <w16cex:commentExtensible w16cex:durableId="34C55DC6" w16cex:dateUtc="2026-09-22T08:16:00Z"/>
  <w16cex:commentExtensible w16cex:durableId="08D45BED" w16cex:dateUtc="2026-09-17T21:21:00Z"/>
  <w16cex:commentExtensible w16cex:durableId="38CA053C" w16cex:dateUtc="2026-09-22T08:16:00Z"/>
  <w16cex:commentExtensible w16cex:durableId="5D805077" w16cex:dateUtc="2026-09-17T21:23:00Z"/>
  <w16cex:commentExtensible w16cex:durableId="65891177" w16cex:dateUtc="2026-09-22T08:18:00Z"/>
  <w16cex:commentExtensible w16cex:durableId="610CE17C" w16cex:dateUtc="2026-09-18T17:02:00Z"/>
  <w16cex:commentExtensible w16cex:durableId="37EAADE0" w16cex:dateUtc="2026-09-22T08:20:00Z"/>
  <w16cex:commentExtensible w16cex:durableId="434DFC0F" w16cex:dateUtc="2026-09-18T17:21:00Z"/>
  <w16cex:commentExtensible w16cex:durableId="506E6660" w16cex:dateUtc="2026-09-22T08:22:00Z"/>
  <w16cex:commentExtensible w16cex:durableId="0F59D002" w16cex:dateUtc="2026-09-18T17:50:00Z"/>
  <w16cex:commentExtensible w16cex:durableId="28FAC6F9" w16cex:dateUtc="2026-09-22T08:26:00Z"/>
  <w16cex:commentExtensible w16cex:durableId="6B898701" w16cex:dateUtc="2026-09-18T18:02:00Z"/>
  <w16cex:commentExtensible w16cex:durableId="1C8E6B2D" w16cex:dateUtc="2026-09-22T08:36:00Z"/>
  <w16cex:commentExtensible w16cex:durableId="0DDDDAEC" w16cex:dateUtc="2026-09-18T18:13:00Z"/>
  <w16cex:commentExtensible w16cex:durableId="379279F9" w16cex:dateUtc="2026-09-22T08:37:00Z"/>
  <w16cex:commentExtensible w16cex:durableId="2F9967F9" w16cex:dateUtc="2026-09-18T18:14:00Z"/>
  <w16cex:commentExtensible w16cex:durableId="444A354B" w16cex:dateUtc="2026-09-22T08:43:00Z"/>
  <w16cex:commentExtensible w16cex:durableId="11F5DAB9" w16cex:dateUtc="2026-09-18T18:16:00Z"/>
  <w16cex:commentExtensible w16cex:durableId="479E7474" w16cex:dateUtc="2026-09-22T08:47:00Z"/>
  <w16cex:commentExtensible w16cex:durableId="4D61B2B8" w16cex:dateUtc="2026-09-18T18:19:00Z"/>
  <w16cex:commentExtensible w16cex:durableId="2E131300" w16cex:dateUtc="2026-09-22T08:49:00Z"/>
  <w16cex:commentExtensible w16cex:durableId="794A3F27" w16cex:dateUtc="2026-09-18T18:21:00Z"/>
  <w16cex:commentExtensible w16cex:durableId="43D01D42" w16cex:dateUtc="2026-09-22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E662F79" w16cid:durableId="24502C6D"/>
  <w16cid:commentId w16cid:paraId="5EA18351" w16cid:durableId="2D12E234"/>
  <w16cid:commentId w16cid:paraId="3F465BA9" w16cid:durableId="6CF589AF"/>
  <w16cid:commentId w16cid:paraId="6D15033B" w16cid:durableId="0B962C70"/>
  <w16cid:commentId w16cid:paraId="77BE4F8A" w16cid:durableId="348B2A74"/>
  <w16cid:commentId w16cid:paraId="0BC4E9AC" w16cid:durableId="5C1972F1"/>
  <w16cid:commentId w16cid:paraId="20BDA621" w16cid:durableId="7A6B331B"/>
  <w16cid:commentId w16cid:paraId="4CD29264" w16cid:durableId="03BD81BC"/>
  <w16cid:commentId w16cid:paraId="1AE6188B" w16cid:durableId="706BB58A"/>
  <w16cid:commentId w16cid:paraId="0722ECB8" w16cid:durableId="67F5EFEA"/>
  <w16cid:commentId w16cid:paraId="47FCABE4" w16cid:durableId="7F7E9836"/>
  <w16cid:commentId w16cid:paraId="29CF0450" w16cid:durableId="5E69845B"/>
  <w16cid:commentId w16cid:paraId="07CFD2B5" w16cid:durableId="6DC43149"/>
  <w16cid:commentId w16cid:paraId="15112C17" w16cid:durableId="353900B0"/>
  <w16cid:commentId w16cid:paraId="5FFB80B5" w16cid:durableId="7CD98101"/>
  <w16cid:commentId w16cid:paraId="5FE5E857" w16cid:durableId="61081CE6"/>
  <w16cid:commentId w16cid:paraId="452BC40D" w16cid:durableId="53F2D5A5"/>
  <w16cid:commentId w16cid:paraId="6793FD4A" w16cid:durableId="40AC01B4"/>
  <w16cid:commentId w16cid:paraId="39D3DCEC" w16cid:durableId="0DB5C7C4"/>
  <w16cid:commentId w16cid:paraId="3730C77C" w16cid:durableId="16655694"/>
  <w16cid:commentId w16cid:paraId="7DF1A830" w16cid:durableId="0D48ACAB"/>
  <w16cid:commentId w16cid:paraId="6385B7E1" w16cid:durableId="40F79508"/>
  <w16cid:commentId w16cid:paraId="1A9D97CC" w16cid:durableId="160FC191"/>
  <w16cid:commentId w16cid:paraId="7620FAB4" w16cid:durableId="64368A5A"/>
  <w16cid:commentId w16cid:paraId="1CC2D1A7" w16cid:durableId="237D9C3B"/>
  <w16cid:commentId w16cid:paraId="6448FF91" w16cid:durableId="7E9B9DEE"/>
  <w16cid:commentId w16cid:paraId="7DAE2980" w16cid:durableId="0C23D66F"/>
  <w16cid:commentId w16cid:paraId="3162D2B4" w16cid:durableId="33C7CF1E"/>
  <w16cid:commentId w16cid:paraId="3CE0F950" w16cid:durableId="773A86E1"/>
  <w16cid:commentId w16cid:paraId="34776BD6" w16cid:durableId="22B0DABE"/>
  <w16cid:commentId w16cid:paraId="4B624122" w16cid:durableId="0098C5E2"/>
  <w16cid:commentId w16cid:paraId="3852259B" w16cid:durableId="236F8EF9"/>
  <w16cid:commentId w16cid:paraId="32F4FB89" w16cid:durableId="746735D8"/>
  <w16cid:commentId w16cid:paraId="17A6EFD9" w16cid:durableId="6C3EC39F"/>
  <w16cid:commentId w16cid:paraId="7E2A3769" w16cid:durableId="54211B51"/>
  <w16cid:commentId w16cid:paraId="5AD6D563" w16cid:durableId="2FE3540B"/>
  <w16cid:commentId w16cid:paraId="126F177E" w16cid:durableId="76811782"/>
  <w16cid:commentId w16cid:paraId="4E0AA439" w16cid:durableId="6909D29B"/>
  <w16cid:commentId w16cid:paraId="59B36FE2" w16cid:durableId="4D157778"/>
  <w16cid:commentId w16cid:paraId="6BDCDCDA" w16cid:durableId="091BA1B1"/>
  <w16cid:commentId w16cid:paraId="5D32A668" w16cid:durableId="328585FB"/>
  <w16cid:commentId w16cid:paraId="5DA97B08" w16cid:durableId="36AD5EB1"/>
  <w16cid:commentId w16cid:paraId="6322FB2F" w16cid:durableId="5B83C89C"/>
  <w16cid:commentId w16cid:paraId="1EF906E3" w16cid:durableId="0A3AEFE5"/>
  <w16cid:commentId w16cid:paraId="1043F486" w16cid:durableId="314562E4"/>
  <w16cid:commentId w16cid:paraId="36DB2DA4" w16cid:durableId="4C0D9AEF"/>
  <w16cid:commentId w16cid:paraId="0D59944D" w16cid:durableId="771C1F9C"/>
  <w16cid:commentId w16cid:paraId="1B50A4BB" w16cid:durableId="431C6F2A"/>
  <w16cid:commentId w16cid:paraId="6ECF2838" w16cid:durableId="6E589617"/>
  <w16cid:commentId w16cid:paraId="4D4BA3A4" w16cid:durableId="70C52A90"/>
  <w16cid:commentId w16cid:paraId="6D262FCC" w16cid:durableId="3B486425"/>
  <w16cid:commentId w16cid:paraId="49B47B5E" w16cid:durableId="755FAD6B"/>
  <w16cid:commentId w16cid:paraId="36B2440A" w16cid:durableId="52285DF1"/>
  <w16cid:commentId w16cid:paraId="0BBEC84A" w16cid:durableId="45A6C77B"/>
  <w16cid:commentId w16cid:paraId="1E0A0532" w16cid:durableId="4CFC1D37"/>
  <w16cid:commentId w16cid:paraId="01160675" w16cid:durableId="34C55DC6"/>
  <w16cid:commentId w16cid:paraId="1C89AB8E" w16cid:durableId="08D45BED"/>
  <w16cid:commentId w16cid:paraId="1990D97B" w16cid:durableId="38CA053C"/>
  <w16cid:commentId w16cid:paraId="257EFA5B" w16cid:durableId="5D805077"/>
  <w16cid:commentId w16cid:paraId="39FDF752" w16cid:durableId="65891177"/>
  <w16cid:commentId w16cid:paraId="2679A35C" w16cid:durableId="610CE17C"/>
  <w16cid:commentId w16cid:paraId="55326840" w16cid:durableId="37EAADE0"/>
  <w16cid:commentId w16cid:paraId="338781A6" w16cid:durableId="434DFC0F"/>
  <w16cid:commentId w16cid:paraId="27605696" w16cid:durableId="506E6660"/>
  <w16cid:commentId w16cid:paraId="017BC7B8" w16cid:durableId="0F59D002"/>
  <w16cid:commentId w16cid:paraId="7BF49DF9" w16cid:durableId="28FAC6F9"/>
  <w16cid:commentId w16cid:paraId="01848D95" w16cid:durableId="6B898701"/>
  <w16cid:commentId w16cid:paraId="7B5A1B40" w16cid:durableId="1C8E6B2D"/>
  <w16cid:commentId w16cid:paraId="737D9CDF" w16cid:durableId="0DDDDAEC"/>
  <w16cid:commentId w16cid:paraId="34BE8324" w16cid:durableId="379279F9"/>
  <w16cid:commentId w16cid:paraId="7269BD73" w16cid:durableId="2F9967F9"/>
  <w16cid:commentId w16cid:paraId="2A942B24" w16cid:durableId="444A354B"/>
  <w16cid:commentId w16cid:paraId="799D609E" w16cid:durableId="11F5DAB9"/>
  <w16cid:commentId w16cid:paraId="00D0E5CF" w16cid:durableId="479E7474"/>
  <w16cid:commentId w16cid:paraId="6F8BCECD" w16cid:durableId="4D61B2B8"/>
  <w16cid:commentId w16cid:paraId="61706762" w16cid:durableId="2E131300"/>
  <w16cid:commentId w16cid:paraId="5FA93DD9" w16cid:durableId="794A3F27"/>
  <w16cid:commentId w16cid:paraId="3CA6C22A" w16cid:durableId="43D01D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F26638" w:rsidP="00493C01" w:rsidRDefault="00F26638" w14:paraId="17534F3C" w14:textId="77777777">
      <w:r>
        <w:separator/>
      </w:r>
    </w:p>
  </w:endnote>
  <w:endnote w:type="continuationSeparator" w:id="0">
    <w:p w:rsidR="00F26638" w:rsidP="00493C01" w:rsidRDefault="00F26638" w14:paraId="6F81660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ulish">
    <w:altName w:val="Calibri"/>
    <w:panose1 w:val="020B0604020202020204"/>
    <w:charset w:val="00"/>
    <w:family w:val="auto"/>
    <w:pitch w:val="variable"/>
    <w:sig w:usb0="A00002FF" w:usb1="5000204B" w:usb2="00000000" w:usb3="00000000" w:csb0="00000197"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Semibold">
    <w:panose1 w:val="020B0702040204020203"/>
    <w:charset w:val="00"/>
    <w:family w:val="swiss"/>
    <w:pitch w:val="variable"/>
    <w:sig w:usb0="E4002EFF" w:usb1="C000E47F" w:usb2="00000009" w:usb3="00000000" w:csb0="000001FF" w:csb1="00000000"/>
  </w:font>
  <w:font w:name="Museo Sans Rounded 300">
    <w:altName w:val="Times New Roman"/>
    <w:panose1 w:val="020B0604020202020204"/>
    <w:charset w:val="00"/>
    <w:family w:val="modern"/>
    <w:pitch w:val="variable"/>
    <w:sig w:usb0="A00000AF" w:usb1="4000004B" w:usb2="00000000" w:usb3="00000000" w:csb0="0000009B" w:csb1="00000000"/>
  </w:font>
  <w:font w:name="Museo Sans Rounded 500">
    <w:altName w:val="Calibri"/>
    <w:panose1 w:val="020B0604020202020204"/>
    <w:charset w:val="00"/>
    <w:family w:val="modern"/>
    <w:pitch w:val="variable"/>
    <w:sig w:usb0="A00000AF" w:usb1="4000004B" w:usb2="00000000" w:usb3="00000000" w:csb0="0000009B" w:csb1="00000000"/>
  </w:font>
  <w:font w:name="Segoe UI Semilight">
    <w:panose1 w:val="020B0402040204020203"/>
    <w:charset w:val="00"/>
    <w:family w:val="swiss"/>
    <w:pitch w:val="variable"/>
    <w:sig w:usb0="E4002EFF" w:usb1="C000E47F" w:usb2="00000009" w:usb3="00000000" w:csb0="000001FF" w:csb1="00000000"/>
  </w:font>
  <w:font w:name=".AppleSystemUIFon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97359859"/>
      <w:docPartObj>
        <w:docPartGallery w:val="Page Numbers (Bottom of Page)"/>
        <w:docPartUnique/>
      </w:docPartObj>
    </w:sdtPr>
    <w:sdtContent>
      <w:p w:rsidR="00FF1517" w:rsidP="00E96DD5" w:rsidRDefault="00FF1517" w14:paraId="5C49F6F3" w14:textId="6A14E42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8D36D3" w:rsidRDefault="008D36D3" w14:paraId="6F66C33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sdt>
    <w:sdtPr>
      <w:rPr>
        <w:rStyle w:val="PageNumber"/>
        <w:rFonts w:ascii="Mulish" w:hAnsi="Mulish"/>
        <w:sz w:val="20"/>
        <w:szCs w:val="20"/>
      </w:rPr>
      <w:id w:val="1720087490"/>
      <w:docPartObj>
        <w:docPartGallery w:val="Page Numbers (Bottom of Page)"/>
        <w:docPartUnique/>
      </w:docPartObj>
    </w:sdtPr>
    <w:sdtContent>
      <w:p w:rsidRPr="00FF1517" w:rsidR="00FF1517" w:rsidP="00E96DD5" w:rsidRDefault="00FF1517" w14:paraId="2E6F97C8" w14:textId="20408686">
        <w:pPr>
          <w:pStyle w:val="Footer"/>
          <w:framePr w:wrap="none" w:hAnchor="margin" w:vAnchor="text" w:xAlign="center" w:y="1"/>
          <w:rPr>
            <w:rStyle w:val="PageNumber"/>
            <w:rFonts w:ascii="Mulish" w:hAnsi="Mulish"/>
            <w:sz w:val="20"/>
            <w:szCs w:val="20"/>
          </w:rPr>
        </w:pPr>
        <w:r w:rsidRPr="00FF1517">
          <w:rPr>
            <w:rStyle w:val="PageNumber"/>
            <w:rFonts w:ascii="Mulish" w:hAnsi="Mulish"/>
            <w:sz w:val="20"/>
            <w:szCs w:val="20"/>
          </w:rPr>
          <w:fldChar w:fldCharType="begin"/>
        </w:r>
        <w:r w:rsidRPr="00FF1517">
          <w:rPr>
            <w:rStyle w:val="PageNumber"/>
            <w:rFonts w:ascii="Mulish" w:hAnsi="Mulish"/>
            <w:sz w:val="20"/>
            <w:szCs w:val="20"/>
          </w:rPr>
          <w:instrText xml:space="preserve"> PAGE </w:instrText>
        </w:r>
        <w:r w:rsidRPr="00FF1517">
          <w:rPr>
            <w:rStyle w:val="PageNumber"/>
            <w:rFonts w:ascii="Mulish" w:hAnsi="Mulish"/>
            <w:sz w:val="20"/>
            <w:szCs w:val="20"/>
          </w:rPr>
          <w:fldChar w:fldCharType="separate"/>
        </w:r>
        <w:r w:rsidRPr="00FF1517">
          <w:rPr>
            <w:rStyle w:val="PageNumber"/>
            <w:rFonts w:ascii="Mulish" w:hAnsi="Mulish"/>
            <w:noProof/>
            <w:sz w:val="20"/>
            <w:szCs w:val="20"/>
          </w:rPr>
          <w:t>3</w:t>
        </w:r>
        <w:r w:rsidRPr="00FF1517">
          <w:rPr>
            <w:rStyle w:val="PageNumber"/>
            <w:rFonts w:ascii="Mulish" w:hAnsi="Mulish"/>
            <w:sz w:val="20"/>
            <w:szCs w:val="20"/>
          </w:rPr>
          <w:fldChar w:fldCharType="end"/>
        </w:r>
      </w:p>
    </w:sdtContent>
    <w:sdtEndPr>
      <w:rPr>
        <w:rStyle w:val="PageNumber"/>
        <w:rFonts w:ascii="Mulish" w:hAnsi="Mulish"/>
        <w:sz w:val="20"/>
        <w:szCs w:val="20"/>
      </w:rPr>
    </w:sdtEndPr>
  </w:sdt>
  <w:p w:rsidRPr="001B2699" w:rsidR="00960283" w:rsidP="00526C12" w:rsidRDefault="00133705" w14:paraId="6E2B505E" w14:textId="6FF39301">
    <w:pPr>
      <w:pStyle w:val="Footer"/>
      <w:jc w:val="right"/>
      <w:rPr>
        <w:rFonts w:ascii="Mulish" w:hAnsi="Mulish" w:cs="Arial"/>
        <w:b/>
        <w:bCs/>
        <w:color w:val="EC4899"/>
        <w:sz w:val="16"/>
        <w:szCs w:val="16"/>
        <w:lang w:val="pt-PT"/>
      </w:rPr>
    </w:pPr>
    <w:r>
      <w:rPr>
        <w:noProof/>
      </w:rPr>
      <w:drawing>
        <wp:anchor distT="0" distB="0" distL="114300" distR="114300" simplePos="0" relativeHeight="251658248" behindDoc="0" locked="0" layoutInCell="1" allowOverlap="1" wp14:anchorId="06F5B6D6" wp14:editId="322565E9">
          <wp:simplePos x="0" y="0"/>
          <wp:positionH relativeFrom="column">
            <wp:posOffset>888642</wp:posOffset>
          </wp:positionH>
          <wp:positionV relativeFrom="page">
            <wp:posOffset>10015470</wp:posOffset>
          </wp:positionV>
          <wp:extent cx="598390" cy="420491"/>
          <wp:effectExtent l="0" t="0" r="0" b="0"/>
          <wp:wrapNone/>
          <wp:docPr id="132675075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5979" name="Graphic 1595065979"/>
                  <pic:cNvPicPr/>
                </pic:nvPicPr>
                <pic:blipFill>
                  <a:blip r:embed="rId1">
                    <a:extLst>
                      <a:ext uri="{96DAC541-7B7A-43D3-8B79-37D633B846F1}">
                        <asvg:svgBlip xmlns:asvg="http://schemas.microsoft.com/office/drawing/2016/SVG/main" r:embed="rId2"/>
                      </a:ext>
                    </a:extLst>
                  </a:blip>
                  <a:stretch>
                    <a:fillRect/>
                  </a:stretch>
                </pic:blipFill>
                <pic:spPr>
                  <a:xfrm>
                    <a:off x="0" y="0"/>
                    <a:ext cx="598390" cy="42049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7" behindDoc="0" locked="0" layoutInCell="1" allowOverlap="1" wp14:anchorId="7C3D13A9" wp14:editId="78D547C3">
          <wp:simplePos x="0" y="0"/>
          <wp:positionH relativeFrom="column">
            <wp:posOffset>408153</wp:posOffset>
          </wp:positionH>
          <wp:positionV relativeFrom="page">
            <wp:posOffset>10057130</wp:posOffset>
          </wp:positionV>
          <wp:extent cx="546100" cy="383540"/>
          <wp:effectExtent l="0" t="0" r="6350" b="0"/>
          <wp:wrapNone/>
          <wp:docPr id="143937328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0779" name="Graphic 642310779"/>
                  <pic:cNvPicPr/>
                </pic:nvPicPr>
                <pic:blipFill>
                  <a:blip r:embed="rId3">
                    <a:extLst>
                      <a:ext uri="{96DAC541-7B7A-43D3-8B79-37D633B846F1}">
                        <asvg:svgBlip xmlns:asvg="http://schemas.microsoft.com/office/drawing/2016/SVG/main" r:embed="rId4"/>
                      </a:ext>
                    </a:extLst>
                  </a:blip>
                  <a:stretch>
                    <a:fillRect/>
                  </a:stretch>
                </pic:blipFill>
                <pic:spPr>
                  <a:xfrm>
                    <a:off x="0" y="0"/>
                    <a:ext cx="546100" cy="383540"/>
                  </a:xfrm>
                  <a:prstGeom prst="rect">
                    <a:avLst/>
                  </a:prstGeom>
                </pic:spPr>
              </pic:pic>
            </a:graphicData>
          </a:graphic>
          <wp14:sizeRelH relativeFrom="margin">
            <wp14:pctWidth>0</wp14:pctWidth>
          </wp14:sizeRelH>
          <wp14:sizeRelV relativeFrom="margin">
            <wp14:pctHeight>0</wp14:pctHeight>
          </wp14:sizeRelV>
        </wp:anchor>
      </w:drawing>
    </w:r>
    <w:r w:rsidR="009C4872">
      <w:rPr>
        <w:noProof/>
      </w:rPr>
      <w:drawing>
        <wp:anchor distT="0" distB="0" distL="114300" distR="114300" simplePos="0" relativeHeight="251658246" behindDoc="0" locked="0" layoutInCell="1" allowOverlap="1" wp14:anchorId="4359C057" wp14:editId="0E8F4F15">
          <wp:simplePos x="0" y="0"/>
          <wp:positionH relativeFrom="column">
            <wp:posOffset>-129606</wp:posOffset>
          </wp:positionH>
          <wp:positionV relativeFrom="page">
            <wp:posOffset>10017563</wp:posOffset>
          </wp:positionV>
          <wp:extent cx="606973" cy="426521"/>
          <wp:effectExtent l="0" t="0" r="0" b="0"/>
          <wp:wrapNone/>
          <wp:docPr id="13706514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92091" name="Graphic 947092091"/>
                  <pic:cNvPicPr/>
                </pic:nvPicPr>
                <pic:blipFill>
                  <a:blip r:embed="rId5">
                    <a:extLst>
                      <a:ext uri="{96DAC541-7B7A-43D3-8B79-37D633B846F1}">
                        <asvg:svgBlip xmlns:asvg="http://schemas.microsoft.com/office/drawing/2016/SVG/main" r:embed="rId6"/>
                      </a:ext>
                    </a:extLst>
                  </a:blip>
                  <a:stretch>
                    <a:fillRect/>
                  </a:stretch>
                </pic:blipFill>
                <pic:spPr>
                  <a:xfrm>
                    <a:off x="0" y="0"/>
                    <a:ext cx="606973" cy="426521"/>
                  </a:xfrm>
                  <a:prstGeom prst="rect">
                    <a:avLst/>
                  </a:prstGeom>
                </pic:spPr>
              </pic:pic>
            </a:graphicData>
          </a:graphic>
          <wp14:sizeRelH relativeFrom="margin">
            <wp14:pctWidth>0</wp14:pctWidth>
          </wp14:sizeRelH>
          <wp14:sizeRelV relativeFrom="margin">
            <wp14:pctHeight>0</wp14:pctHeight>
          </wp14:sizeRelV>
        </wp:anchor>
      </w:drawing>
    </w:r>
    <w:r w:rsidR="009C4872">
      <w:rPr>
        <w:rFonts w:ascii="Mulish" w:hAnsi="Mulish" w:cs="Arial"/>
        <w:b/>
        <w:bCs/>
        <w:noProof/>
        <w:color w:val="F59E0C"/>
        <w:sz w:val="16"/>
        <w:szCs w:val="16"/>
      </w:rPr>
      <w:drawing>
        <wp:anchor distT="0" distB="0" distL="114300" distR="114300" simplePos="0" relativeHeight="251658245" behindDoc="0" locked="0" layoutInCell="1" allowOverlap="1" wp14:anchorId="351BF12E" wp14:editId="34ADBECA">
          <wp:simplePos x="0" y="0"/>
          <wp:positionH relativeFrom="column">
            <wp:posOffset>-591185</wp:posOffset>
          </wp:positionH>
          <wp:positionV relativeFrom="page">
            <wp:posOffset>10006318</wp:posOffset>
          </wp:positionV>
          <wp:extent cx="627677" cy="440787"/>
          <wp:effectExtent l="0" t="0" r="0" b="0"/>
          <wp:wrapNone/>
          <wp:docPr id="180543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86104" name="Picture 734086104"/>
                  <pic:cNvPicPr/>
                </pic:nvPicPr>
                <pic:blipFill>
                  <a:blip r:embed="rId7">
                    <a:extLst>
                      <a:ext uri="{28A0092B-C50C-407E-A947-70E740481C1C}">
                        <a14:useLocalDpi xmlns:a14="http://schemas.microsoft.com/office/drawing/2010/main" val="0"/>
                      </a:ext>
                    </a:extLst>
                  </a:blip>
                  <a:stretch>
                    <a:fillRect/>
                  </a:stretch>
                </pic:blipFill>
                <pic:spPr>
                  <a:xfrm>
                    <a:off x="0" y="0"/>
                    <a:ext cx="627677" cy="440787"/>
                  </a:xfrm>
                  <a:prstGeom prst="rect">
                    <a:avLst/>
                  </a:prstGeom>
                </pic:spPr>
              </pic:pic>
            </a:graphicData>
          </a:graphic>
          <wp14:sizeRelH relativeFrom="margin">
            <wp14:pctWidth>0</wp14:pctWidth>
          </wp14:sizeRelH>
          <wp14:sizeRelV relativeFrom="margin">
            <wp14:pctHeight>0</wp14:pctHeight>
          </wp14:sizeRelV>
        </wp:anchor>
      </w:drawing>
    </w:r>
    <w:r w:rsidRPr="001B2699" w:rsidR="00960283">
      <w:rPr>
        <w:rFonts w:ascii="Mulish" w:hAnsi="Mulish" w:cs="Arial"/>
        <w:b/>
        <w:bCs/>
        <w:color w:val="F59E0C"/>
        <w:sz w:val="16"/>
        <w:szCs w:val="16"/>
        <w:lang w:val="pt-PT"/>
      </w:rPr>
      <w:t>Contact</w:t>
    </w:r>
    <w:r w:rsidRPr="001B2699" w:rsidR="00960283">
      <w:rPr>
        <w:rFonts w:ascii="Mulish" w:hAnsi="Mulish" w:cs="Arial"/>
        <w:b/>
        <w:bCs/>
        <w:sz w:val="16"/>
        <w:szCs w:val="16"/>
        <w:lang w:val="pt-PT"/>
      </w:rPr>
      <w:t xml:space="preserve"> – </w:t>
    </w:r>
    <w:r w:rsidR="00CA07F1">
      <w:rPr>
        <w:rFonts w:ascii="Mulish" w:hAnsi="Mulish" w:cs="Arial"/>
        <w:b/>
        <w:bCs/>
        <w:color w:val="EC4899"/>
        <w:sz w:val="16"/>
        <w:szCs w:val="16"/>
        <w:lang w:val="pt-PT"/>
      </w:rPr>
      <w:t xml:space="preserve">Tom Wilson </w:t>
    </w:r>
    <w:r w:rsidRPr="001B2699" w:rsidR="00960283">
      <w:rPr>
        <w:rFonts w:ascii="Mulish" w:hAnsi="Mulish" w:cs="Arial"/>
        <w:b/>
        <w:bCs/>
        <w:color w:val="EC4899"/>
        <w:sz w:val="16"/>
        <w:szCs w:val="16"/>
        <w:lang w:val="pt-PT"/>
      </w:rPr>
      <w:t xml:space="preserve">| </w:t>
    </w:r>
    <w:r w:rsidR="00CA07F1">
      <w:rPr>
        <w:rFonts w:ascii="Mulish" w:hAnsi="Mulish" w:cs="Arial"/>
        <w:b/>
        <w:bCs/>
        <w:color w:val="EC4899"/>
        <w:sz w:val="16"/>
        <w:szCs w:val="16"/>
        <w:lang w:val="pt-PT"/>
      </w:rPr>
      <w:t>tom@cynozure.com</w:t>
    </w:r>
  </w:p>
  <w:p w:rsidRPr="001B2699" w:rsidR="00960283" w:rsidRDefault="00960283" w14:paraId="0EB71B44" w14:textId="77777777">
    <w:pPr>
      <w:pStyle w:val="Footer"/>
      <w:rPr>
        <w:lang w:val="pt-P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41C9A" w:rsidRDefault="00441C9A" w14:paraId="77F5DBB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F26638" w:rsidP="00493C01" w:rsidRDefault="00F26638" w14:paraId="4561CA0C" w14:textId="77777777">
      <w:r>
        <w:separator/>
      </w:r>
    </w:p>
  </w:footnote>
  <w:footnote w:type="continuationSeparator" w:id="0">
    <w:p w:rsidR="00F26638" w:rsidP="00493C01" w:rsidRDefault="00F26638" w14:paraId="7E19BC8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C29AF" w:rsidRDefault="004C29AF" w14:paraId="0BE2986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493C01" w:rsidP="00960283" w:rsidRDefault="00493C01" w14:paraId="05168DAB" w14:textId="77777777">
    <w:pPr>
      <w:pStyle w:val="Header"/>
      <w:ind w:left="-709" w:firstLine="2880"/>
      <w:rPr>
        <w:rFonts w:ascii="Mulish" w:hAnsi="Mulish" w:cs="Arial"/>
        <w:b/>
        <w:bCs/>
      </w:rPr>
    </w:pPr>
    <w:r w:rsidRPr="008020AB">
      <w:rPr>
        <w:rFonts w:ascii="Mulish" w:hAnsi="Mulish" w:cs="Arial"/>
        <w:b/>
        <w:bCs/>
        <w:noProof/>
      </w:rPr>
      <w:drawing>
        <wp:anchor distT="0" distB="0" distL="114300" distR="114300" simplePos="0" relativeHeight="251658243" behindDoc="0" locked="0" layoutInCell="1" allowOverlap="1" wp14:anchorId="0739C085" wp14:editId="072D134B">
          <wp:simplePos x="0" y="0"/>
          <wp:positionH relativeFrom="column">
            <wp:posOffset>-351790</wp:posOffset>
          </wp:positionH>
          <wp:positionV relativeFrom="page">
            <wp:posOffset>365760</wp:posOffset>
          </wp:positionV>
          <wp:extent cx="1670050" cy="321945"/>
          <wp:effectExtent l="0" t="0" r="6350" b="1905"/>
          <wp:wrapNone/>
          <wp:docPr id="494852628" name="Picture 50">
            <a:extLst xmlns:a="http://schemas.openxmlformats.org/drawingml/2006/main">
              <a:ext uri="{FF2B5EF4-FFF2-40B4-BE49-F238E27FC236}">
                <a16:creationId xmlns:a16="http://schemas.microsoft.com/office/drawing/2014/main" id="{A68C24C2-D0C0-2E8D-7E73-C68329FE88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a:extLst>
                      <a:ext uri="{FF2B5EF4-FFF2-40B4-BE49-F238E27FC236}">
                        <a16:creationId xmlns:a16="http://schemas.microsoft.com/office/drawing/2014/main" id="{A68C24C2-D0C0-2E8D-7E73-C68329FE88C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70050" cy="321945"/>
                  </a:xfrm>
                  <a:prstGeom prst="rect">
                    <a:avLst/>
                  </a:prstGeom>
                </pic:spPr>
              </pic:pic>
            </a:graphicData>
          </a:graphic>
          <wp14:sizeRelH relativeFrom="margin">
            <wp14:pctWidth>0</wp14:pctWidth>
          </wp14:sizeRelH>
        </wp:anchor>
      </w:drawing>
    </w:r>
    <w:r w:rsidRPr="008020AB">
      <w:rPr>
        <w:rFonts w:ascii="Mulish" w:hAnsi="Mulish" w:cs="Arial"/>
        <w:b/>
        <w:bCs/>
      </w:rPr>
      <w:t>Internal Communications &amp; Engagement</w:t>
    </w:r>
  </w:p>
  <w:p w:rsidRPr="008020AB" w:rsidR="002B267C" w:rsidP="002B267C" w:rsidRDefault="009C4872" w14:paraId="4D457B4A" w14:textId="77777777">
    <w:pPr>
      <w:pStyle w:val="Header"/>
      <w:ind w:left="2160" w:firstLine="11"/>
      <w:rPr>
        <w:rFonts w:ascii="Mulish" w:hAnsi="Mulish" w:cs="Arial"/>
        <w:b/>
        <w:bCs/>
      </w:rPr>
    </w:pPr>
    <w:r>
      <w:rPr>
        <w:rFonts w:ascii="Mulish" w:hAnsi="Mulish"/>
        <w:b/>
        <w:bCs/>
        <w:i/>
        <w:iCs/>
        <w:noProof/>
        <w:color w:val="2463EB"/>
        <w:sz w:val="2"/>
        <w:szCs w:val="2"/>
      </w:rPr>
      <mc:AlternateContent>
        <mc:Choice Requires="wps">
          <w:drawing>
            <wp:anchor distT="0" distB="0" distL="114300" distR="114300" simplePos="0" relativeHeight="251658244" behindDoc="0" locked="0" layoutInCell="1" allowOverlap="1" wp14:anchorId="587852A0" wp14:editId="7D393159">
              <wp:simplePos x="0" y="0"/>
              <wp:positionH relativeFrom="column">
                <wp:posOffset>-351155</wp:posOffset>
              </wp:positionH>
              <wp:positionV relativeFrom="page">
                <wp:posOffset>897767</wp:posOffset>
              </wp:positionV>
              <wp:extent cx="6630035" cy="0"/>
              <wp:effectExtent l="0" t="0" r="0" b="0"/>
              <wp:wrapNone/>
              <wp:docPr id="1144342407" name="Straight Connector 1"/>
              <wp:cNvGraphicFramePr/>
              <a:graphic xmlns:a="http://schemas.openxmlformats.org/drawingml/2006/main">
                <a:graphicData uri="http://schemas.microsoft.com/office/word/2010/wordprocessingShape">
                  <wps:wsp>
                    <wps:cNvCnPr/>
                    <wps:spPr>
                      <a:xfrm>
                        <a:off x="0" y="0"/>
                        <a:ext cx="6630035" cy="0"/>
                      </a:xfrm>
                      <a:prstGeom prst="line">
                        <a:avLst/>
                      </a:prstGeom>
                      <a:ln w="12700">
                        <a:solidFill>
                          <a:srgbClr val="F59E0C"/>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w16cei="http://schemas.microsoft.com/office/word/2026/wordml/cei">
          <w:pict>
            <v:line id="Straight Connector 1"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spid="_x0000_s1026" strokecolor="#f59e0c" strokeweight="1pt" from="-27.65pt,70.7pt" to="494.4pt,70.7pt" w14:anchorId="6494807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">
              <v:stroke joinstyle="miter"/>
              <w10:wrap anchory="page"/>
            </v:line>
          </w:pict>
        </mc:Fallback>
      </mc:AlternateContent>
    </w:r>
    <w:r w:rsidR="002B267C">
      <w:rPr>
        <w:rFonts w:ascii="Mulish" w:hAnsi="Mulish"/>
        <w:b/>
        <w:bCs/>
        <w:i/>
        <w:iCs/>
        <w:color w:val="2463EB"/>
        <w:sz w:val="2"/>
        <w:szCs w:val="2"/>
      </w:rPr>
      <w:br/>
    </w:r>
    <w:r w:rsidR="002B267C">
      <w:rPr>
        <w:rFonts w:ascii="Mulish" w:hAnsi="Mulish"/>
        <w:b/>
        <w:bCs/>
        <w:i/>
        <w:iCs/>
        <w:color w:val="2463EB"/>
        <w:sz w:val="2"/>
        <w:szCs w:val="2"/>
      </w:rPr>
      <w:br/>
    </w:r>
    <w:r w:rsidR="002B267C">
      <w:rPr>
        <w:rFonts w:ascii="Mulish" w:hAnsi="Mulish"/>
        <w:b/>
        <w:bCs/>
        <w:i/>
        <w:iCs/>
        <w:color w:val="2463EB"/>
        <w:sz w:val="2"/>
        <w:szCs w:val="2"/>
      </w:rPr>
      <w:br/>
    </w:r>
    <w:r w:rsidRPr="00D13996" w:rsidR="002B267C">
      <w:rPr>
        <w:rFonts w:ascii="Mulish" w:hAnsi="Mulish"/>
        <w:b/>
        <w:bCs/>
        <w:i/>
        <w:iCs/>
        <w:color w:val="2463EB"/>
        <w:sz w:val="14"/>
        <w:szCs w:val="14"/>
      </w:rPr>
      <w:t>Powered by the passion that drives our purpose – helping pet parents get the care pets need for happy healthy lives.</w:t>
    </w:r>
    <w:r w:rsidR="00BF2082">
      <w:rPr>
        <w:rFonts w:ascii="Mulish" w:hAnsi="Mulish"/>
        <w:b/>
        <w:bCs/>
        <w:i/>
        <w:iCs/>
        <w:color w:val="2463EB"/>
        <w:sz w:val="14"/>
        <w:szCs w:val="14"/>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C29AF" w:rsidRDefault="004C29AF" w14:paraId="3965C39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95F45"/>
    <w:multiLevelType w:val="hybridMultilevel"/>
    <w:tmpl w:val="5DE20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506CC2"/>
    <w:multiLevelType w:val="hybridMultilevel"/>
    <w:tmpl w:val="569621D2"/>
    <w:lvl w:ilvl="0" w:tplc="08090003">
      <w:start w:val="1"/>
      <w:numFmt w:val="bullet"/>
      <w:lvlText w:val="o"/>
      <w:lvlJc w:val="left"/>
      <w:pPr>
        <w:ind w:left="2160" w:hanging="360"/>
      </w:pPr>
      <w:rPr>
        <w:rFonts w:hint="default" w:ascii="Courier New" w:hAnsi="Courier New" w:cs="Courier New"/>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 w15:restartNumberingAfterBreak="0">
    <w:nsid w:val="0AE77818"/>
    <w:multiLevelType w:val="multilevel"/>
    <w:tmpl w:val="E662F59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 w15:restartNumberingAfterBreak="0">
    <w:nsid w:val="0C6C3EE9"/>
    <w:multiLevelType w:val="multilevel"/>
    <w:tmpl w:val="616E0D9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 w15:restartNumberingAfterBreak="0">
    <w:nsid w:val="0CD20423"/>
    <w:multiLevelType w:val="multilevel"/>
    <w:tmpl w:val="B7DE5F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23336D"/>
    <w:multiLevelType w:val="multilevel"/>
    <w:tmpl w:val="1C02D9CC"/>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6" w15:restartNumberingAfterBreak="0">
    <w:nsid w:val="11FB04EB"/>
    <w:multiLevelType w:val="hybridMultilevel"/>
    <w:tmpl w:val="9E665BAC"/>
    <w:lvl w:ilvl="0" w:tplc="48F0AD36">
      <w:start w:val="2"/>
      <w:numFmt w:val="bullet"/>
      <w:lvlText w:val="-"/>
      <w:lvlJc w:val="left"/>
      <w:pPr>
        <w:ind w:left="720" w:hanging="360"/>
      </w:pPr>
      <w:rPr>
        <w:rFonts w:hint="default" w:ascii="Mulish" w:hAnsi="Mulish"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DB278B2"/>
    <w:multiLevelType w:val="multilevel"/>
    <w:tmpl w:val="4E129268"/>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284B0DD7"/>
    <w:multiLevelType w:val="hybridMultilevel"/>
    <w:tmpl w:val="7CC8984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D0171A"/>
    <w:multiLevelType w:val="hybridMultilevel"/>
    <w:tmpl w:val="626AD2B8"/>
    <w:lvl w:ilvl="0" w:tplc="48F0AD36">
      <w:start w:val="2"/>
      <w:numFmt w:val="bullet"/>
      <w:lvlText w:val="-"/>
      <w:lvlJc w:val="left"/>
      <w:pPr>
        <w:ind w:left="720" w:hanging="360"/>
      </w:pPr>
      <w:rPr>
        <w:rFonts w:hint="default" w:ascii="Mulish" w:hAnsi="Mulish"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F644325"/>
    <w:multiLevelType w:val="hybridMultilevel"/>
    <w:tmpl w:val="2604DD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B4B73B7"/>
    <w:multiLevelType w:val="hybridMultilevel"/>
    <w:tmpl w:val="E848D8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08021EB"/>
    <w:multiLevelType w:val="multilevel"/>
    <w:tmpl w:val="B7DE5F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A1F5609"/>
    <w:multiLevelType w:val="multilevel"/>
    <w:tmpl w:val="98C41CCC"/>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4" w15:restartNumberingAfterBreak="0">
    <w:nsid w:val="4E172105"/>
    <w:multiLevelType w:val="multilevel"/>
    <w:tmpl w:val="E0D871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07270DF"/>
    <w:multiLevelType w:val="multilevel"/>
    <w:tmpl w:val="B3FC40E2"/>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6" w15:restartNumberingAfterBreak="0">
    <w:nsid w:val="54D07596"/>
    <w:multiLevelType w:val="multilevel"/>
    <w:tmpl w:val="B7DE5F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93934C4"/>
    <w:multiLevelType w:val="hybridMultilevel"/>
    <w:tmpl w:val="52D4FBD6"/>
    <w:lvl w:ilvl="0" w:tplc="D3445C32">
      <w:numFmt w:val="bullet"/>
      <w:lvlText w:val="-"/>
      <w:lvlJc w:val="left"/>
      <w:pPr>
        <w:ind w:left="720" w:hanging="360"/>
      </w:pPr>
      <w:rPr>
        <w:rFonts w:hint="default" w:ascii="Mulish" w:hAnsi="Mulish"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59AA0996"/>
    <w:multiLevelType w:val="multilevel"/>
    <w:tmpl w:val="05D04B98"/>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9" w15:restartNumberingAfterBreak="0">
    <w:nsid w:val="5AD67D32"/>
    <w:multiLevelType w:val="hybridMultilevel"/>
    <w:tmpl w:val="618828A8"/>
    <w:lvl w:ilvl="0" w:tplc="D3445C32">
      <w:numFmt w:val="bullet"/>
      <w:lvlText w:val="-"/>
      <w:lvlJc w:val="left"/>
      <w:pPr>
        <w:ind w:left="720" w:hanging="360"/>
      </w:pPr>
      <w:rPr>
        <w:rFonts w:hint="default" w:ascii="Mulish" w:hAnsi="Mulish" w:eastAsia="Times New Roman" w:cs="Times New Roman"/>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6D9544A5"/>
    <w:multiLevelType w:val="multilevel"/>
    <w:tmpl w:val="5B96217A"/>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1" w15:restartNumberingAfterBreak="0">
    <w:nsid w:val="7B0A7240"/>
    <w:multiLevelType w:val="hybridMultilevel"/>
    <w:tmpl w:val="5B5C463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7EDE504B"/>
    <w:multiLevelType w:val="multilevel"/>
    <w:tmpl w:val="185A873A"/>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num w:numId="1" w16cid:durableId="1397364198">
    <w:abstractNumId w:val="11"/>
  </w:num>
  <w:num w:numId="2" w16cid:durableId="1718700294">
    <w:abstractNumId w:val="10"/>
  </w:num>
  <w:num w:numId="3" w16cid:durableId="1388721145">
    <w:abstractNumId w:val="14"/>
  </w:num>
  <w:num w:numId="4" w16cid:durableId="1588028650">
    <w:abstractNumId w:val="8"/>
  </w:num>
  <w:num w:numId="5" w16cid:durableId="1173112001">
    <w:abstractNumId w:val="17"/>
  </w:num>
  <w:num w:numId="6" w16cid:durableId="127288405">
    <w:abstractNumId w:val="0"/>
  </w:num>
  <w:num w:numId="7" w16cid:durableId="326057072">
    <w:abstractNumId w:val="19"/>
  </w:num>
  <w:num w:numId="8" w16cid:durableId="232815825">
    <w:abstractNumId w:val="9"/>
  </w:num>
  <w:num w:numId="9" w16cid:durableId="72246449">
    <w:abstractNumId w:val="5"/>
  </w:num>
  <w:num w:numId="10" w16cid:durableId="535393072">
    <w:abstractNumId w:val="7"/>
  </w:num>
  <w:num w:numId="11" w16cid:durableId="806817010">
    <w:abstractNumId w:val="18"/>
  </w:num>
  <w:num w:numId="12" w16cid:durableId="1326201280">
    <w:abstractNumId w:val="15"/>
  </w:num>
  <w:num w:numId="13" w16cid:durableId="614678678">
    <w:abstractNumId w:val="13"/>
  </w:num>
  <w:num w:numId="14" w16cid:durableId="1234199231">
    <w:abstractNumId w:val="20"/>
  </w:num>
  <w:num w:numId="15" w16cid:durableId="821191967">
    <w:abstractNumId w:val="22"/>
  </w:num>
  <w:num w:numId="16" w16cid:durableId="833379125">
    <w:abstractNumId w:val="3"/>
  </w:num>
  <w:num w:numId="17" w16cid:durableId="2098867924">
    <w:abstractNumId w:val="2"/>
  </w:num>
  <w:num w:numId="18" w16cid:durableId="220216807">
    <w:abstractNumId w:val="6"/>
  </w:num>
  <w:num w:numId="19" w16cid:durableId="1439251496">
    <w:abstractNumId w:val="4"/>
  </w:num>
  <w:num w:numId="20" w16cid:durableId="1711491815">
    <w:abstractNumId w:val="16"/>
  </w:num>
  <w:num w:numId="21" w16cid:durableId="60687121">
    <w:abstractNumId w:val="12"/>
  </w:num>
  <w:num w:numId="22" w16cid:durableId="1455372117">
    <w:abstractNumId w:val="21"/>
  </w:num>
  <w:num w:numId="23" w16cid:durableId="1978874119">
    <w:abstractNumId w:val="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om Wilson">
    <w15:presenceInfo w15:providerId="AD" w15:userId="S::tom@cynozure.com::6b687c66-7dd1-4092-9d22-a3da4be1b02e"/>
  </w15:person>
  <w15:person w15:author="Roisin Bowen">
    <w15:presenceInfo w15:providerId="AD" w15:userId="S::roisin.bowen_animalfriends.co.uk#ext#@netorgft1161005.onmicrosoft.com::e4e9360f-f1dd-484d-bd38-cda039c88a5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attachedTemplate r:id="rId1"/>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AEE"/>
    <w:rsid w:val="00000A4E"/>
    <w:rsid w:val="00001CE1"/>
    <w:rsid w:val="00003330"/>
    <w:rsid w:val="0000540D"/>
    <w:rsid w:val="00006F39"/>
    <w:rsid w:val="0000722E"/>
    <w:rsid w:val="000072C2"/>
    <w:rsid w:val="00010F3A"/>
    <w:rsid w:val="000143D2"/>
    <w:rsid w:val="00020A78"/>
    <w:rsid w:val="00022C07"/>
    <w:rsid w:val="00023364"/>
    <w:rsid w:val="000238A1"/>
    <w:rsid w:val="00025160"/>
    <w:rsid w:val="00034B17"/>
    <w:rsid w:val="00043F09"/>
    <w:rsid w:val="000449FF"/>
    <w:rsid w:val="000518BC"/>
    <w:rsid w:val="00055C1E"/>
    <w:rsid w:val="00057084"/>
    <w:rsid w:val="0006051F"/>
    <w:rsid w:val="000620F8"/>
    <w:rsid w:val="00062559"/>
    <w:rsid w:val="00062AE8"/>
    <w:rsid w:val="0006474C"/>
    <w:rsid w:val="000649DB"/>
    <w:rsid w:val="00070826"/>
    <w:rsid w:val="0007515E"/>
    <w:rsid w:val="0007727B"/>
    <w:rsid w:val="000846B4"/>
    <w:rsid w:val="00087AB1"/>
    <w:rsid w:val="0009026C"/>
    <w:rsid w:val="00090C00"/>
    <w:rsid w:val="00092971"/>
    <w:rsid w:val="0009566F"/>
    <w:rsid w:val="00097884"/>
    <w:rsid w:val="000A1026"/>
    <w:rsid w:val="000A2DBB"/>
    <w:rsid w:val="000A3636"/>
    <w:rsid w:val="000A3C48"/>
    <w:rsid w:val="000A4F71"/>
    <w:rsid w:val="000A7EB9"/>
    <w:rsid w:val="000B017E"/>
    <w:rsid w:val="000B0301"/>
    <w:rsid w:val="000B1EC8"/>
    <w:rsid w:val="000B29E2"/>
    <w:rsid w:val="000B33F6"/>
    <w:rsid w:val="000B59F3"/>
    <w:rsid w:val="000C407E"/>
    <w:rsid w:val="000C68BC"/>
    <w:rsid w:val="000D18A0"/>
    <w:rsid w:val="000D3841"/>
    <w:rsid w:val="000D41A8"/>
    <w:rsid w:val="000D4429"/>
    <w:rsid w:val="000D4BA0"/>
    <w:rsid w:val="000E1F07"/>
    <w:rsid w:val="000E28C5"/>
    <w:rsid w:val="000E311F"/>
    <w:rsid w:val="000E4FB1"/>
    <w:rsid w:val="000E545F"/>
    <w:rsid w:val="000E5919"/>
    <w:rsid w:val="000E74A7"/>
    <w:rsid w:val="000F1D80"/>
    <w:rsid w:val="000F32A9"/>
    <w:rsid w:val="000F3DDD"/>
    <w:rsid w:val="000F4893"/>
    <w:rsid w:val="0010259E"/>
    <w:rsid w:val="00106533"/>
    <w:rsid w:val="001102F2"/>
    <w:rsid w:val="00110FCD"/>
    <w:rsid w:val="00113F48"/>
    <w:rsid w:val="001143B9"/>
    <w:rsid w:val="001157F0"/>
    <w:rsid w:val="00115DB7"/>
    <w:rsid w:val="001160E4"/>
    <w:rsid w:val="00116335"/>
    <w:rsid w:val="00125390"/>
    <w:rsid w:val="00126EC5"/>
    <w:rsid w:val="00131875"/>
    <w:rsid w:val="00133705"/>
    <w:rsid w:val="0013517B"/>
    <w:rsid w:val="00143568"/>
    <w:rsid w:val="00143890"/>
    <w:rsid w:val="00143B90"/>
    <w:rsid w:val="001445DC"/>
    <w:rsid w:val="0014757D"/>
    <w:rsid w:val="00150057"/>
    <w:rsid w:val="001606C4"/>
    <w:rsid w:val="00160AFB"/>
    <w:rsid w:val="00162ABA"/>
    <w:rsid w:val="00165866"/>
    <w:rsid w:val="0016714D"/>
    <w:rsid w:val="0016763C"/>
    <w:rsid w:val="00170E75"/>
    <w:rsid w:val="001715D2"/>
    <w:rsid w:val="00174071"/>
    <w:rsid w:val="00175026"/>
    <w:rsid w:val="00175FF4"/>
    <w:rsid w:val="001765FD"/>
    <w:rsid w:val="00176F64"/>
    <w:rsid w:val="00177008"/>
    <w:rsid w:val="0018021E"/>
    <w:rsid w:val="00180773"/>
    <w:rsid w:val="00181A12"/>
    <w:rsid w:val="00181B7A"/>
    <w:rsid w:val="00183275"/>
    <w:rsid w:val="001854BE"/>
    <w:rsid w:val="00186AA9"/>
    <w:rsid w:val="001912AD"/>
    <w:rsid w:val="001921F1"/>
    <w:rsid w:val="0019553B"/>
    <w:rsid w:val="001A04FC"/>
    <w:rsid w:val="001A4F38"/>
    <w:rsid w:val="001A6ADB"/>
    <w:rsid w:val="001B1E81"/>
    <w:rsid w:val="001B2699"/>
    <w:rsid w:val="001B2AA3"/>
    <w:rsid w:val="001B2CE3"/>
    <w:rsid w:val="001B2DB5"/>
    <w:rsid w:val="001B31D5"/>
    <w:rsid w:val="001B3A04"/>
    <w:rsid w:val="001B56E1"/>
    <w:rsid w:val="001B5A5E"/>
    <w:rsid w:val="001C2D05"/>
    <w:rsid w:val="001C46F1"/>
    <w:rsid w:val="001C7AF3"/>
    <w:rsid w:val="001D1965"/>
    <w:rsid w:val="001D2AF7"/>
    <w:rsid w:val="001D3F19"/>
    <w:rsid w:val="001D51E4"/>
    <w:rsid w:val="001D69B1"/>
    <w:rsid w:val="001D724E"/>
    <w:rsid w:val="001E0DAD"/>
    <w:rsid w:val="001E0E26"/>
    <w:rsid w:val="001E309D"/>
    <w:rsid w:val="001E683A"/>
    <w:rsid w:val="001E7BF0"/>
    <w:rsid w:val="001F2878"/>
    <w:rsid w:val="001F3113"/>
    <w:rsid w:val="001F379D"/>
    <w:rsid w:val="002034BA"/>
    <w:rsid w:val="00203604"/>
    <w:rsid w:val="00203D8E"/>
    <w:rsid w:val="002047DB"/>
    <w:rsid w:val="00207D56"/>
    <w:rsid w:val="00210D21"/>
    <w:rsid w:val="00210D4C"/>
    <w:rsid w:val="002115D4"/>
    <w:rsid w:val="0021225D"/>
    <w:rsid w:val="00212B87"/>
    <w:rsid w:val="00214CE0"/>
    <w:rsid w:val="00217111"/>
    <w:rsid w:val="002174A6"/>
    <w:rsid w:val="00217E0D"/>
    <w:rsid w:val="00220893"/>
    <w:rsid w:val="00221611"/>
    <w:rsid w:val="00227439"/>
    <w:rsid w:val="002307C7"/>
    <w:rsid w:val="00230C3F"/>
    <w:rsid w:val="002324EA"/>
    <w:rsid w:val="00232983"/>
    <w:rsid w:val="00234953"/>
    <w:rsid w:val="00234FED"/>
    <w:rsid w:val="002357AE"/>
    <w:rsid w:val="00240397"/>
    <w:rsid w:val="002406D2"/>
    <w:rsid w:val="00245040"/>
    <w:rsid w:val="00245280"/>
    <w:rsid w:val="00247F9E"/>
    <w:rsid w:val="0025017C"/>
    <w:rsid w:val="0025086D"/>
    <w:rsid w:val="00255ED1"/>
    <w:rsid w:val="00256D7F"/>
    <w:rsid w:val="00257263"/>
    <w:rsid w:val="002637C7"/>
    <w:rsid w:val="00271087"/>
    <w:rsid w:val="0027197B"/>
    <w:rsid w:val="00273404"/>
    <w:rsid w:val="00273A8C"/>
    <w:rsid w:val="00273AC0"/>
    <w:rsid w:val="00276A61"/>
    <w:rsid w:val="00276EE3"/>
    <w:rsid w:val="00280FCB"/>
    <w:rsid w:val="0028426B"/>
    <w:rsid w:val="00285022"/>
    <w:rsid w:val="0028712D"/>
    <w:rsid w:val="00291238"/>
    <w:rsid w:val="0029266A"/>
    <w:rsid w:val="002956D3"/>
    <w:rsid w:val="00296202"/>
    <w:rsid w:val="002A112A"/>
    <w:rsid w:val="002A2EE4"/>
    <w:rsid w:val="002A305E"/>
    <w:rsid w:val="002A4DE4"/>
    <w:rsid w:val="002A74C8"/>
    <w:rsid w:val="002B267C"/>
    <w:rsid w:val="002B2833"/>
    <w:rsid w:val="002B554E"/>
    <w:rsid w:val="002B56D0"/>
    <w:rsid w:val="002B5DAA"/>
    <w:rsid w:val="002B61D6"/>
    <w:rsid w:val="002B7AB2"/>
    <w:rsid w:val="002C00B5"/>
    <w:rsid w:val="002C19F6"/>
    <w:rsid w:val="002C2DAD"/>
    <w:rsid w:val="002C4084"/>
    <w:rsid w:val="002C4130"/>
    <w:rsid w:val="002C41C1"/>
    <w:rsid w:val="002C45D1"/>
    <w:rsid w:val="002C5784"/>
    <w:rsid w:val="002C5A8D"/>
    <w:rsid w:val="002C66C1"/>
    <w:rsid w:val="002D2C9E"/>
    <w:rsid w:val="002D3C40"/>
    <w:rsid w:val="002D4F0A"/>
    <w:rsid w:val="002D63ED"/>
    <w:rsid w:val="002D6457"/>
    <w:rsid w:val="002E1E40"/>
    <w:rsid w:val="002E225E"/>
    <w:rsid w:val="002E3C0B"/>
    <w:rsid w:val="002E5133"/>
    <w:rsid w:val="002E7506"/>
    <w:rsid w:val="002F175B"/>
    <w:rsid w:val="002F18BA"/>
    <w:rsid w:val="002F30A8"/>
    <w:rsid w:val="002F30FA"/>
    <w:rsid w:val="002F4895"/>
    <w:rsid w:val="002F77B6"/>
    <w:rsid w:val="002F7EF8"/>
    <w:rsid w:val="00300183"/>
    <w:rsid w:val="003012CE"/>
    <w:rsid w:val="00301C57"/>
    <w:rsid w:val="00303AEE"/>
    <w:rsid w:val="0030543F"/>
    <w:rsid w:val="00310E45"/>
    <w:rsid w:val="00313C06"/>
    <w:rsid w:val="00314EBD"/>
    <w:rsid w:val="003159D0"/>
    <w:rsid w:val="00316529"/>
    <w:rsid w:val="0031687F"/>
    <w:rsid w:val="00320100"/>
    <w:rsid w:val="00321EBC"/>
    <w:rsid w:val="003223C3"/>
    <w:rsid w:val="00324F8D"/>
    <w:rsid w:val="003268A3"/>
    <w:rsid w:val="0033098A"/>
    <w:rsid w:val="0033185F"/>
    <w:rsid w:val="003367B7"/>
    <w:rsid w:val="00340A3C"/>
    <w:rsid w:val="00342BA0"/>
    <w:rsid w:val="00343394"/>
    <w:rsid w:val="0034633E"/>
    <w:rsid w:val="00346B99"/>
    <w:rsid w:val="0034744C"/>
    <w:rsid w:val="0035294B"/>
    <w:rsid w:val="003552B8"/>
    <w:rsid w:val="0036435A"/>
    <w:rsid w:val="003650AC"/>
    <w:rsid w:val="00365995"/>
    <w:rsid w:val="003662E4"/>
    <w:rsid w:val="00373796"/>
    <w:rsid w:val="00376641"/>
    <w:rsid w:val="00377CCE"/>
    <w:rsid w:val="0038197C"/>
    <w:rsid w:val="003856B8"/>
    <w:rsid w:val="003907CD"/>
    <w:rsid w:val="00391A93"/>
    <w:rsid w:val="00393E73"/>
    <w:rsid w:val="003957FF"/>
    <w:rsid w:val="00395C31"/>
    <w:rsid w:val="00396307"/>
    <w:rsid w:val="00397AE7"/>
    <w:rsid w:val="003A0CA0"/>
    <w:rsid w:val="003A112F"/>
    <w:rsid w:val="003A27E1"/>
    <w:rsid w:val="003A53AB"/>
    <w:rsid w:val="003B0224"/>
    <w:rsid w:val="003B1D9A"/>
    <w:rsid w:val="003B22D1"/>
    <w:rsid w:val="003B384E"/>
    <w:rsid w:val="003B3DF8"/>
    <w:rsid w:val="003B6833"/>
    <w:rsid w:val="003C643D"/>
    <w:rsid w:val="003C7B5D"/>
    <w:rsid w:val="003D4108"/>
    <w:rsid w:val="003D4767"/>
    <w:rsid w:val="003D5491"/>
    <w:rsid w:val="003D779D"/>
    <w:rsid w:val="003E712B"/>
    <w:rsid w:val="003E78B8"/>
    <w:rsid w:val="003F1B8C"/>
    <w:rsid w:val="003F2135"/>
    <w:rsid w:val="003F28C2"/>
    <w:rsid w:val="00400B2C"/>
    <w:rsid w:val="004041DA"/>
    <w:rsid w:val="0040452B"/>
    <w:rsid w:val="00412831"/>
    <w:rsid w:val="00412871"/>
    <w:rsid w:val="004215B3"/>
    <w:rsid w:val="0042395C"/>
    <w:rsid w:val="00424426"/>
    <w:rsid w:val="0042548B"/>
    <w:rsid w:val="00426D64"/>
    <w:rsid w:val="004304F0"/>
    <w:rsid w:val="004307EE"/>
    <w:rsid w:val="00433561"/>
    <w:rsid w:val="00435D0E"/>
    <w:rsid w:val="00441C9A"/>
    <w:rsid w:val="00445D13"/>
    <w:rsid w:val="0044602C"/>
    <w:rsid w:val="0044611A"/>
    <w:rsid w:val="00450D4F"/>
    <w:rsid w:val="00450F5A"/>
    <w:rsid w:val="0045138D"/>
    <w:rsid w:val="00454315"/>
    <w:rsid w:val="004557BA"/>
    <w:rsid w:val="00462A6F"/>
    <w:rsid w:val="0046304E"/>
    <w:rsid w:val="004648B1"/>
    <w:rsid w:val="00464A05"/>
    <w:rsid w:val="00465307"/>
    <w:rsid w:val="00471E65"/>
    <w:rsid w:val="0047373C"/>
    <w:rsid w:val="004741B8"/>
    <w:rsid w:val="0047516A"/>
    <w:rsid w:val="00477F5F"/>
    <w:rsid w:val="004847D9"/>
    <w:rsid w:val="00491BFE"/>
    <w:rsid w:val="00493C01"/>
    <w:rsid w:val="00494DB4"/>
    <w:rsid w:val="004973F1"/>
    <w:rsid w:val="004A769B"/>
    <w:rsid w:val="004B0D33"/>
    <w:rsid w:val="004B3D93"/>
    <w:rsid w:val="004C0807"/>
    <w:rsid w:val="004C29AF"/>
    <w:rsid w:val="004C3E4B"/>
    <w:rsid w:val="004C4C32"/>
    <w:rsid w:val="004D3443"/>
    <w:rsid w:val="004D6099"/>
    <w:rsid w:val="004D7E58"/>
    <w:rsid w:val="004E0649"/>
    <w:rsid w:val="004E40C7"/>
    <w:rsid w:val="004E67F6"/>
    <w:rsid w:val="004E76E6"/>
    <w:rsid w:val="004F09D1"/>
    <w:rsid w:val="004F234F"/>
    <w:rsid w:val="004F2703"/>
    <w:rsid w:val="004F40F5"/>
    <w:rsid w:val="004F54BB"/>
    <w:rsid w:val="004F69E5"/>
    <w:rsid w:val="004F6A23"/>
    <w:rsid w:val="004F6CBE"/>
    <w:rsid w:val="005000B6"/>
    <w:rsid w:val="005006D2"/>
    <w:rsid w:val="005013F7"/>
    <w:rsid w:val="005052B0"/>
    <w:rsid w:val="0050742C"/>
    <w:rsid w:val="00511594"/>
    <w:rsid w:val="00511B46"/>
    <w:rsid w:val="005125FD"/>
    <w:rsid w:val="005127C7"/>
    <w:rsid w:val="00513F28"/>
    <w:rsid w:val="00514D94"/>
    <w:rsid w:val="00515131"/>
    <w:rsid w:val="00516B30"/>
    <w:rsid w:val="00517EFD"/>
    <w:rsid w:val="00517FFD"/>
    <w:rsid w:val="00524F9D"/>
    <w:rsid w:val="005253EA"/>
    <w:rsid w:val="005267A5"/>
    <w:rsid w:val="00526C12"/>
    <w:rsid w:val="00530E1F"/>
    <w:rsid w:val="0053292A"/>
    <w:rsid w:val="005350BF"/>
    <w:rsid w:val="005369EB"/>
    <w:rsid w:val="00537746"/>
    <w:rsid w:val="0054085B"/>
    <w:rsid w:val="00540EC3"/>
    <w:rsid w:val="00541EC2"/>
    <w:rsid w:val="00544CFD"/>
    <w:rsid w:val="00546039"/>
    <w:rsid w:val="00546061"/>
    <w:rsid w:val="00554531"/>
    <w:rsid w:val="005552B6"/>
    <w:rsid w:val="005554AC"/>
    <w:rsid w:val="005566A3"/>
    <w:rsid w:val="005570E3"/>
    <w:rsid w:val="00560784"/>
    <w:rsid w:val="0056274A"/>
    <w:rsid w:val="00563966"/>
    <w:rsid w:val="00563E26"/>
    <w:rsid w:val="00564A70"/>
    <w:rsid w:val="005660EE"/>
    <w:rsid w:val="00566655"/>
    <w:rsid w:val="0056702C"/>
    <w:rsid w:val="00571087"/>
    <w:rsid w:val="00572F6A"/>
    <w:rsid w:val="00574AE8"/>
    <w:rsid w:val="00576C21"/>
    <w:rsid w:val="00580B86"/>
    <w:rsid w:val="00582A28"/>
    <w:rsid w:val="0058667F"/>
    <w:rsid w:val="00597FBA"/>
    <w:rsid w:val="005A1A3D"/>
    <w:rsid w:val="005A52B1"/>
    <w:rsid w:val="005B37BD"/>
    <w:rsid w:val="005B41E3"/>
    <w:rsid w:val="005C0830"/>
    <w:rsid w:val="005C35F2"/>
    <w:rsid w:val="005C5D38"/>
    <w:rsid w:val="005D1D04"/>
    <w:rsid w:val="005D2E4A"/>
    <w:rsid w:val="005D33E1"/>
    <w:rsid w:val="005D4532"/>
    <w:rsid w:val="005D7F3D"/>
    <w:rsid w:val="005E094A"/>
    <w:rsid w:val="005E2C89"/>
    <w:rsid w:val="005E2D1F"/>
    <w:rsid w:val="005E33B9"/>
    <w:rsid w:val="005E567F"/>
    <w:rsid w:val="005E7686"/>
    <w:rsid w:val="005E7D6A"/>
    <w:rsid w:val="006017E5"/>
    <w:rsid w:val="00602A26"/>
    <w:rsid w:val="00604370"/>
    <w:rsid w:val="00604BCE"/>
    <w:rsid w:val="006075D2"/>
    <w:rsid w:val="00612D27"/>
    <w:rsid w:val="00614A51"/>
    <w:rsid w:val="00614FC0"/>
    <w:rsid w:val="0061534B"/>
    <w:rsid w:val="0061626B"/>
    <w:rsid w:val="00616ED7"/>
    <w:rsid w:val="00622D80"/>
    <w:rsid w:val="0062559B"/>
    <w:rsid w:val="0062607D"/>
    <w:rsid w:val="006269E1"/>
    <w:rsid w:val="00630ED6"/>
    <w:rsid w:val="00634946"/>
    <w:rsid w:val="006350A5"/>
    <w:rsid w:val="006355FB"/>
    <w:rsid w:val="00636033"/>
    <w:rsid w:val="00636084"/>
    <w:rsid w:val="00636B5D"/>
    <w:rsid w:val="0063785A"/>
    <w:rsid w:val="00655558"/>
    <w:rsid w:val="00655E4D"/>
    <w:rsid w:val="00657097"/>
    <w:rsid w:val="00660D31"/>
    <w:rsid w:val="006617E4"/>
    <w:rsid w:val="00662F6E"/>
    <w:rsid w:val="006650CA"/>
    <w:rsid w:val="00667AD3"/>
    <w:rsid w:val="0067364F"/>
    <w:rsid w:val="00675EFF"/>
    <w:rsid w:val="006772A9"/>
    <w:rsid w:val="006779D4"/>
    <w:rsid w:val="00680459"/>
    <w:rsid w:val="00686F79"/>
    <w:rsid w:val="0069024A"/>
    <w:rsid w:val="0069045F"/>
    <w:rsid w:val="0069067E"/>
    <w:rsid w:val="00690C76"/>
    <w:rsid w:val="00691671"/>
    <w:rsid w:val="00692638"/>
    <w:rsid w:val="00693A9F"/>
    <w:rsid w:val="00693CD7"/>
    <w:rsid w:val="006941C7"/>
    <w:rsid w:val="0069522E"/>
    <w:rsid w:val="00696F5C"/>
    <w:rsid w:val="006A73E8"/>
    <w:rsid w:val="006B6B39"/>
    <w:rsid w:val="006B7D4D"/>
    <w:rsid w:val="006C1762"/>
    <w:rsid w:val="006C1CAC"/>
    <w:rsid w:val="006C29AA"/>
    <w:rsid w:val="006C2A24"/>
    <w:rsid w:val="006C4DC9"/>
    <w:rsid w:val="006C6F34"/>
    <w:rsid w:val="006D3641"/>
    <w:rsid w:val="006D5F32"/>
    <w:rsid w:val="006E1A40"/>
    <w:rsid w:val="006E1C0C"/>
    <w:rsid w:val="006E256B"/>
    <w:rsid w:val="006E3B4C"/>
    <w:rsid w:val="006E54EB"/>
    <w:rsid w:val="006E6B29"/>
    <w:rsid w:val="006E7FEE"/>
    <w:rsid w:val="006F45D7"/>
    <w:rsid w:val="006F5953"/>
    <w:rsid w:val="006F5B53"/>
    <w:rsid w:val="006F7DA3"/>
    <w:rsid w:val="00704C97"/>
    <w:rsid w:val="0070610C"/>
    <w:rsid w:val="00707367"/>
    <w:rsid w:val="007100EB"/>
    <w:rsid w:val="007126DF"/>
    <w:rsid w:val="007129EF"/>
    <w:rsid w:val="00715509"/>
    <w:rsid w:val="007167E0"/>
    <w:rsid w:val="0072365B"/>
    <w:rsid w:val="00726514"/>
    <w:rsid w:val="007274F7"/>
    <w:rsid w:val="00730F01"/>
    <w:rsid w:val="007323AF"/>
    <w:rsid w:val="00736B95"/>
    <w:rsid w:val="00741764"/>
    <w:rsid w:val="0074333C"/>
    <w:rsid w:val="00743AF4"/>
    <w:rsid w:val="00743BD0"/>
    <w:rsid w:val="00746BAF"/>
    <w:rsid w:val="00751A09"/>
    <w:rsid w:val="00751A9A"/>
    <w:rsid w:val="00751CF3"/>
    <w:rsid w:val="00753BAB"/>
    <w:rsid w:val="00754F46"/>
    <w:rsid w:val="00760161"/>
    <w:rsid w:val="00761B63"/>
    <w:rsid w:val="007636DC"/>
    <w:rsid w:val="00765FAE"/>
    <w:rsid w:val="00770126"/>
    <w:rsid w:val="00771360"/>
    <w:rsid w:val="007744B5"/>
    <w:rsid w:val="007761BA"/>
    <w:rsid w:val="00781234"/>
    <w:rsid w:val="00785F14"/>
    <w:rsid w:val="00787AFD"/>
    <w:rsid w:val="00795DB2"/>
    <w:rsid w:val="0079762D"/>
    <w:rsid w:val="007A3E2D"/>
    <w:rsid w:val="007A666F"/>
    <w:rsid w:val="007B0172"/>
    <w:rsid w:val="007B0A47"/>
    <w:rsid w:val="007B1D29"/>
    <w:rsid w:val="007B3568"/>
    <w:rsid w:val="007B3793"/>
    <w:rsid w:val="007C00C5"/>
    <w:rsid w:val="007C604B"/>
    <w:rsid w:val="007C6068"/>
    <w:rsid w:val="007D009E"/>
    <w:rsid w:val="007D2427"/>
    <w:rsid w:val="007D4692"/>
    <w:rsid w:val="007D6ADF"/>
    <w:rsid w:val="007E05BE"/>
    <w:rsid w:val="007E1B65"/>
    <w:rsid w:val="007E331F"/>
    <w:rsid w:val="007E41B9"/>
    <w:rsid w:val="007E6698"/>
    <w:rsid w:val="007F18D8"/>
    <w:rsid w:val="007F5C7D"/>
    <w:rsid w:val="007F5ECA"/>
    <w:rsid w:val="007F7883"/>
    <w:rsid w:val="007F7DBC"/>
    <w:rsid w:val="00800F51"/>
    <w:rsid w:val="008020AB"/>
    <w:rsid w:val="00806EEA"/>
    <w:rsid w:val="00812759"/>
    <w:rsid w:val="00812962"/>
    <w:rsid w:val="0081455D"/>
    <w:rsid w:val="008161B5"/>
    <w:rsid w:val="00817DD0"/>
    <w:rsid w:val="008230D2"/>
    <w:rsid w:val="00826520"/>
    <w:rsid w:val="00832A18"/>
    <w:rsid w:val="00833ECC"/>
    <w:rsid w:val="008369C6"/>
    <w:rsid w:val="00841222"/>
    <w:rsid w:val="00841D7B"/>
    <w:rsid w:val="00842DFD"/>
    <w:rsid w:val="00844560"/>
    <w:rsid w:val="00854BD2"/>
    <w:rsid w:val="008554BD"/>
    <w:rsid w:val="00857DC0"/>
    <w:rsid w:val="00860911"/>
    <w:rsid w:val="00860A9B"/>
    <w:rsid w:val="00864648"/>
    <w:rsid w:val="0087336B"/>
    <w:rsid w:val="0087492D"/>
    <w:rsid w:val="008759F0"/>
    <w:rsid w:val="00875CCD"/>
    <w:rsid w:val="00877AC8"/>
    <w:rsid w:val="0088075E"/>
    <w:rsid w:val="008810BD"/>
    <w:rsid w:val="00881875"/>
    <w:rsid w:val="00882811"/>
    <w:rsid w:val="008867EE"/>
    <w:rsid w:val="00886DD0"/>
    <w:rsid w:val="00894032"/>
    <w:rsid w:val="008942EF"/>
    <w:rsid w:val="00896F1F"/>
    <w:rsid w:val="008A10BA"/>
    <w:rsid w:val="008A25FF"/>
    <w:rsid w:val="008A58C7"/>
    <w:rsid w:val="008A6093"/>
    <w:rsid w:val="008B0876"/>
    <w:rsid w:val="008B112B"/>
    <w:rsid w:val="008B2EFB"/>
    <w:rsid w:val="008B3388"/>
    <w:rsid w:val="008B48C9"/>
    <w:rsid w:val="008B556A"/>
    <w:rsid w:val="008B59F5"/>
    <w:rsid w:val="008B5A62"/>
    <w:rsid w:val="008B5C36"/>
    <w:rsid w:val="008B7A9B"/>
    <w:rsid w:val="008C07C8"/>
    <w:rsid w:val="008C7D2A"/>
    <w:rsid w:val="008D0F9B"/>
    <w:rsid w:val="008D36D3"/>
    <w:rsid w:val="008D3D78"/>
    <w:rsid w:val="008D3EE7"/>
    <w:rsid w:val="008D6C4B"/>
    <w:rsid w:val="008E2480"/>
    <w:rsid w:val="008E72D9"/>
    <w:rsid w:val="008F0913"/>
    <w:rsid w:val="008F1CD0"/>
    <w:rsid w:val="008F23ED"/>
    <w:rsid w:val="008F767E"/>
    <w:rsid w:val="00902442"/>
    <w:rsid w:val="00902FE0"/>
    <w:rsid w:val="00903909"/>
    <w:rsid w:val="00905827"/>
    <w:rsid w:val="00910074"/>
    <w:rsid w:val="0091203C"/>
    <w:rsid w:val="00913383"/>
    <w:rsid w:val="009147B8"/>
    <w:rsid w:val="00914B49"/>
    <w:rsid w:val="00917127"/>
    <w:rsid w:val="0092070D"/>
    <w:rsid w:val="009209E5"/>
    <w:rsid w:val="009227F6"/>
    <w:rsid w:val="00925AA7"/>
    <w:rsid w:val="00925AB3"/>
    <w:rsid w:val="0092682C"/>
    <w:rsid w:val="0093218E"/>
    <w:rsid w:val="0093329E"/>
    <w:rsid w:val="00933B13"/>
    <w:rsid w:val="00935BB5"/>
    <w:rsid w:val="00941AAA"/>
    <w:rsid w:val="00943A6B"/>
    <w:rsid w:val="00943DF6"/>
    <w:rsid w:val="00956AFC"/>
    <w:rsid w:val="0095748F"/>
    <w:rsid w:val="009574C4"/>
    <w:rsid w:val="0095752A"/>
    <w:rsid w:val="009576CC"/>
    <w:rsid w:val="00960115"/>
    <w:rsid w:val="00960283"/>
    <w:rsid w:val="0096161F"/>
    <w:rsid w:val="009622A9"/>
    <w:rsid w:val="009631F2"/>
    <w:rsid w:val="009639E7"/>
    <w:rsid w:val="00965520"/>
    <w:rsid w:val="00965711"/>
    <w:rsid w:val="00966F0B"/>
    <w:rsid w:val="00970793"/>
    <w:rsid w:val="00971EE9"/>
    <w:rsid w:val="00972554"/>
    <w:rsid w:val="00976A2B"/>
    <w:rsid w:val="009822FC"/>
    <w:rsid w:val="009827D8"/>
    <w:rsid w:val="00982C97"/>
    <w:rsid w:val="0098307A"/>
    <w:rsid w:val="0098404C"/>
    <w:rsid w:val="00985BA8"/>
    <w:rsid w:val="0099133E"/>
    <w:rsid w:val="009A05D1"/>
    <w:rsid w:val="009A1750"/>
    <w:rsid w:val="009A1BB6"/>
    <w:rsid w:val="009A236C"/>
    <w:rsid w:val="009A51AB"/>
    <w:rsid w:val="009A542C"/>
    <w:rsid w:val="009A77F4"/>
    <w:rsid w:val="009A7BB8"/>
    <w:rsid w:val="009B1043"/>
    <w:rsid w:val="009B10E1"/>
    <w:rsid w:val="009B2F5E"/>
    <w:rsid w:val="009B43ED"/>
    <w:rsid w:val="009B7537"/>
    <w:rsid w:val="009C257E"/>
    <w:rsid w:val="009C29C9"/>
    <w:rsid w:val="009C4872"/>
    <w:rsid w:val="009C54B0"/>
    <w:rsid w:val="009C6FCC"/>
    <w:rsid w:val="009C789B"/>
    <w:rsid w:val="009C7A75"/>
    <w:rsid w:val="009D210A"/>
    <w:rsid w:val="009D4C52"/>
    <w:rsid w:val="009E0326"/>
    <w:rsid w:val="009E2478"/>
    <w:rsid w:val="009E2A6D"/>
    <w:rsid w:val="009E2C1B"/>
    <w:rsid w:val="009E326D"/>
    <w:rsid w:val="009E3D20"/>
    <w:rsid w:val="009E44D1"/>
    <w:rsid w:val="009E52E7"/>
    <w:rsid w:val="009E5CCA"/>
    <w:rsid w:val="009E70CC"/>
    <w:rsid w:val="009F0E14"/>
    <w:rsid w:val="009F4828"/>
    <w:rsid w:val="00A02EBF"/>
    <w:rsid w:val="00A0476B"/>
    <w:rsid w:val="00A04F8C"/>
    <w:rsid w:val="00A063DE"/>
    <w:rsid w:val="00A100A1"/>
    <w:rsid w:val="00A15E2E"/>
    <w:rsid w:val="00A16293"/>
    <w:rsid w:val="00A225E2"/>
    <w:rsid w:val="00A25090"/>
    <w:rsid w:val="00A2626F"/>
    <w:rsid w:val="00A26E2A"/>
    <w:rsid w:val="00A27877"/>
    <w:rsid w:val="00A30626"/>
    <w:rsid w:val="00A31EDD"/>
    <w:rsid w:val="00A323EF"/>
    <w:rsid w:val="00A36986"/>
    <w:rsid w:val="00A36E19"/>
    <w:rsid w:val="00A4197F"/>
    <w:rsid w:val="00A44802"/>
    <w:rsid w:val="00A44F8C"/>
    <w:rsid w:val="00A45E0F"/>
    <w:rsid w:val="00A556D8"/>
    <w:rsid w:val="00A55F95"/>
    <w:rsid w:val="00A56373"/>
    <w:rsid w:val="00A5652E"/>
    <w:rsid w:val="00A57060"/>
    <w:rsid w:val="00A578E5"/>
    <w:rsid w:val="00A57C7B"/>
    <w:rsid w:val="00A60001"/>
    <w:rsid w:val="00A610A1"/>
    <w:rsid w:val="00A6263C"/>
    <w:rsid w:val="00A62805"/>
    <w:rsid w:val="00A6740C"/>
    <w:rsid w:val="00A674BB"/>
    <w:rsid w:val="00A703A6"/>
    <w:rsid w:val="00A70C7F"/>
    <w:rsid w:val="00A73CFA"/>
    <w:rsid w:val="00A75DC1"/>
    <w:rsid w:val="00A76629"/>
    <w:rsid w:val="00A76B7B"/>
    <w:rsid w:val="00A76F5B"/>
    <w:rsid w:val="00A80604"/>
    <w:rsid w:val="00A821EE"/>
    <w:rsid w:val="00A84976"/>
    <w:rsid w:val="00A868B0"/>
    <w:rsid w:val="00A91262"/>
    <w:rsid w:val="00A92591"/>
    <w:rsid w:val="00A93129"/>
    <w:rsid w:val="00A93DBB"/>
    <w:rsid w:val="00A9433C"/>
    <w:rsid w:val="00A96944"/>
    <w:rsid w:val="00A96C3E"/>
    <w:rsid w:val="00A972DA"/>
    <w:rsid w:val="00AA433D"/>
    <w:rsid w:val="00AA6960"/>
    <w:rsid w:val="00AB0C82"/>
    <w:rsid w:val="00AB105E"/>
    <w:rsid w:val="00AB18A4"/>
    <w:rsid w:val="00AB18DB"/>
    <w:rsid w:val="00AB72D6"/>
    <w:rsid w:val="00AB7755"/>
    <w:rsid w:val="00AC19B3"/>
    <w:rsid w:val="00AC5EB0"/>
    <w:rsid w:val="00AC7936"/>
    <w:rsid w:val="00AC7C09"/>
    <w:rsid w:val="00AD0D79"/>
    <w:rsid w:val="00AD172A"/>
    <w:rsid w:val="00AD1890"/>
    <w:rsid w:val="00AD2041"/>
    <w:rsid w:val="00AD2DDC"/>
    <w:rsid w:val="00AD6063"/>
    <w:rsid w:val="00AE09C2"/>
    <w:rsid w:val="00AE1F0F"/>
    <w:rsid w:val="00AE51CC"/>
    <w:rsid w:val="00AF1605"/>
    <w:rsid w:val="00AF3030"/>
    <w:rsid w:val="00AF4AF5"/>
    <w:rsid w:val="00AF5904"/>
    <w:rsid w:val="00B0083A"/>
    <w:rsid w:val="00B01138"/>
    <w:rsid w:val="00B03768"/>
    <w:rsid w:val="00B04EE0"/>
    <w:rsid w:val="00B06CE3"/>
    <w:rsid w:val="00B07806"/>
    <w:rsid w:val="00B15453"/>
    <w:rsid w:val="00B16671"/>
    <w:rsid w:val="00B16A81"/>
    <w:rsid w:val="00B202DB"/>
    <w:rsid w:val="00B20BA5"/>
    <w:rsid w:val="00B20F07"/>
    <w:rsid w:val="00B2239B"/>
    <w:rsid w:val="00B24683"/>
    <w:rsid w:val="00B30732"/>
    <w:rsid w:val="00B34CEC"/>
    <w:rsid w:val="00B34E3E"/>
    <w:rsid w:val="00B35370"/>
    <w:rsid w:val="00B35880"/>
    <w:rsid w:val="00B36802"/>
    <w:rsid w:val="00B41F50"/>
    <w:rsid w:val="00B42EF8"/>
    <w:rsid w:val="00B44486"/>
    <w:rsid w:val="00B4654B"/>
    <w:rsid w:val="00B47479"/>
    <w:rsid w:val="00B5026E"/>
    <w:rsid w:val="00B502AE"/>
    <w:rsid w:val="00B5063F"/>
    <w:rsid w:val="00B507E9"/>
    <w:rsid w:val="00B509E8"/>
    <w:rsid w:val="00B51F9F"/>
    <w:rsid w:val="00B52336"/>
    <w:rsid w:val="00B555BC"/>
    <w:rsid w:val="00B601CE"/>
    <w:rsid w:val="00B62400"/>
    <w:rsid w:val="00B634D3"/>
    <w:rsid w:val="00B676A9"/>
    <w:rsid w:val="00B72912"/>
    <w:rsid w:val="00B76A1F"/>
    <w:rsid w:val="00B80C0E"/>
    <w:rsid w:val="00B82DF9"/>
    <w:rsid w:val="00B841D0"/>
    <w:rsid w:val="00B873DB"/>
    <w:rsid w:val="00B904F5"/>
    <w:rsid w:val="00B929E2"/>
    <w:rsid w:val="00B93C72"/>
    <w:rsid w:val="00B968E9"/>
    <w:rsid w:val="00BA1C33"/>
    <w:rsid w:val="00BA20AB"/>
    <w:rsid w:val="00BA383B"/>
    <w:rsid w:val="00BA3AF1"/>
    <w:rsid w:val="00BB08B0"/>
    <w:rsid w:val="00BB250D"/>
    <w:rsid w:val="00BB2905"/>
    <w:rsid w:val="00BB6066"/>
    <w:rsid w:val="00BB6980"/>
    <w:rsid w:val="00BB6FAF"/>
    <w:rsid w:val="00BC1B7A"/>
    <w:rsid w:val="00BC2A71"/>
    <w:rsid w:val="00BC2CBF"/>
    <w:rsid w:val="00BC58DF"/>
    <w:rsid w:val="00BC753F"/>
    <w:rsid w:val="00BD0853"/>
    <w:rsid w:val="00BD1322"/>
    <w:rsid w:val="00BD4878"/>
    <w:rsid w:val="00BE2EAB"/>
    <w:rsid w:val="00BE44C4"/>
    <w:rsid w:val="00BE50EE"/>
    <w:rsid w:val="00BE7763"/>
    <w:rsid w:val="00BF2082"/>
    <w:rsid w:val="00BF3B22"/>
    <w:rsid w:val="00BF7C83"/>
    <w:rsid w:val="00BF7DB0"/>
    <w:rsid w:val="00C00B61"/>
    <w:rsid w:val="00C01A96"/>
    <w:rsid w:val="00C01E22"/>
    <w:rsid w:val="00C0248C"/>
    <w:rsid w:val="00C05BF8"/>
    <w:rsid w:val="00C100AF"/>
    <w:rsid w:val="00C110B5"/>
    <w:rsid w:val="00C15987"/>
    <w:rsid w:val="00C16422"/>
    <w:rsid w:val="00C169A1"/>
    <w:rsid w:val="00C20D18"/>
    <w:rsid w:val="00C21B83"/>
    <w:rsid w:val="00C30492"/>
    <w:rsid w:val="00C32E6F"/>
    <w:rsid w:val="00C335D4"/>
    <w:rsid w:val="00C362E1"/>
    <w:rsid w:val="00C371B7"/>
    <w:rsid w:val="00C40E4D"/>
    <w:rsid w:val="00C42094"/>
    <w:rsid w:val="00C42348"/>
    <w:rsid w:val="00C423A3"/>
    <w:rsid w:val="00C42A99"/>
    <w:rsid w:val="00C4617D"/>
    <w:rsid w:val="00C47E20"/>
    <w:rsid w:val="00C507B0"/>
    <w:rsid w:val="00C50B66"/>
    <w:rsid w:val="00C51B73"/>
    <w:rsid w:val="00C54E5D"/>
    <w:rsid w:val="00C554A0"/>
    <w:rsid w:val="00C557E5"/>
    <w:rsid w:val="00C55946"/>
    <w:rsid w:val="00C55DA3"/>
    <w:rsid w:val="00C57FFC"/>
    <w:rsid w:val="00C61D9E"/>
    <w:rsid w:val="00C62D47"/>
    <w:rsid w:val="00C62D7C"/>
    <w:rsid w:val="00C63327"/>
    <w:rsid w:val="00C635CD"/>
    <w:rsid w:val="00C63696"/>
    <w:rsid w:val="00C64B26"/>
    <w:rsid w:val="00C65C2C"/>
    <w:rsid w:val="00C662FB"/>
    <w:rsid w:val="00C750BD"/>
    <w:rsid w:val="00C76043"/>
    <w:rsid w:val="00C766CF"/>
    <w:rsid w:val="00C77D94"/>
    <w:rsid w:val="00C858CA"/>
    <w:rsid w:val="00C85AB1"/>
    <w:rsid w:val="00C866FE"/>
    <w:rsid w:val="00C90C97"/>
    <w:rsid w:val="00C92167"/>
    <w:rsid w:val="00C96F7F"/>
    <w:rsid w:val="00C977C6"/>
    <w:rsid w:val="00CA03A2"/>
    <w:rsid w:val="00CA07F1"/>
    <w:rsid w:val="00CA3C7B"/>
    <w:rsid w:val="00CB0B81"/>
    <w:rsid w:val="00CB10D7"/>
    <w:rsid w:val="00CB3F50"/>
    <w:rsid w:val="00CB5ACF"/>
    <w:rsid w:val="00CC26D9"/>
    <w:rsid w:val="00CC2EE3"/>
    <w:rsid w:val="00CC3E1F"/>
    <w:rsid w:val="00CC5F8D"/>
    <w:rsid w:val="00CD54D0"/>
    <w:rsid w:val="00CD5774"/>
    <w:rsid w:val="00CD5C00"/>
    <w:rsid w:val="00CD691D"/>
    <w:rsid w:val="00CE23DE"/>
    <w:rsid w:val="00CE69B3"/>
    <w:rsid w:val="00CF0B5A"/>
    <w:rsid w:val="00CF0F19"/>
    <w:rsid w:val="00CF4040"/>
    <w:rsid w:val="00CF65B3"/>
    <w:rsid w:val="00CF762F"/>
    <w:rsid w:val="00CF7DD9"/>
    <w:rsid w:val="00D06929"/>
    <w:rsid w:val="00D10E5C"/>
    <w:rsid w:val="00D12540"/>
    <w:rsid w:val="00D15823"/>
    <w:rsid w:val="00D227DA"/>
    <w:rsid w:val="00D2307D"/>
    <w:rsid w:val="00D2448C"/>
    <w:rsid w:val="00D25F47"/>
    <w:rsid w:val="00D2640C"/>
    <w:rsid w:val="00D26FB0"/>
    <w:rsid w:val="00D27DCD"/>
    <w:rsid w:val="00D32836"/>
    <w:rsid w:val="00D32B17"/>
    <w:rsid w:val="00D34E66"/>
    <w:rsid w:val="00D3725A"/>
    <w:rsid w:val="00D40A39"/>
    <w:rsid w:val="00D41616"/>
    <w:rsid w:val="00D434A8"/>
    <w:rsid w:val="00D44023"/>
    <w:rsid w:val="00D476B8"/>
    <w:rsid w:val="00D509DC"/>
    <w:rsid w:val="00D52022"/>
    <w:rsid w:val="00D52AED"/>
    <w:rsid w:val="00D537A8"/>
    <w:rsid w:val="00D53A86"/>
    <w:rsid w:val="00D54432"/>
    <w:rsid w:val="00D56844"/>
    <w:rsid w:val="00D56CC0"/>
    <w:rsid w:val="00D60B50"/>
    <w:rsid w:val="00D6343C"/>
    <w:rsid w:val="00D646DA"/>
    <w:rsid w:val="00D6660C"/>
    <w:rsid w:val="00D67533"/>
    <w:rsid w:val="00D72BA8"/>
    <w:rsid w:val="00D73B8C"/>
    <w:rsid w:val="00D74250"/>
    <w:rsid w:val="00D817BE"/>
    <w:rsid w:val="00D82448"/>
    <w:rsid w:val="00D831EF"/>
    <w:rsid w:val="00D90C8F"/>
    <w:rsid w:val="00D9280B"/>
    <w:rsid w:val="00D96081"/>
    <w:rsid w:val="00DA3B21"/>
    <w:rsid w:val="00DA588F"/>
    <w:rsid w:val="00DB0610"/>
    <w:rsid w:val="00DB080E"/>
    <w:rsid w:val="00DB087F"/>
    <w:rsid w:val="00DB4E54"/>
    <w:rsid w:val="00DB6792"/>
    <w:rsid w:val="00DB72C1"/>
    <w:rsid w:val="00DC23BC"/>
    <w:rsid w:val="00DC6A35"/>
    <w:rsid w:val="00DD0346"/>
    <w:rsid w:val="00DD57EC"/>
    <w:rsid w:val="00DD6BF0"/>
    <w:rsid w:val="00DE10E0"/>
    <w:rsid w:val="00DE2650"/>
    <w:rsid w:val="00DE2890"/>
    <w:rsid w:val="00DE4E94"/>
    <w:rsid w:val="00DE51F5"/>
    <w:rsid w:val="00DF6A0F"/>
    <w:rsid w:val="00DF767E"/>
    <w:rsid w:val="00DF7911"/>
    <w:rsid w:val="00E05574"/>
    <w:rsid w:val="00E06F2C"/>
    <w:rsid w:val="00E103A3"/>
    <w:rsid w:val="00E10502"/>
    <w:rsid w:val="00E11451"/>
    <w:rsid w:val="00E117B8"/>
    <w:rsid w:val="00E129DD"/>
    <w:rsid w:val="00E1332C"/>
    <w:rsid w:val="00E13A80"/>
    <w:rsid w:val="00E13F75"/>
    <w:rsid w:val="00E16B55"/>
    <w:rsid w:val="00E2043E"/>
    <w:rsid w:val="00E20A91"/>
    <w:rsid w:val="00E233B2"/>
    <w:rsid w:val="00E24D8C"/>
    <w:rsid w:val="00E30078"/>
    <w:rsid w:val="00E31F38"/>
    <w:rsid w:val="00E32D20"/>
    <w:rsid w:val="00E42BA2"/>
    <w:rsid w:val="00E53548"/>
    <w:rsid w:val="00E545D2"/>
    <w:rsid w:val="00E56221"/>
    <w:rsid w:val="00E60DC1"/>
    <w:rsid w:val="00E61628"/>
    <w:rsid w:val="00E62331"/>
    <w:rsid w:val="00E628E6"/>
    <w:rsid w:val="00E647EA"/>
    <w:rsid w:val="00E64AFE"/>
    <w:rsid w:val="00E66648"/>
    <w:rsid w:val="00E7130B"/>
    <w:rsid w:val="00E7145E"/>
    <w:rsid w:val="00E717D2"/>
    <w:rsid w:val="00E74BDB"/>
    <w:rsid w:val="00E762AB"/>
    <w:rsid w:val="00E763B0"/>
    <w:rsid w:val="00E81676"/>
    <w:rsid w:val="00E84DF9"/>
    <w:rsid w:val="00E8664C"/>
    <w:rsid w:val="00E933F8"/>
    <w:rsid w:val="00E96D32"/>
    <w:rsid w:val="00E976F1"/>
    <w:rsid w:val="00EA107C"/>
    <w:rsid w:val="00EA10E2"/>
    <w:rsid w:val="00EA117B"/>
    <w:rsid w:val="00EA171F"/>
    <w:rsid w:val="00EB0078"/>
    <w:rsid w:val="00EC273E"/>
    <w:rsid w:val="00EC2A12"/>
    <w:rsid w:val="00EC2F9E"/>
    <w:rsid w:val="00EC3D99"/>
    <w:rsid w:val="00EC4D3B"/>
    <w:rsid w:val="00EC6892"/>
    <w:rsid w:val="00EC6E76"/>
    <w:rsid w:val="00ED796A"/>
    <w:rsid w:val="00EE0D73"/>
    <w:rsid w:val="00EE1E19"/>
    <w:rsid w:val="00EE368F"/>
    <w:rsid w:val="00EE401C"/>
    <w:rsid w:val="00EE43A4"/>
    <w:rsid w:val="00EE4440"/>
    <w:rsid w:val="00EE5504"/>
    <w:rsid w:val="00EE773E"/>
    <w:rsid w:val="00EE7847"/>
    <w:rsid w:val="00EF435C"/>
    <w:rsid w:val="00F02AAD"/>
    <w:rsid w:val="00F031DC"/>
    <w:rsid w:val="00F05B2E"/>
    <w:rsid w:val="00F073CE"/>
    <w:rsid w:val="00F11B6C"/>
    <w:rsid w:val="00F11C87"/>
    <w:rsid w:val="00F1376B"/>
    <w:rsid w:val="00F140A2"/>
    <w:rsid w:val="00F159A0"/>
    <w:rsid w:val="00F203B2"/>
    <w:rsid w:val="00F2418F"/>
    <w:rsid w:val="00F24539"/>
    <w:rsid w:val="00F250CB"/>
    <w:rsid w:val="00F26638"/>
    <w:rsid w:val="00F322A4"/>
    <w:rsid w:val="00F32F3C"/>
    <w:rsid w:val="00F33611"/>
    <w:rsid w:val="00F346F9"/>
    <w:rsid w:val="00F34F77"/>
    <w:rsid w:val="00F35BDC"/>
    <w:rsid w:val="00F373C4"/>
    <w:rsid w:val="00F40877"/>
    <w:rsid w:val="00F423C6"/>
    <w:rsid w:val="00F4538E"/>
    <w:rsid w:val="00F46851"/>
    <w:rsid w:val="00F4717C"/>
    <w:rsid w:val="00F51960"/>
    <w:rsid w:val="00F528F7"/>
    <w:rsid w:val="00F55DC1"/>
    <w:rsid w:val="00F56029"/>
    <w:rsid w:val="00F56223"/>
    <w:rsid w:val="00F60B9E"/>
    <w:rsid w:val="00F61664"/>
    <w:rsid w:val="00F61990"/>
    <w:rsid w:val="00F63CC7"/>
    <w:rsid w:val="00F647A1"/>
    <w:rsid w:val="00F6578F"/>
    <w:rsid w:val="00F7135D"/>
    <w:rsid w:val="00F72BBD"/>
    <w:rsid w:val="00F740DB"/>
    <w:rsid w:val="00F85651"/>
    <w:rsid w:val="00F90753"/>
    <w:rsid w:val="00F93BF6"/>
    <w:rsid w:val="00F940F1"/>
    <w:rsid w:val="00F94E6B"/>
    <w:rsid w:val="00F95505"/>
    <w:rsid w:val="00F965F0"/>
    <w:rsid w:val="00FA0ADC"/>
    <w:rsid w:val="00FA5EDD"/>
    <w:rsid w:val="00FA7669"/>
    <w:rsid w:val="00FB12D2"/>
    <w:rsid w:val="00FB12E4"/>
    <w:rsid w:val="00FB3678"/>
    <w:rsid w:val="00FB4312"/>
    <w:rsid w:val="00FB4A17"/>
    <w:rsid w:val="00FB5D70"/>
    <w:rsid w:val="00FC2D1E"/>
    <w:rsid w:val="00FC4254"/>
    <w:rsid w:val="00FC5299"/>
    <w:rsid w:val="00FC5414"/>
    <w:rsid w:val="00FC77A2"/>
    <w:rsid w:val="00FD05C0"/>
    <w:rsid w:val="00FD10A9"/>
    <w:rsid w:val="00FD165D"/>
    <w:rsid w:val="00FD2A18"/>
    <w:rsid w:val="00FD56E6"/>
    <w:rsid w:val="00FD7D66"/>
    <w:rsid w:val="00FE03C8"/>
    <w:rsid w:val="00FE06FC"/>
    <w:rsid w:val="00FE1932"/>
    <w:rsid w:val="00FE4FFF"/>
    <w:rsid w:val="00FE631F"/>
    <w:rsid w:val="00FE6548"/>
    <w:rsid w:val="00FE7284"/>
    <w:rsid w:val="00FE792A"/>
    <w:rsid w:val="00FF1517"/>
    <w:rsid w:val="00FF348E"/>
    <w:rsid w:val="00FF6708"/>
    <w:rsid w:val="00FF6745"/>
    <w:rsid w:val="01B26B80"/>
    <w:rsid w:val="02311C18"/>
    <w:rsid w:val="0284696B"/>
    <w:rsid w:val="04FED752"/>
    <w:rsid w:val="0673CB98"/>
    <w:rsid w:val="06A5A8BE"/>
    <w:rsid w:val="06ED1035"/>
    <w:rsid w:val="085004CE"/>
    <w:rsid w:val="0974998F"/>
    <w:rsid w:val="09C5B978"/>
    <w:rsid w:val="0A361DB1"/>
    <w:rsid w:val="0A503EB9"/>
    <w:rsid w:val="0BDFD515"/>
    <w:rsid w:val="0C2B6023"/>
    <w:rsid w:val="0CD27E95"/>
    <w:rsid w:val="147BCD1E"/>
    <w:rsid w:val="186C1AD7"/>
    <w:rsid w:val="18A1C9C6"/>
    <w:rsid w:val="192AAE68"/>
    <w:rsid w:val="1A162096"/>
    <w:rsid w:val="1A2F028A"/>
    <w:rsid w:val="1ADBE79A"/>
    <w:rsid w:val="1C345CA2"/>
    <w:rsid w:val="1C4FD767"/>
    <w:rsid w:val="1E496C38"/>
    <w:rsid w:val="1F080052"/>
    <w:rsid w:val="1FA44055"/>
    <w:rsid w:val="223D504E"/>
    <w:rsid w:val="232617AF"/>
    <w:rsid w:val="23685E28"/>
    <w:rsid w:val="24D24188"/>
    <w:rsid w:val="253B8DB3"/>
    <w:rsid w:val="25DFA4E2"/>
    <w:rsid w:val="298E2DB7"/>
    <w:rsid w:val="29B4FEB0"/>
    <w:rsid w:val="29F86AAD"/>
    <w:rsid w:val="2A31BB64"/>
    <w:rsid w:val="2A60F021"/>
    <w:rsid w:val="2AA93C4C"/>
    <w:rsid w:val="2AA98C74"/>
    <w:rsid w:val="2C4FBD35"/>
    <w:rsid w:val="2EE063D3"/>
    <w:rsid w:val="3050163B"/>
    <w:rsid w:val="30B89BAA"/>
    <w:rsid w:val="325BF30A"/>
    <w:rsid w:val="32AC7571"/>
    <w:rsid w:val="3348DF6D"/>
    <w:rsid w:val="3485A72A"/>
    <w:rsid w:val="36556D68"/>
    <w:rsid w:val="38B8E375"/>
    <w:rsid w:val="3C48DBD7"/>
    <w:rsid w:val="3E0B33AF"/>
    <w:rsid w:val="3E694EFF"/>
    <w:rsid w:val="3FA1B90D"/>
    <w:rsid w:val="43B7A7B3"/>
    <w:rsid w:val="4413B3CD"/>
    <w:rsid w:val="445F51A3"/>
    <w:rsid w:val="4541CD56"/>
    <w:rsid w:val="45A515B3"/>
    <w:rsid w:val="460CC3D0"/>
    <w:rsid w:val="47DC5C65"/>
    <w:rsid w:val="485F3307"/>
    <w:rsid w:val="494D37AA"/>
    <w:rsid w:val="49800707"/>
    <w:rsid w:val="4A5EB3EF"/>
    <w:rsid w:val="4CCCD42A"/>
    <w:rsid w:val="4EFD8EE7"/>
    <w:rsid w:val="5026F66B"/>
    <w:rsid w:val="503D22DF"/>
    <w:rsid w:val="5233706F"/>
    <w:rsid w:val="52904648"/>
    <w:rsid w:val="54450239"/>
    <w:rsid w:val="55DAC7D5"/>
    <w:rsid w:val="5726383D"/>
    <w:rsid w:val="59C16E5A"/>
    <w:rsid w:val="5C427877"/>
    <w:rsid w:val="5CA285F1"/>
    <w:rsid w:val="5D52473B"/>
    <w:rsid w:val="5D961664"/>
    <w:rsid w:val="609B3067"/>
    <w:rsid w:val="61F66311"/>
    <w:rsid w:val="625DBF04"/>
    <w:rsid w:val="63193E1D"/>
    <w:rsid w:val="635794D7"/>
    <w:rsid w:val="637F2F94"/>
    <w:rsid w:val="643B5578"/>
    <w:rsid w:val="645CC601"/>
    <w:rsid w:val="66359CF7"/>
    <w:rsid w:val="669E21E2"/>
    <w:rsid w:val="66A15F20"/>
    <w:rsid w:val="6746CAF0"/>
    <w:rsid w:val="6824BD36"/>
    <w:rsid w:val="6B1A84E3"/>
    <w:rsid w:val="6BDB066A"/>
    <w:rsid w:val="6BDFB3B6"/>
    <w:rsid w:val="6C816379"/>
    <w:rsid w:val="6D1ED446"/>
    <w:rsid w:val="6E4F54D8"/>
    <w:rsid w:val="6FB44D42"/>
    <w:rsid w:val="700DA3F6"/>
    <w:rsid w:val="707988E2"/>
    <w:rsid w:val="712F1BF8"/>
    <w:rsid w:val="71475BC1"/>
    <w:rsid w:val="728256D9"/>
    <w:rsid w:val="73543F7A"/>
    <w:rsid w:val="73730D21"/>
    <w:rsid w:val="74C3C3F9"/>
    <w:rsid w:val="76C6913B"/>
    <w:rsid w:val="77AEDC31"/>
    <w:rsid w:val="77F1E6F2"/>
    <w:rsid w:val="796CBE4A"/>
    <w:rsid w:val="7A190AB2"/>
    <w:rsid w:val="7C5F19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EF8F"/>
  <w15:chartTrackingRefBased/>
  <w15:docId w15:val="{1A24675D-8A2C-A342-8EF6-C8BE4337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4878"/>
    <w:pPr>
      <w:spacing w:after="0" w:line="240" w:lineRule="auto"/>
    </w:pPr>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493C0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C0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3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3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93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93C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C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C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C0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3C0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93C0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93C0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493C0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493C01"/>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493C0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93C0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93C0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93C01"/>
    <w:rPr>
      <w:rFonts w:eastAsiaTheme="majorEastAsia" w:cstheme="majorBidi"/>
      <w:color w:val="272727" w:themeColor="text1" w:themeTint="D8"/>
    </w:rPr>
  </w:style>
  <w:style w:type="paragraph" w:styleId="Title">
    <w:name w:val="Title"/>
    <w:basedOn w:val="Normal"/>
    <w:next w:val="Normal"/>
    <w:link w:val="TitleChar"/>
    <w:uiPriority w:val="10"/>
    <w:qFormat/>
    <w:rsid w:val="00493C0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93C0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93C0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93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C01"/>
    <w:pPr>
      <w:spacing w:before="160"/>
      <w:jc w:val="center"/>
    </w:pPr>
    <w:rPr>
      <w:i/>
      <w:iCs/>
      <w:color w:val="404040" w:themeColor="text1" w:themeTint="BF"/>
    </w:rPr>
  </w:style>
  <w:style w:type="character" w:styleId="QuoteChar" w:customStyle="1">
    <w:name w:val="Quote Char"/>
    <w:basedOn w:val="DefaultParagraphFont"/>
    <w:link w:val="Quote"/>
    <w:uiPriority w:val="29"/>
    <w:rsid w:val="00493C01"/>
    <w:rPr>
      <w:i/>
      <w:iCs/>
      <w:color w:val="404040" w:themeColor="text1" w:themeTint="BF"/>
    </w:rPr>
  </w:style>
  <w:style w:type="paragraph" w:styleId="ListParagraph">
    <w:name w:val="List Paragraph"/>
    <w:basedOn w:val="Normal"/>
    <w:uiPriority w:val="34"/>
    <w:qFormat/>
    <w:rsid w:val="00493C01"/>
    <w:pPr>
      <w:ind w:left="720"/>
      <w:contextualSpacing/>
    </w:pPr>
  </w:style>
  <w:style w:type="character" w:styleId="IntenseEmphasis">
    <w:name w:val="Intense Emphasis"/>
    <w:basedOn w:val="DefaultParagraphFont"/>
    <w:uiPriority w:val="21"/>
    <w:qFormat/>
    <w:rsid w:val="00493C01"/>
    <w:rPr>
      <w:i/>
      <w:iCs/>
      <w:color w:val="0F4761" w:themeColor="accent1" w:themeShade="BF"/>
    </w:rPr>
  </w:style>
  <w:style w:type="paragraph" w:styleId="IntenseQuote">
    <w:name w:val="Intense Quote"/>
    <w:basedOn w:val="Normal"/>
    <w:next w:val="Normal"/>
    <w:link w:val="IntenseQuoteChar"/>
    <w:uiPriority w:val="30"/>
    <w:qFormat/>
    <w:rsid w:val="00493C0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93C01"/>
    <w:rPr>
      <w:i/>
      <w:iCs/>
      <w:color w:val="0F4761" w:themeColor="accent1" w:themeShade="BF"/>
    </w:rPr>
  </w:style>
  <w:style w:type="character" w:styleId="IntenseReference">
    <w:name w:val="Intense Reference"/>
    <w:basedOn w:val="DefaultParagraphFont"/>
    <w:uiPriority w:val="32"/>
    <w:qFormat/>
    <w:rsid w:val="00493C01"/>
    <w:rPr>
      <w:b/>
      <w:bCs/>
      <w:smallCaps/>
      <w:color w:val="0F4761" w:themeColor="accent1" w:themeShade="BF"/>
      <w:spacing w:val="5"/>
    </w:rPr>
  </w:style>
  <w:style w:type="paragraph" w:styleId="Header">
    <w:name w:val="header"/>
    <w:basedOn w:val="Normal"/>
    <w:link w:val="HeaderChar"/>
    <w:uiPriority w:val="99"/>
    <w:unhideWhenUsed/>
    <w:rsid w:val="00493C01"/>
    <w:pPr>
      <w:tabs>
        <w:tab w:val="center" w:pos="4513"/>
        <w:tab w:val="right" w:pos="9026"/>
      </w:tabs>
    </w:pPr>
  </w:style>
  <w:style w:type="character" w:styleId="HeaderChar" w:customStyle="1">
    <w:name w:val="Header Char"/>
    <w:basedOn w:val="DefaultParagraphFont"/>
    <w:link w:val="Header"/>
    <w:uiPriority w:val="99"/>
    <w:rsid w:val="00493C01"/>
  </w:style>
  <w:style w:type="paragraph" w:styleId="Footer">
    <w:name w:val="footer"/>
    <w:basedOn w:val="Normal"/>
    <w:link w:val="FooterChar"/>
    <w:uiPriority w:val="99"/>
    <w:unhideWhenUsed/>
    <w:rsid w:val="00493C01"/>
    <w:pPr>
      <w:tabs>
        <w:tab w:val="center" w:pos="4513"/>
        <w:tab w:val="right" w:pos="9026"/>
      </w:tabs>
    </w:pPr>
  </w:style>
  <w:style w:type="character" w:styleId="FooterChar" w:customStyle="1">
    <w:name w:val="Footer Char"/>
    <w:basedOn w:val="DefaultParagraphFont"/>
    <w:link w:val="Footer"/>
    <w:uiPriority w:val="99"/>
    <w:rsid w:val="00493C01"/>
  </w:style>
  <w:style w:type="table" w:styleId="TableGrid">
    <w:name w:val="Table Grid"/>
    <w:basedOn w:val="TableNormal"/>
    <w:uiPriority w:val="39"/>
    <w:rsid w:val="0096028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ynozure" w:customStyle="1">
    <w:name w:val="Cynozure"/>
    <w:basedOn w:val="Normal"/>
    <w:link w:val="CynozureChar"/>
    <w:qFormat/>
    <w:rsid w:val="00CB5ACF"/>
    <w:rPr>
      <w:rFonts w:ascii="Verdana" w:hAnsi="Verdana"/>
      <w:color w:val="47555D"/>
    </w:rPr>
  </w:style>
  <w:style w:type="paragraph" w:styleId="SmallerHeading" w:customStyle="1">
    <w:name w:val="Smaller Heading"/>
    <w:basedOn w:val="Cynozure"/>
    <w:link w:val="SmallerHeadingChar"/>
    <w:qFormat/>
    <w:rsid w:val="00CB5ACF"/>
    <w:rPr>
      <w:rFonts w:ascii="Segoe UI Semibold" w:hAnsi="Segoe UI Semibold" w:cs="Segoe UI Semibold"/>
      <w:b/>
      <w:bCs/>
      <w:color w:val="215E99" w:themeColor="text2" w:themeTint="BF"/>
      <w:szCs w:val="32"/>
    </w:rPr>
  </w:style>
  <w:style w:type="character" w:styleId="CynozureChar" w:customStyle="1">
    <w:name w:val="Cynozure Char"/>
    <w:basedOn w:val="DefaultParagraphFont"/>
    <w:link w:val="Cynozure"/>
    <w:rsid w:val="00CB5ACF"/>
    <w:rPr>
      <w:rFonts w:ascii="Verdana" w:hAnsi="Verdana" w:eastAsia="Times New Roman" w:cs="Times New Roman"/>
      <w:color w:val="47555D"/>
      <w:lang w:eastAsia="en-GB"/>
    </w:rPr>
  </w:style>
  <w:style w:type="character" w:styleId="SmallerHeadingChar" w:customStyle="1">
    <w:name w:val="Smaller Heading Char"/>
    <w:basedOn w:val="CynozureChar"/>
    <w:link w:val="SmallerHeading"/>
    <w:rsid w:val="00CB5ACF"/>
    <w:rPr>
      <w:rFonts w:ascii="Segoe UI Semibold" w:hAnsi="Segoe UI Semibold" w:eastAsia="Times New Roman" w:cs="Segoe UI Semibold"/>
      <w:b/>
      <w:bCs/>
      <w:color w:val="215E99" w:themeColor="text2" w:themeTint="BF"/>
      <w:szCs w:val="32"/>
      <w:lang w:eastAsia="en-GB"/>
    </w:rPr>
  </w:style>
  <w:style w:type="table" w:styleId="PlainTable2">
    <w:name w:val="Plain Table 2"/>
    <w:basedOn w:val="TableNormal"/>
    <w:uiPriority w:val="42"/>
    <w:rsid w:val="009F0E14"/>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4">
    <w:name w:val="Plain Table 4"/>
    <w:basedOn w:val="TableNormal"/>
    <w:uiPriority w:val="44"/>
    <w:rsid w:val="009F0E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DD6BF0"/>
    <w:pPr>
      <w:spacing w:before="100" w:beforeAutospacing="1" w:after="100" w:afterAutospacing="1"/>
    </w:pPr>
  </w:style>
  <w:style w:type="table" w:styleId="PlainTable5">
    <w:name w:val="Plain Table 5"/>
    <w:basedOn w:val="TableNormal"/>
    <w:uiPriority w:val="45"/>
    <w:rsid w:val="001D51E4"/>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1D51E4"/>
    <w:pPr>
      <w:spacing w:after="0" w:line="240" w:lineRule="auto"/>
    </w:pPr>
    <w:rPr>
      <w:color w:val="0F476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56082" w:themeColor="accent1" w:sz="4" w:space="0"/>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E96D32"/>
    <w:pPr>
      <w:spacing w:before="480" w:after="0" w:line="276" w:lineRule="auto"/>
      <w:outlineLvl w:val="9"/>
    </w:pPr>
    <w:rPr>
      <w:b/>
      <w:bCs/>
      <w:sz w:val="28"/>
      <w:szCs w:val="28"/>
      <w:lang w:val="en-US"/>
    </w:rPr>
  </w:style>
  <w:style w:type="paragraph" w:styleId="TOC2">
    <w:name w:val="toc 2"/>
    <w:basedOn w:val="Normal"/>
    <w:next w:val="Normal"/>
    <w:autoRedefine/>
    <w:uiPriority w:val="39"/>
    <w:unhideWhenUsed/>
    <w:rsid w:val="00E96D32"/>
    <w:pPr>
      <w:spacing w:before="240"/>
    </w:pPr>
    <w:rPr>
      <w:b/>
      <w:bCs/>
      <w:sz w:val="20"/>
      <w:szCs w:val="20"/>
    </w:rPr>
  </w:style>
  <w:style w:type="paragraph" w:styleId="TOC1">
    <w:name w:val="toc 1"/>
    <w:basedOn w:val="Normal"/>
    <w:next w:val="Normal"/>
    <w:autoRedefine/>
    <w:uiPriority w:val="39"/>
    <w:unhideWhenUsed/>
    <w:rsid w:val="00E96D32"/>
    <w:pPr>
      <w:spacing w:before="360"/>
    </w:pPr>
    <w:rPr>
      <w:rFonts w:asciiTheme="majorHAnsi" w:hAnsiTheme="majorHAnsi"/>
      <w:b/>
      <w:bCs/>
      <w:caps/>
    </w:rPr>
  </w:style>
  <w:style w:type="paragraph" w:styleId="TOC3">
    <w:name w:val="toc 3"/>
    <w:basedOn w:val="Normal"/>
    <w:next w:val="Normal"/>
    <w:autoRedefine/>
    <w:uiPriority w:val="39"/>
    <w:unhideWhenUsed/>
    <w:rsid w:val="00E96D32"/>
    <w:pPr>
      <w:ind w:left="240"/>
    </w:pPr>
    <w:rPr>
      <w:sz w:val="20"/>
      <w:szCs w:val="20"/>
    </w:rPr>
  </w:style>
  <w:style w:type="paragraph" w:styleId="TOC4">
    <w:name w:val="toc 4"/>
    <w:basedOn w:val="Normal"/>
    <w:next w:val="Normal"/>
    <w:autoRedefine/>
    <w:uiPriority w:val="39"/>
    <w:unhideWhenUsed/>
    <w:rsid w:val="00E96D32"/>
    <w:pPr>
      <w:ind w:left="480"/>
    </w:pPr>
    <w:rPr>
      <w:sz w:val="20"/>
      <w:szCs w:val="20"/>
    </w:rPr>
  </w:style>
  <w:style w:type="paragraph" w:styleId="TOC5">
    <w:name w:val="toc 5"/>
    <w:basedOn w:val="Normal"/>
    <w:next w:val="Normal"/>
    <w:autoRedefine/>
    <w:uiPriority w:val="39"/>
    <w:unhideWhenUsed/>
    <w:rsid w:val="00E96D32"/>
    <w:pPr>
      <w:ind w:left="720"/>
    </w:pPr>
    <w:rPr>
      <w:sz w:val="20"/>
      <w:szCs w:val="20"/>
    </w:rPr>
  </w:style>
  <w:style w:type="paragraph" w:styleId="TOC6">
    <w:name w:val="toc 6"/>
    <w:basedOn w:val="Normal"/>
    <w:next w:val="Normal"/>
    <w:autoRedefine/>
    <w:uiPriority w:val="39"/>
    <w:unhideWhenUsed/>
    <w:rsid w:val="00E96D32"/>
    <w:pPr>
      <w:ind w:left="960"/>
    </w:pPr>
    <w:rPr>
      <w:sz w:val="20"/>
      <w:szCs w:val="20"/>
    </w:rPr>
  </w:style>
  <w:style w:type="paragraph" w:styleId="TOC7">
    <w:name w:val="toc 7"/>
    <w:basedOn w:val="Normal"/>
    <w:next w:val="Normal"/>
    <w:autoRedefine/>
    <w:uiPriority w:val="39"/>
    <w:unhideWhenUsed/>
    <w:rsid w:val="00E96D32"/>
    <w:pPr>
      <w:ind w:left="1200"/>
    </w:pPr>
    <w:rPr>
      <w:sz w:val="20"/>
      <w:szCs w:val="20"/>
    </w:rPr>
  </w:style>
  <w:style w:type="paragraph" w:styleId="TOC8">
    <w:name w:val="toc 8"/>
    <w:basedOn w:val="Normal"/>
    <w:next w:val="Normal"/>
    <w:autoRedefine/>
    <w:uiPriority w:val="39"/>
    <w:unhideWhenUsed/>
    <w:rsid w:val="00E96D32"/>
    <w:pPr>
      <w:ind w:left="1440"/>
    </w:pPr>
    <w:rPr>
      <w:sz w:val="20"/>
      <w:szCs w:val="20"/>
    </w:rPr>
  </w:style>
  <w:style w:type="paragraph" w:styleId="TOC9">
    <w:name w:val="toc 9"/>
    <w:basedOn w:val="Normal"/>
    <w:next w:val="Normal"/>
    <w:autoRedefine/>
    <w:uiPriority w:val="39"/>
    <w:unhideWhenUsed/>
    <w:rsid w:val="00E96D32"/>
    <w:pPr>
      <w:ind w:left="1680"/>
    </w:pPr>
    <w:rPr>
      <w:sz w:val="20"/>
      <w:szCs w:val="20"/>
    </w:rPr>
  </w:style>
  <w:style w:type="character" w:styleId="Hyperlink">
    <w:name w:val="Hyperlink"/>
    <w:basedOn w:val="DefaultParagraphFont"/>
    <w:uiPriority w:val="99"/>
    <w:unhideWhenUsed/>
    <w:rsid w:val="00EE5504"/>
    <w:rPr>
      <w:color w:val="467886" w:themeColor="hyperlink"/>
      <w:u w:val="single"/>
    </w:rPr>
  </w:style>
  <w:style w:type="paragraph" w:styleId="Caption">
    <w:name w:val="caption"/>
    <w:basedOn w:val="Normal"/>
    <w:next w:val="Normal"/>
    <w:uiPriority w:val="35"/>
    <w:unhideWhenUsed/>
    <w:qFormat/>
    <w:rsid w:val="00F2418F"/>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6A73E8"/>
    <w:rPr>
      <w:color w:val="605E5C"/>
      <w:shd w:val="clear" w:color="auto" w:fill="E1DFDD"/>
    </w:rPr>
  </w:style>
  <w:style w:type="character" w:styleId="FollowedHyperlink">
    <w:name w:val="FollowedHyperlink"/>
    <w:basedOn w:val="DefaultParagraphFont"/>
    <w:uiPriority w:val="99"/>
    <w:semiHidden/>
    <w:unhideWhenUsed/>
    <w:rsid w:val="006A73E8"/>
    <w:rPr>
      <w:color w:val="96607D" w:themeColor="followedHyperlink"/>
      <w:u w:val="single"/>
    </w:rPr>
  </w:style>
  <w:style w:type="table" w:styleId="PlainTable3">
    <w:name w:val="Plain Table 3"/>
    <w:basedOn w:val="TableNormal"/>
    <w:uiPriority w:val="43"/>
    <w:rsid w:val="006C2A24"/>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0E74A7"/>
    <w:rPr>
      <w:b/>
      <w:bCs/>
    </w:rPr>
  </w:style>
  <w:style w:type="character" w:styleId="HTMLCode">
    <w:name w:val="HTML Code"/>
    <w:basedOn w:val="DefaultParagraphFont"/>
    <w:uiPriority w:val="99"/>
    <w:semiHidden/>
    <w:unhideWhenUsed/>
    <w:rsid w:val="000E74A7"/>
    <w:rPr>
      <w:rFonts w:ascii="Courier New" w:hAnsi="Courier New" w:eastAsia="Times New Roman" w:cs="Courier New"/>
      <w:sz w:val="20"/>
      <w:szCs w:val="20"/>
    </w:rPr>
  </w:style>
  <w:style w:type="character" w:styleId="PageNumber">
    <w:name w:val="page number"/>
    <w:basedOn w:val="DefaultParagraphFont"/>
    <w:uiPriority w:val="99"/>
    <w:semiHidden/>
    <w:unhideWhenUsed/>
    <w:rsid w:val="00FF1517"/>
  </w:style>
  <w:style w:type="table" w:styleId="GridTable5Dark-Accent5">
    <w:name w:val="Grid Table 5 Dark Accent 5"/>
    <w:basedOn w:val="TableNormal"/>
    <w:uiPriority w:val="50"/>
    <w:rsid w:val="008D3D78"/>
    <w:pPr>
      <w:spacing w:after="0" w:line="240" w:lineRule="auto"/>
    </w:pPr>
    <w:rPr>
      <w:rFonts w:ascii="Museo Sans Rounded 300" w:hAnsi="Museo Sans Rounded 300"/>
      <w:kern w:val="0"/>
      <w14:ligatures w14:val="none"/>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EED"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2B93"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2B93"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2B93"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2">
    <w:name w:val="Grid Table 5 Dark Accent 2"/>
    <w:basedOn w:val="TableNormal"/>
    <w:uiPriority w:val="50"/>
    <w:rsid w:val="008D3D78"/>
    <w:pPr>
      <w:spacing w:after="0" w:line="240" w:lineRule="auto"/>
    </w:pPr>
    <w:rPr>
      <w:rFonts w:ascii="Museo Sans Rounded 300" w:hAnsi="Museo Sans Rounded 300"/>
      <w:kern w:val="0"/>
      <w14:ligatures w14:val="none"/>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
    <w:name w:val="Grid Table 5 Dark"/>
    <w:basedOn w:val="TableNormal"/>
    <w:uiPriority w:val="50"/>
    <w:rsid w:val="008D3D78"/>
    <w:pPr>
      <w:spacing w:after="0" w:line="240" w:lineRule="auto"/>
    </w:pPr>
    <w:rPr>
      <w:rFonts w:ascii="Museo Sans Rounded 300" w:hAnsi="Museo Sans Rounded 300"/>
      <w:kern w:val="0"/>
      <w14:ligatures w14:val="none"/>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5">
    <w:name w:val="Grid Table 4 Accent 5"/>
    <w:basedOn w:val="TableNormal"/>
    <w:uiPriority w:val="49"/>
    <w:rsid w:val="008D3D78"/>
    <w:pPr>
      <w:spacing w:after="0" w:line="240" w:lineRule="auto"/>
    </w:pPr>
    <w:rPr>
      <w:rFonts w:ascii="Museo Sans Rounded 300" w:hAnsi="Museo Sans Rounded 300"/>
      <w:kern w:val="0"/>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7ColourfulAccent3">
    <w:name w:val="Grid Table 7 Colorful Accent 3"/>
    <w:basedOn w:val="TableNormal"/>
    <w:uiPriority w:val="52"/>
    <w:rsid w:val="008D3D78"/>
    <w:pPr>
      <w:spacing w:after="0" w:line="240" w:lineRule="auto"/>
    </w:pPr>
    <w:rPr>
      <w:rFonts w:ascii="Museo Sans Rounded 300" w:hAnsi="Museo Sans Rounded 300"/>
      <w:color w:val="124F1A" w:themeColor="accent3" w:themeShade="BF"/>
      <w:kern w:val="0"/>
      <w14:ligatures w14:val="none"/>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7ColourfulAccent4">
    <w:name w:val="Grid Table 7 Colorful Accent 4"/>
    <w:basedOn w:val="TableNormal"/>
    <w:uiPriority w:val="52"/>
    <w:rsid w:val="008D3D78"/>
    <w:pPr>
      <w:spacing w:after="0" w:line="240" w:lineRule="auto"/>
    </w:pPr>
    <w:rPr>
      <w:rFonts w:ascii="Museo Sans Rounded 300" w:hAnsi="Museo Sans Rounded 300"/>
      <w:color w:val="0B769F" w:themeColor="accent4" w:themeShade="BF"/>
      <w:kern w:val="0"/>
      <w14:ligatures w14:val="none"/>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7ColourfulAccent5">
    <w:name w:val="Grid Table 7 Colorful Accent 5"/>
    <w:basedOn w:val="TableNormal"/>
    <w:uiPriority w:val="52"/>
    <w:rsid w:val="008D3D78"/>
    <w:pPr>
      <w:spacing w:after="0" w:line="240" w:lineRule="auto"/>
    </w:pPr>
    <w:rPr>
      <w:rFonts w:ascii="Museo Sans Rounded 300" w:hAnsi="Museo Sans Rounded 300"/>
      <w:color w:val="77206D" w:themeColor="accent5" w:themeShade="BF"/>
      <w:kern w:val="0"/>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7ColourfulAccent6">
    <w:name w:val="Grid Table 7 Colorful Accent 6"/>
    <w:basedOn w:val="TableNormal"/>
    <w:uiPriority w:val="52"/>
    <w:rsid w:val="008D3D78"/>
    <w:pPr>
      <w:spacing w:after="0" w:line="240" w:lineRule="auto"/>
    </w:pPr>
    <w:rPr>
      <w:rFonts w:ascii="Museo Sans Rounded 300" w:hAnsi="Museo Sans Rounded 300"/>
      <w:color w:val="3A7C22" w:themeColor="accent6" w:themeShade="BF"/>
      <w:kern w:val="0"/>
      <w14:ligatures w14:val="none"/>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ListTable1Light">
    <w:name w:val="List Table 1 Light"/>
    <w:basedOn w:val="TableNormal"/>
    <w:uiPriority w:val="46"/>
    <w:rsid w:val="008D3D78"/>
    <w:pPr>
      <w:spacing w:after="0" w:line="240" w:lineRule="auto"/>
    </w:pPr>
    <w:rPr>
      <w:rFonts w:ascii="Museo Sans Rounded 300" w:hAnsi="Museo Sans Rounded 300"/>
      <w:kern w:val="0"/>
      <w14:ligatures w14:val="none"/>
    </w:r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D3D78"/>
    <w:pPr>
      <w:spacing w:after="0" w:line="240" w:lineRule="auto"/>
    </w:pPr>
    <w:rPr>
      <w:rFonts w:ascii="Museo Sans Rounded 300" w:hAnsi="Museo Sans Rounded 300"/>
      <w:kern w:val="0"/>
      <w14:ligatures w14:val="none"/>
    </w:rPr>
    <w:tblPr>
      <w:tblStyleRowBandSize w:val="1"/>
      <w:tblStyleColBandSize w:val="1"/>
    </w:tblPr>
    <w:tblStylePr w:type="firstRow">
      <w:rPr>
        <w:b/>
        <w:bCs/>
      </w:rPr>
      <w:tblPr/>
      <w:tcPr>
        <w:tcBorders>
          <w:bottom w:val="single" w:color="45B0E1" w:themeColor="accent1" w:themeTint="99" w:sz="4" w:space="0"/>
        </w:tcBorders>
      </w:tcPr>
    </w:tblStylePr>
    <w:tblStylePr w:type="lastRow">
      <w:rPr>
        <w:b/>
        <w:bCs/>
      </w:rPr>
      <w:tblPr/>
      <w:tcPr>
        <w:tcBorders>
          <w:top w:val="sing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D3D78"/>
    <w:pPr>
      <w:spacing w:after="0" w:line="240" w:lineRule="auto"/>
    </w:pPr>
    <w:rPr>
      <w:rFonts w:ascii="Museo Sans Rounded 300" w:hAnsi="Museo Sans Rounded 300"/>
      <w:kern w:val="0"/>
      <w14:ligatures w14:val="none"/>
    </w:rPr>
    <w:tblPr>
      <w:tblStyleRowBandSize w:val="1"/>
      <w:tblStyleColBandSize w:val="1"/>
    </w:tblPr>
    <w:tblStylePr w:type="firstRow">
      <w:rPr>
        <w:b/>
        <w:bCs/>
      </w:rPr>
      <w:tblPr/>
      <w:tcPr>
        <w:tcBorders>
          <w:bottom w:val="single" w:color="F1A983" w:themeColor="accent2" w:themeTint="99" w:sz="4" w:space="0"/>
        </w:tcBorders>
      </w:tcPr>
    </w:tblStylePr>
    <w:tblStylePr w:type="lastRow">
      <w:rPr>
        <w:b/>
        <w:bCs/>
      </w:rPr>
      <w:tblPr/>
      <w:tcPr>
        <w:tcBorders>
          <w:top w:val="sing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D3D78"/>
    <w:pPr>
      <w:spacing w:after="0" w:line="240" w:lineRule="auto"/>
    </w:pPr>
    <w:rPr>
      <w:rFonts w:ascii="Museo Sans Rounded 300" w:hAnsi="Museo Sans Rounded 300"/>
      <w:kern w:val="0"/>
      <w14:ligatures w14:val="none"/>
    </w:rPr>
    <w:tblPr>
      <w:tblStyleRowBandSize w:val="1"/>
      <w:tblStyleColBandSize w:val="1"/>
    </w:tblPr>
    <w:tblStylePr w:type="firstRow">
      <w:rPr>
        <w:b/>
        <w:bCs/>
      </w:rPr>
      <w:tblPr/>
      <w:tcPr>
        <w:tcBorders>
          <w:bottom w:val="single" w:color="47D459" w:themeColor="accent3" w:themeTint="99" w:sz="4" w:space="0"/>
        </w:tcBorders>
      </w:tcPr>
    </w:tblStylePr>
    <w:tblStylePr w:type="lastRow">
      <w:rPr>
        <w:b/>
        <w:bCs/>
      </w:rPr>
      <w:tblPr/>
      <w:tcPr>
        <w:tcBorders>
          <w:top w:val="sing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D3D78"/>
    <w:pPr>
      <w:spacing w:after="0" w:line="240" w:lineRule="auto"/>
    </w:pPr>
    <w:rPr>
      <w:rFonts w:ascii="Museo Sans Rounded 300" w:hAnsi="Museo Sans Rounded 300"/>
      <w:kern w:val="0"/>
      <w14:ligatures w14:val="none"/>
    </w:rPr>
    <w:tblPr>
      <w:tblStyleRowBandSize w:val="1"/>
      <w:tblStyleColBandSize w:val="1"/>
      <w:tblBorders>
        <w:top w:val="single" w:color="60CAF3" w:themeColor="accent4" w:themeTint="99" w:sz="4" w:space="0"/>
        <w:bottom w:val="single" w:color="60CAF3" w:themeColor="accent4" w:themeTint="99" w:sz="4" w:space="0"/>
        <w:insideH w:val="single" w:color="60CA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D3D78"/>
    <w:pPr>
      <w:spacing w:after="0" w:line="240" w:lineRule="auto"/>
    </w:pPr>
    <w:rPr>
      <w:rFonts w:ascii="Museo Sans Rounded 300" w:hAnsi="Museo Sans Rounded 300"/>
      <w:kern w:val="0"/>
      <w14:ligatures w14:val="none"/>
    </w:rPr>
    <w:tblPr>
      <w:tblStyleRowBandSize w:val="1"/>
      <w:tblStyleColBandSize w:val="1"/>
      <w:tblBorders>
        <w:top w:val="single" w:color="D86DCB" w:themeColor="accent5" w:themeTint="99" w:sz="4" w:space="0"/>
        <w:bottom w:val="single" w:color="D86DCB" w:themeColor="accent5" w:themeTint="99" w:sz="4" w:space="0"/>
        <w:insideH w:val="single" w:color="D86DC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3-Accent1">
    <w:name w:val="List Table 3 Accent 1"/>
    <w:basedOn w:val="TableNormal"/>
    <w:uiPriority w:val="48"/>
    <w:rsid w:val="008D3D78"/>
    <w:pPr>
      <w:spacing w:after="0" w:line="240" w:lineRule="auto"/>
    </w:pPr>
    <w:rPr>
      <w:rFonts w:ascii="Museo Sans Rounded 300" w:hAnsi="Museo Sans Rounded 300"/>
      <w:kern w:val="0"/>
      <w14:ligatures w14:val="none"/>
    </w:r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table" w:styleId="ListTable4-Accent2">
    <w:name w:val="List Table 4 Accent 2"/>
    <w:basedOn w:val="TableNormal"/>
    <w:uiPriority w:val="49"/>
    <w:rsid w:val="008D3D78"/>
    <w:pPr>
      <w:spacing w:after="0" w:line="240" w:lineRule="auto"/>
    </w:pPr>
    <w:rPr>
      <w:rFonts w:ascii="Museo Sans Rounded 300" w:hAnsi="Museo Sans Rounded 300"/>
      <w:color w:val="000000" w:themeColor="text1"/>
      <w:kern w:val="0"/>
      <w14:ligatures w14:val="none"/>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3">
    <w:name w:val="List Table 3"/>
    <w:basedOn w:val="TableNormal"/>
    <w:uiPriority w:val="48"/>
    <w:rsid w:val="008D3D78"/>
    <w:pPr>
      <w:spacing w:after="0" w:line="240" w:lineRule="auto"/>
    </w:pPr>
    <w:rPr>
      <w:rFonts w:ascii="Museo Sans Rounded 300" w:hAnsi="Museo Sans Rounded 300"/>
      <w:kern w:val="0"/>
      <w14:ligatures w14:val="none"/>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GridTable3-Accent3">
    <w:name w:val="Grid Table 3 Accent 3"/>
    <w:basedOn w:val="TableNormal"/>
    <w:uiPriority w:val="48"/>
    <w:rsid w:val="008D3D78"/>
    <w:pPr>
      <w:spacing w:after="0" w:line="240" w:lineRule="auto"/>
    </w:pPr>
    <w:rPr>
      <w:rFonts w:ascii="Museo Sans Rounded 300" w:hAnsi="Museo Sans Rounded 300"/>
      <w:kern w:val="0"/>
      <w14:ligatures w14:val="none"/>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1LightAccent2">
    <w:name w:val="Grid Table 1 Light Accent 2"/>
    <w:basedOn w:val="TableNormal"/>
    <w:uiPriority w:val="46"/>
    <w:rsid w:val="008D3D78"/>
    <w:pPr>
      <w:spacing w:after="0" w:line="240" w:lineRule="auto"/>
    </w:pPr>
    <w:rPr>
      <w:rFonts w:ascii="Museo Sans Rounded 300" w:hAnsi="Museo Sans Rounded 300"/>
      <w:kern w:val="0"/>
      <w14:ligatures w14:val="none"/>
    </w:r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8D3D78"/>
    <w:pPr>
      <w:spacing w:after="0" w:line="240" w:lineRule="auto"/>
    </w:pPr>
    <w:rPr>
      <w:rFonts w:ascii="Museo Sans Rounded 500" w:hAnsi="Museo Sans Rounded 500"/>
      <w:kern w:val="0"/>
      <w:sz w:val="20"/>
      <w14:ligatures w14:val="none"/>
    </w:rPr>
    <w:tblPr>
      <w:tblStyleRowBandSize w:val="1"/>
      <w:tblStyleColBandSize w:val="1"/>
      <w:tblBorders>
        <w:top w:val="single" w:color="E2EFF4" w:sz="4" w:space="0"/>
        <w:bottom w:val="single" w:color="E2EFF4" w:sz="4" w:space="0"/>
        <w:insideH w:val="single" w:color="E2EFF4" w:sz="4" w:space="0"/>
        <w:insideV w:val="single" w:color="E2EFF4" w:sz="4" w:space="0"/>
      </w:tblBorders>
    </w:tblPr>
    <w:tblStylePr w:type="firstRow">
      <w:rPr>
        <w:b/>
        <w:bCs/>
      </w:rPr>
      <w:tblPr/>
      <w:tcPr>
        <w:tcBorders>
          <w:top w:val="nil"/>
          <w:bottom w:val="single" w:color="F1A983" w:themeColor="accent2" w:themeTint="99" w:sz="12" w:space="0"/>
          <w:insideH w:val="nil"/>
          <w:insideV w:val="nil"/>
        </w:tcBorders>
        <w:shd w:val="clear" w:color="auto" w:fill="FFFFFF" w:themeFill="background1"/>
      </w:tcPr>
    </w:tblStylePr>
    <w:tblStylePr w:type="lastRow">
      <w:rPr>
        <w:b/>
        <w:bCs/>
      </w:rPr>
      <w:tblPr/>
      <w:tcPr>
        <w:tcBorders>
          <w:top w:val="double" w:color="F1A9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MainTitle" w:customStyle="1">
    <w:name w:val="Main Title"/>
    <w:basedOn w:val="Normal"/>
    <w:link w:val="MainTitleChar"/>
    <w:qFormat/>
    <w:rsid w:val="008D3D78"/>
    <w:pPr>
      <w:jc w:val="center"/>
    </w:pPr>
    <w:rPr>
      <w:rFonts w:ascii="Segoe UI Semibold" w:hAnsi="Segoe UI Semibold" w:cs="Segoe UI Semibold"/>
      <w:color w:val="4EA72E" w:themeColor="accent6"/>
      <w:sz w:val="48"/>
      <w:szCs w:val="48"/>
    </w:rPr>
  </w:style>
  <w:style w:type="character" w:styleId="MainTitleChar" w:customStyle="1">
    <w:name w:val="Main Title Char"/>
    <w:basedOn w:val="DefaultParagraphFont"/>
    <w:link w:val="MainTitle"/>
    <w:rsid w:val="008D3D78"/>
    <w:rPr>
      <w:rFonts w:ascii="Segoe UI Semibold" w:hAnsi="Segoe UI Semibold" w:eastAsia="Times New Roman" w:cs="Segoe UI Semibold"/>
      <w:color w:val="4EA72E" w:themeColor="accent6"/>
      <w:kern w:val="0"/>
      <w:sz w:val="48"/>
      <w:szCs w:val="48"/>
      <w:lang w:eastAsia="en-GB"/>
      <w14:ligatures w14:val="none"/>
    </w:rPr>
  </w:style>
  <w:style w:type="paragraph" w:styleId="CynozureHeading1" w:customStyle="1">
    <w:name w:val="Cynozure Heading 1"/>
    <w:basedOn w:val="Heading1"/>
    <w:next w:val="Cynozure"/>
    <w:qFormat/>
    <w:rsid w:val="008D3D78"/>
    <w:pPr>
      <w:spacing w:before="240" w:after="0"/>
    </w:pPr>
    <w:rPr>
      <w:rFonts w:ascii="Verdana" w:hAnsi="Verdana"/>
      <w:b/>
      <w:color w:val="4C12A1"/>
      <w:kern w:val="2"/>
      <w:sz w:val="28"/>
      <w:szCs w:val="32"/>
      <w14:ligatures w14:val="standardContextual"/>
    </w:rPr>
  </w:style>
  <w:style w:type="paragraph" w:styleId="CynozureHeading2" w:customStyle="1">
    <w:name w:val="Cynozure Heading 2"/>
    <w:basedOn w:val="Heading2"/>
    <w:qFormat/>
    <w:rsid w:val="008D3D78"/>
    <w:pPr>
      <w:spacing w:before="40" w:after="0"/>
    </w:pPr>
    <w:rPr>
      <w:rFonts w:ascii="Verdana" w:hAnsi="Verdana"/>
      <w:b/>
      <w:color w:val="4C12A1"/>
      <w:kern w:val="2"/>
      <w:sz w:val="24"/>
      <w:szCs w:val="26"/>
      <w14:ligatures w14:val="standardContextual"/>
    </w:rPr>
  </w:style>
  <w:style w:type="character" w:styleId="CommentReference">
    <w:name w:val="annotation reference"/>
    <w:basedOn w:val="DefaultParagraphFont"/>
    <w:uiPriority w:val="99"/>
    <w:semiHidden/>
    <w:unhideWhenUsed/>
    <w:rsid w:val="008D3D78"/>
    <w:rPr>
      <w:sz w:val="16"/>
      <w:szCs w:val="16"/>
    </w:rPr>
  </w:style>
  <w:style w:type="paragraph" w:styleId="CommentText">
    <w:name w:val="annotation text"/>
    <w:basedOn w:val="Normal"/>
    <w:link w:val="CommentTextChar"/>
    <w:uiPriority w:val="99"/>
    <w:unhideWhenUsed/>
    <w:rsid w:val="008D3D78"/>
    <w:rPr>
      <w:szCs w:val="20"/>
    </w:rPr>
  </w:style>
  <w:style w:type="character" w:styleId="CommentTextChar" w:customStyle="1">
    <w:name w:val="Comment Text Char"/>
    <w:basedOn w:val="DefaultParagraphFont"/>
    <w:link w:val="CommentText"/>
    <w:uiPriority w:val="99"/>
    <w:rsid w:val="008D3D78"/>
    <w:rPr>
      <w:rFonts w:ascii="Times New Roman" w:hAnsi="Times New Roman" w:eastAsia="Times New Roman" w:cs="Times New Roman"/>
      <w:kern w:val="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8D3D78"/>
    <w:rPr>
      <w:b/>
      <w:bCs/>
    </w:rPr>
  </w:style>
  <w:style w:type="character" w:styleId="CommentSubjectChar" w:customStyle="1">
    <w:name w:val="Comment Subject Char"/>
    <w:basedOn w:val="CommentTextChar"/>
    <w:link w:val="CommentSubject"/>
    <w:uiPriority w:val="99"/>
    <w:semiHidden/>
    <w:rsid w:val="008D3D78"/>
    <w:rPr>
      <w:rFonts w:ascii="Times New Roman" w:hAnsi="Times New Roman" w:eastAsia="Times New Roman" w:cs="Times New Roman"/>
      <w:b/>
      <w:bCs/>
      <w:kern w:val="0"/>
      <w:szCs w:val="20"/>
      <w:lang w:eastAsia="en-GB"/>
      <w14:ligatures w14:val="none"/>
    </w:rPr>
  </w:style>
  <w:style w:type="character" w:styleId="Mention">
    <w:name w:val="Mention"/>
    <w:basedOn w:val="DefaultParagraphFont"/>
    <w:uiPriority w:val="99"/>
    <w:unhideWhenUsed/>
    <w:rsid w:val="008D3D78"/>
    <w:rPr>
      <w:color w:val="2B579A"/>
      <w:shd w:val="clear" w:color="auto" w:fill="E1DFDD"/>
    </w:rPr>
  </w:style>
  <w:style w:type="paragraph" w:styleId="Revision">
    <w:name w:val="Revision"/>
    <w:hidden/>
    <w:uiPriority w:val="99"/>
    <w:semiHidden/>
    <w:rsid w:val="008D3D78"/>
    <w:pPr>
      <w:spacing w:after="0" w:line="240" w:lineRule="auto"/>
    </w:pPr>
    <w:rPr>
      <w:rFonts w:ascii="Segoe UI Semilight" w:hAnsi="Segoe UI Semilight"/>
      <w:kern w:val="0"/>
      <w:sz w:val="20"/>
      <w14:ligatures w14:val="none"/>
    </w:rPr>
  </w:style>
  <w:style w:type="character" w:styleId="normaltextrun" w:customStyle="1">
    <w:name w:val="normaltextrun"/>
    <w:basedOn w:val="DefaultParagraphFont"/>
    <w:rsid w:val="008D3D78"/>
  </w:style>
  <w:style w:type="character" w:styleId="Emphasis">
    <w:name w:val="Emphasis"/>
    <w:basedOn w:val="DefaultParagraphFont"/>
    <w:uiPriority w:val="20"/>
    <w:qFormat/>
    <w:rsid w:val="008D3D78"/>
    <w:rPr>
      <w:i/>
      <w:iCs/>
    </w:rPr>
  </w:style>
  <w:style w:type="paragraph" w:styleId="p1" w:customStyle="1">
    <w:name w:val="p1"/>
    <w:basedOn w:val="Normal"/>
    <w:rsid w:val="008D3D78"/>
    <w:rPr>
      <w:rFonts w:ascii=".AppleSystemUIFont" w:hAnsi=".AppleSystemUIFont"/>
      <w:sz w:val="20"/>
      <w:szCs w:val="20"/>
    </w:rPr>
  </w:style>
  <w:style w:type="table" w:styleId="GridTable1Light-Accent6">
    <w:name w:val="Grid Table 1 Light Accent 6"/>
    <w:basedOn w:val="TableNormal"/>
    <w:uiPriority w:val="46"/>
    <w:rsid w:val="008D3D78"/>
    <w:pPr>
      <w:spacing w:after="0" w:line="240" w:lineRule="auto"/>
    </w:pPr>
    <w:rPr>
      <w:rFonts w:ascii="Museo Sans Rounded 300" w:hAnsi="Museo Sans Rounded 300"/>
      <w:kern w:val="0"/>
      <w14:ligatures w14:val="none"/>
    </w:r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D3D78"/>
    <w:pPr>
      <w:spacing w:after="0" w:line="240" w:lineRule="auto"/>
    </w:pPr>
    <w:rPr>
      <w:rFonts w:ascii="Museo Sans Rounded 300" w:hAnsi="Museo Sans Rounded 300"/>
      <w:kern w:val="0"/>
      <w14:ligatures w14:val="none"/>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paragraph" w:customStyle="1">
    <w:name w:val="paragraph"/>
    <w:basedOn w:val="Normal"/>
    <w:rsid w:val="008D3D78"/>
    <w:pPr>
      <w:spacing w:before="100" w:beforeAutospacing="1" w:after="100" w:afterAutospacing="1"/>
    </w:pPr>
  </w:style>
  <w:style w:type="character" w:styleId="eop" w:customStyle="1">
    <w:name w:val="eop"/>
    <w:basedOn w:val="DefaultParagraphFont"/>
    <w:rsid w:val="008D3D78"/>
  </w:style>
  <w:style w:type="character" w:styleId="advancedproofingissuezoomed" w:customStyle="1">
    <w:name w:val="advancedproofingissuezoomed"/>
    <w:basedOn w:val="DefaultParagraphFont"/>
    <w:rsid w:val="008D3D78"/>
  </w:style>
  <w:style w:type="character" w:styleId="bcx4" w:customStyle="1">
    <w:name w:val="bcx4"/>
    <w:basedOn w:val="DefaultParagraphFont"/>
    <w:rsid w:val="008D3D78"/>
  </w:style>
  <w:style w:type="character" w:styleId="s1" w:customStyle="1">
    <w:name w:val="s1"/>
    <w:basedOn w:val="DefaultParagraphFont"/>
    <w:rsid w:val="008D3D78"/>
  </w:style>
  <w:style w:type="character" w:styleId="s2" w:customStyle="1">
    <w:name w:val="s2"/>
    <w:basedOn w:val="DefaultParagraphFont"/>
    <w:rsid w:val="008D3D78"/>
  </w:style>
  <w:style w:type="paragraph" w:styleId="NoSpacing">
    <w:name w:val="No Spacing"/>
    <w:uiPriority w:val="1"/>
    <w:qFormat/>
    <w:rsid w:val="00BE2EAB"/>
    <w:pPr>
      <w:spacing w:after="0" w:line="240" w:lineRule="auto"/>
    </w:pPr>
    <w:rPr>
      <w:rFonts w:ascii="Times New Roman" w:hAnsi="Times New Roman" w:eastAsia="Times New Roman" w:cs="Times New Roman"/>
      <w:kern w:val="0"/>
      <w:lang w:eastAsia="en-GB"/>
      <w14:ligatures w14:val="none"/>
    </w:rPr>
  </w:style>
  <w:style w:type="paragraph" w:styleId="TableofFigures">
    <w:name w:val="table of figures"/>
    <w:basedOn w:val="Normal"/>
    <w:next w:val="Normal"/>
    <w:uiPriority w:val="99"/>
    <w:unhideWhenUsed/>
    <w:rsid w:val="00896F1F"/>
    <w:pPr>
      <w:ind w:left="480" w:hanging="480"/>
    </w:pPr>
    <w:rPr>
      <w:rFonts w:asciiTheme="minorHAnsi" w:hAnsi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hyperlink" Target="https://learn.microsoft.com/en-us/azure/cloud-adoption-framework/ready/landing-zone/?tabs=conceptual"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netorgft1161005.sharepoint.com/sites/DoubtlessUKandEuropeDataPlatformDesign/Shared%20Documents/Architecture%20Design%20Decisions/Templates/Doubtless%20WORD%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392fae-7835-46a5-961e-d6a1c9bf847c">
      <Terms xmlns="http://schemas.microsoft.com/office/infopath/2007/PartnerControls"/>
    </lcf76f155ced4ddcb4097134ff3c332f>
    <TaxCatchAll xmlns="dcf323e9-6c79-47a4-b15f-3ee6e74f22d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4B112ECA8B9644ABC3F99AE3B73B14" ma:contentTypeVersion="10" ma:contentTypeDescription="Create a new document." ma:contentTypeScope="" ma:versionID="3ac136ce289b50aeb3f8d26f7402ea12">
  <xsd:schema xmlns:xsd="http://www.w3.org/2001/XMLSchema" xmlns:xs="http://www.w3.org/2001/XMLSchema" xmlns:p="http://schemas.microsoft.com/office/2006/metadata/properties" xmlns:ns2="d7392fae-7835-46a5-961e-d6a1c9bf847c" xmlns:ns3="dcf323e9-6c79-47a4-b15f-3ee6e74f22d4" targetNamespace="http://schemas.microsoft.com/office/2006/metadata/properties" ma:root="true" ma:fieldsID="0a794a625897269afffbb7b7df31db37" ns2:_="" ns3:_="">
    <xsd:import namespace="d7392fae-7835-46a5-961e-d6a1c9bf847c"/>
    <xsd:import namespace="dcf323e9-6c79-47a4-b15f-3ee6e74f2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392fae-7835-46a5-961e-d6a1c9bf84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57515c5-0601-4927-a613-f130c40a240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f323e9-6c79-47a4-b15f-3ee6e74f22d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9f98b49-b27e-4915-ace1-8bea5c09a3a2}" ma:internalName="TaxCatchAll" ma:showField="CatchAllData" ma:web="dcf323e9-6c79-47a4-b15f-3ee6e74f2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4A1F72-FFC4-AE4B-9DC0-E30DDA3CC74B}">
  <ds:schemaRefs>
    <ds:schemaRef ds:uri="http://schemas.openxmlformats.org/officeDocument/2006/bibliography"/>
  </ds:schemaRefs>
</ds:datastoreItem>
</file>

<file path=customXml/itemProps2.xml><?xml version="1.0" encoding="utf-8"?>
<ds:datastoreItem xmlns:ds="http://schemas.openxmlformats.org/officeDocument/2006/customXml" ds:itemID="{68EC0266-F60B-4411-8AC1-797D5C663CE8}">
  <ds:schemaRefs>
    <ds:schemaRef ds:uri="http://schemas.microsoft.com/sharepoint/v3/contenttype/forms"/>
  </ds:schemaRefs>
</ds:datastoreItem>
</file>

<file path=customXml/itemProps3.xml><?xml version="1.0" encoding="utf-8"?>
<ds:datastoreItem xmlns:ds="http://schemas.openxmlformats.org/officeDocument/2006/customXml" ds:itemID="{9B0BEEE5-DC4E-4612-8A32-C577EB431934}">
  <ds:schemaRefs>
    <ds:schemaRef ds:uri="http://schemas.microsoft.com/office/2006/metadata/properties"/>
    <ds:schemaRef ds:uri="http://schemas.microsoft.com/office/infopath/2007/PartnerControls"/>
    <ds:schemaRef ds:uri="d7392fae-7835-46a5-961e-d6a1c9bf847c"/>
    <ds:schemaRef ds:uri="dcf323e9-6c79-47a4-b15f-3ee6e74f22d4"/>
  </ds:schemaRefs>
</ds:datastoreItem>
</file>

<file path=customXml/itemProps4.xml><?xml version="1.0" encoding="utf-8"?>
<ds:datastoreItem xmlns:ds="http://schemas.openxmlformats.org/officeDocument/2006/customXml" ds:itemID="{82FA6FBB-B3EF-4FF0-818F-A03C53BC7A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392fae-7835-46a5-961e-d6a1c9bf847c"/>
    <ds:schemaRef ds:uri="dcf323e9-6c79-47a4-b15f-3ee6e74f2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Doubtless%20WORD%20Template.dotx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Disha Jain</lastModifiedBy>
  <revision>105</revision>
  <lastPrinted>2026-08-25T08:11:00.0000000Z</lastPrinted>
  <dcterms:created xsi:type="dcterms:W3CDTF">2026-09-17T09:09:00.0000000Z</dcterms:created>
  <dcterms:modified xsi:type="dcterms:W3CDTF">2026-09-28T06:53:54.1811141Z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0x010100B34B112ECA8B9644ABC3F99AE3B73B14</vt:lpwstr>
  </property>
  <property fmtid="{D5CDD505-2E9C-101B-9397-08002B2CF9AE}" pid="3" name="TaxKeyword">
    <vt:lpwstr/>
  </property>
  <property fmtid="{D5CDD505-2E9C-101B-9397-08002B2CF9AE}" pid="4" name="Document_x0020_Type">
    <vt:lpwstr/>
  </property>
  <property fmtid="{D5CDD505-2E9C-101B-9397-08002B2CF9AE}" pid="5" name="MediaServiceImageTags">
    <vt:lpwstr/>
  </property>
  <property fmtid="{D5CDD505-2E9C-101B-9397-08002B2CF9AE}" pid="6" name="1_Industry">
    <vt:lpwstr/>
  </property>
  <property fmtid="{D5CDD505-2E9C-101B-9397-08002B2CF9AE}" pid="7" name="Project Type">
    <vt:lpwstr/>
  </property>
  <property fmtid="{D5CDD505-2E9C-101B-9397-08002B2CF9AE}" pid="8" name="Technology Used">
    <vt:lpwstr/>
  </property>
  <property fmtid="{D5CDD505-2E9C-101B-9397-08002B2CF9AE}" pid="9" name="_x0031__Industry">
    <vt:lpwstr/>
  </property>
  <property fmtid="{D5CDD505-2E9C-101B-9397-08002B2CF9AE}" pid="10" name="Document Type">
    <vt:lpwstr/>
  </property>
  <property fmtid="{D5CDD505-2E9C-101B-9397-08002B2CF9AE}" pid="11" name="Technology_x0020_Used">
    <vt:lpwstr/>
  </property>
  <property fmtid="{D5CDD505-2E9C-101B-9397-08002B2CF9AE}" pid="12" name="Industry2">
    <vt:lpwstr/>
  </property>
  <property fmtid="{D5CDD505-2E9C-101B-9397-08002B2CF9AE}" pid="13" name="Project_x0020_Type">
    <vt:lpwstr/>
  </property>
  <property fmtid="{D5CDD505-2E9C-101B-9397-08002B2CF9AE}" pid="14" name="Tier">
    <vt:lpwstr/>
  </property>
  <property fmtid="{D5CDD505-2E9C-101B-9397-08002B2CF9AE}" pid="15" name="Pillar">
    <vt:lpwstr/>
  </property>
  <property fmtid="{D5CDD505-2E9C-101B-9397-08002B2CF9AE}" pid="16" name="Information Classification">
    <vt:lpwstr>727;#Client Confidential|34ce35e4-e470-41d3-a526-d440663231c0</vt:lpwstr>
  </property>
  <property fmtid="{D5CDD505-2E9C-101B-9397-08002B2CF9AE}" pid="17" name="Account Manager">
    <vt:lpwstr/>
  </property>
  <property fmtid="{D5CDD505-2E9C-101B-9397-08002B2CF9AE}" pid="18" name="Account_x0020_Manager">
    <vt:lpwstr/>
  </property>
  <property fmtid="{D5CDD505-2E9C-101B-9397-08002B2CF9AE}" pid="19" name="Information_x0020_Classification">
    <vt:lpwstr>727;#Client Confidential|34ce35e4-e470-41d3-a526-d440663231c0</vt:lpwstr>
  </property>
</Properties>
</file>